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Header"/>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Header"/>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AD9BD80" w:rsidR="0020779B" w:rsidRPr="00FC151A" w:rsidRDefault="0020779B" w:rsidP="00BB54A0">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commentRangeStart w:id="0"/>
      <w:r>
        <w:t xml:space="preserve">Department </w:t>
      </w:r>
      <w:commentRangeEnd w:id="0"/>
      <w:r w:rsidR="00C419BA">
        <w:rPr>
          <w:rStyle w:val="CommentReference"/>
        </w:rPr>
        <w:commentReference w:id="0"/>
      </w:r>
      <w:r>
        <w:t xml:space="preserve">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TOCHeading"/>
            <w:rPr>
              <w:lang w:val="de-DE"/>
            </w:rPr>
          </w:pPr>
          <w:r>
            <w:rPr>
              <w:lang w:val="de-DE"/>
            </w:rPr>
            <w:t>Table of Contents</w:t>
          </w:r>
        </w:p>
        <w:p w14:paraId="165C7976" w14:textId="67B8B8BD" w:rsidR="00790FD4" w:rsidRDefault="00EA2C63">
          <w:pPr>
            <w:pStyle w:val="TOC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6551041" w:history="1">
            <w:r w:rsidR="00790FD4" w:rsidRPr="00347340">
              <w:rPr>
                <w:rStyle w:val="Hyperlink"/>
                <w:rFonts w:eastAsiaTheme="majorEastAsia" w:cstheme="majorBidi"/>
                <w:noProof/>
              </w:rPr>
              <w:t>Abstract</w:t>
            </w:r>
            <w:r w:rsidR="00790FD4">
              <w:rPr>
                <w:noProof/>
                <w:webHidden/>
              </w:rPr>
              <w:tab/>
            </w:r>
            <w:r w:rsidR="00790FD4">
              <w:rPr>
                <w:noProof/>
                <w:webHidden/>
              </w:rPr>
              <w:fldChar w:fldCharType="begin"/>
            </w:r>
            <w:r w:rsidR="00790FD4">
              <w:rPr>
                <w:noProof/>
                <w:webHidden/>
              </w:rPr>
              <w:instrText xml:space="preserve"> PAGEREF _Toc116551041 \h </w:instrText>
            </w:r>
            <w:r w:rsidR="00790FD4">
              <w:rPr>
                <w:noProof/>
                <w:webHidden/>
              </w:rPr>
            </w:r>
            <w:r w:rsidR="00790FD4">
              <w:rPr>
                <w:noProof/>
                <w:webHidden/>
              </w:rPr>
              <w:fldChar w:fldCharType="separate"/>
            </w:r>
            <w:r w:rsidR="00790FD4">
              <w:rPr>
                <w:noProof/>
                <w:webHidden/>
              </w:rPr>
              <w:t>5</w:t>
            </w:r>
            <w:r w:rsidR="00790FD4">
              <w:rPr>
                <w:noProof/>
                <w:webHidden/>
              </w:rPr>
              <w:fldChar w:fldCharType="end"/>
            </w:r>
          </w:hyperlink>
        </w:p>
        <w:p w14:paraId="74AC6C9F" w14:textId="6C4DDD67" w:rsidR="00790FD4" w:rsidRDefault="00C419BA">
          <w:pPr>
            <w:pStyle w:val="TOC2"/>
            <w:tabs>
              <w:tab w:val="left" w:pos="660"/>
              <w:tab w:val="right" w:leader="dot" w:pos="9062"/>
            </w:tabs>
            <w:rPr>
              <w:rFonts w:asciiTheme="minorHAnsi" w:hAnsiTheme="minorHAnsi"/>
              <w:noProof/>
              <w:lang w:val="en-US"/>
            </w:rPr>
          </w:pPr>
          <w:hyperlink w:anchor="_Toc116551042" w:history="1">
            <w:r w:rsidR="00790FD4" w:rsidRPr="00347340">
              <w:rPr>
                <w:rStyle w:val="Hyperlink"/>
                <w:rFonts w:eastAsiaTheme="majorEastAsia" w:cstheme="majorBidi"/>
                <w:noProof/>
              </w:rPr>
              <w:t>1.</w:t>
            </w:r>
            <w:r w:rsidR="00790FD4">
              <w:rPr>
                <w:rFonts w:asciiTheme="minorHAnsi" w:hAnsiTheme="minorHAnsi"/>
                <w:noProof/>
                <w:lang w:val="en-US"/>
              </w:rPr>
              <w:tab/>
            </w:r>
            <w:r w:rsidR="00790FD4" w:rsidRPr="00347340">
              <w:rPr>
                <w:rStyle w:val="Hyperlink"/>
                <w:rFonts w:eastAsiaTheme="majorEastAsia" w:cstheme="majorBidi"/>
                <w:noProof/>
              </w:rPr>
              <w:t>Introduction: Sex Differences in Neuropsychology</w:t>
            </w:r>
            <w:r w:rsidR="00790FD4">
              <w:rPr>
                <w:noProof/>
                <w:webHidden/>
              </w:rPr>
              <w:tab/>
            </w:r>
            <w:r w:rsidR="00790FD4">
              <w:rPr>
                <w:noProof/>
                <w:webHidden/>
              </w:rPr>
              <w:fldChar w:fldCharType="begin"/>
            </w:r>
            <w:r w:rsidR="00790FD4">
              <w:rPr>
                <w:noProof/>
                <w:webHidden/>
              </w:rPr>
              <w:instrText xml:space="preserve"> PAGEREF _Toc116551042 \h </w:instrText>
            </w:r>
            <w:r w:rsidR="00790FD4">
              <w:rPr>
                <w:noProof/>
                <w:webHidden/>
              </w:rPr>
            </w:r>
            <w:r w:rsidR="00790FD4">
              <w:rPr>
                <w:noProof/>
                <w:webHidden/>
              </w:rPr>
              <w:fldChar w:fldCharType="separate"/>
            </w:r>
            <w:r w:rsidR="00790FD4">
              <w:rPr>
                <w:noProof/>
                <w:webHidden/>
              </w:rPr>
              <w:t>6</w:t>
            </w:r>
            <w:r w:rsidR="00790FD4">
              <w:rPr>
                <w:noProof/>
                <w:webHidden/>
              </w:rPr>
              <w:fldChar w:fldCharType="end"/>
            </w:r>
          </w:hyperlink>
        </w:p>
        <w:p w14:paraId="15CFF7EA" w14:textId="3B5521C4" w:rsidR="00790FD4" w:rsidRDefault="00C419BA">
          <w:pPr>
            <w:pStyle w:val="TOC3"/>
            <w:tabs>
              <w:tab w:val="left" w:pos="1100"/>
              <w:tab w:val="right" w:leader="dot" w:pos="9062"/>
            </w:tabs>
            <w:rPr>
              <w:rFonts w:asciiTheme="minorHAnsi" w:hAnsiTheme="minorHAnsi"/>
              <w:noProof/>
              <w:lang w:val="en-US"/>
            </w:rPr>
          </w:pPr>
          <w:hyperlink w:anchor="_Toc116551043" w:history="1">
            <w:r w:rsidR="00790FD4" w:rsidRPr="00347340">
              <w:rPr>
                <w:rStyle w:val="Hyperlink"/>
                <w:rFonts w:eastAsiaTheme="majorEastAsia" w:cstheme="majorBidi"/>
                <w:noProof/>
                <w:spacing w:val="4"/>
              </w:rPr>
              <w:t>1.1.</w:t>
            </w:r>
            <w:r w:rsidR="00790FD4">
              <w:rPr>
                <w:rFonts w:asciiTheme="minorHAnsi" w:hAnsiTheme="minorHAnsi"/>
                <w:noProof/>
                <w:lang w:val="en-US"/>
              </w:rPr>
              <w:tab/>
            </w:r>
            <w:r w:rsidR="00790FD4" w:rsidRPr="00347340">
              <w:rPr>
                <w:rStyle w:val="Hyperlink"/>
                <w:rFonts w:eastAsiaTheme="majorEastAsia" w:cstheme="majorBidi"/>
                <w:noProof/>
                <w:spacing w:val="4"/>
              </w:rPr>
              <w:t xml:space="preserve">Sex Differences in </w:t>
            </w:r>
            <w:r w:rsidR="00790FD4" w:rsidRPr="00347340">
              <w:rPr>
                <w:rStyle w:val="Hyperlink"/>
                <w:rFonts w:eastAsiaTheme="majorEastAsia" w:cstheme="majorBidi"/>
                <w:noProof/>
                <w:spacing w:val="4"/>
                <w:lang w:val="en-US"/>
              </w:rPr>
              <w:t>Brain Connectivity</w:t>
            </w:r>
            <w:r w:rsidR="00790FD4">
              <w:rPr>
                <w:noProof/>
                <w:webHidden/>
              </w:rPr>
              <w:tab/>
            </w:r>
            <w:r w:rsidR="00790FD4">
              <w:rPr>
                <w:noProof/>
                <w:webHidden/>
              </w:rPr>
              <w:fldChar w:fldCharType="begin"/>
            </w:r>
            <w:r w:rsidR="00790FD4">
              <w:rPr>
                <w:noProof/>
                <w:webHidden/>
              </w:rPr>
              <w:instrText xml:space="preserve"> PAGEREF _Toc116551043 \h </w:instrText>
            </w:r>
            <w:r w:rsidR="00790FD4">
              <w:rPr>
                <w:noProof/>
                <w:webHidden/>
              </w:rPr>
            </w:r>
            <w:r w:rsidR="00790FD4">
              <w:rPr>
                <w:noProof/>
                <w:webHidden/>
              </w:rPr>
              <w:fldChar w:fldCharType="separate"/>
            </w:r>
            <w:r w:rsidR="00790FD4">
              <w:rPr>
                <w:noProof/>
                <w:webHidden/>
              </w:rPr>
              <w:t>6</w:t>
            </w:r>
            <w:r w:rsidR="00790FD4">
              <w:rPr>
                <w:noProof/>
                <w:webHidden/>
              </w:rPr>
              <w:fldChar w:fldCharType="end"/>
            </w:r>
          </w:hyperlink>
        </w:p>
        <w:p w14:paraId="66669210" w14:textId="700F302C" w:rsidR="00790FD4" w:rsidRDefault="00C419BA">
          <w:pPr>
            <w:pStyle w:val="TOC3"/>
            <w:tabs>
              <w:tab w:val="left" w:pos="1100"/>
              <w:tab w:val="right" w:leader="dot" w:pos="9062"/>
            </w:tabs>
            <w:rPr>
              <w:rFonts w:asciiTheme="minorHAnsi" w:hAnsiTheme="minorHAnsi"/>
              <w:noProof/>
              <w:lang w:val="en-US"/>
            </w:rPr>
          </w:pPr>
          <w:hyperlink w:anchor="_Toc116551044" w:history="1">
            <w:r w:rsidR="00790FD4" w:rsidRPr="00347340">
              <w:rPr>
                <w:rStyle w:val="Hyperlink"/>
                <w:rFonts w:eastAsiaTheme="majorEastAsia" w:cstheme="majorBidi"/>
                <w:noProof/>
                <w:spacing w:val="4"/>
                <w:lang w:val="de-DE"/>
              </w:rPr>
              <w:t>1.2.</w:t>
            </w:r>
            <w:r w:rsidR="00790FD4">
              <w:rPr>
                <w:rFonts w:asciiTheme="minorHAnsi" w:hAnsiTheme="minorHAnsi"/>
                <w:noProof/>
                <w:lang w:val="en-US"/>
              </w:rPr>
              <w:tab/>
            </w:r>
            <w:r w:rsidR="00790FD4" w:rsidRPr="00347340">
              <w:rPr>
                <w:rStyle w:val="Hyperlink"/>
                <w:rFonts w:eastAsiaTheme="majorEastAsia" w:cstheme="majorBidi"/>
                <w:noProof/>
                <w:spacing w:val="4"/>
              </w:rPr>
              <w:t xml:space="preserve">Sex Differences in </w:t>
            </w:r>
            <w:r w:rsidR="00790FD4" w:rsidRPr="00347340">
              <w:rPr>
                <w:rStyle w:val="Hyperlink"/>
                <w:rFonts w:eastAsiaTheme="majorEastAsia" w:cstheme="majorBidi"/>
                <w:noProof/>
                <w:spacing w:val="4"/>
                <w:lang w:val="de-DE"/>
              </w:rPr>
              <w:t>Stroke</w:t>
            </w:r>
            <w:r w:rsidR="00790FD4">
              <w:rPr>
                <w:noProof/>
                <w:webHidden/>
              </w:rPr>
              <w:tab/>
            </w:r>
            <w:r w:rsidR="00790FD4">
              <w:rPr>
                <w:noProof/>
                <w:webHidden/>
              </w:rPr>
              <w:fldChar w:fldCharType="begin"/>
            </w:r>
            <w:r w:rsidR="00790FD4">
              <w:rPr>
                <w:noProof/>
                <w:webHidden/>
              </w:rPr>
              <w:instrText xml:space="preserve"> PAGEREF _Toc116551044 \h </w:instrText>
            </w:r>
            <w:r w:rsidR="00790FD4">
              <w:rPr>
                <w:noProof/>
                <w:webHidden/>
              </w:rPr>
            </w:r>
            <w:r w:rsidR="00790FD4">
              <w:rPr>
                <w:noProof/>
                <w:webHidden/>
              </w:rPr>
              <w:fldChar w:fldCharType="separate"/>
            </w:r>
            <w:r w:rsidR="00790FD4">
              <w:rPr>
                <w:noProof/>
                <w:webHidden/>
              </w:rPr>
              <w:t>9</w:t>
            </w:r>
            <w:r w:rsidR="00790FD4">
              <w:rPr>
                <w:noProof/>
                <w:webHidden/>
              </w:rPr>
              <w:fldChar w:fldCharType="end"/>
            </w:r>
          </w:hyperlink>
        </w:p>
        <w:p w14:paraId="07FE69A6" w14:textId="50A0CC03" w:rsidR="00790FD4" w:rsidRDefault="00C419BA">
          <w:pPr>
            <w:pStyle w:val="TOC3"/>
            <w:tabs>
              <w:tab w:val="left" w:pos="1100"/>
              <w:tab w:val="right" w:leader="dot" w:pos="9062"/>
            </w:tabs>
            <w:rPr>
              <w:rFonts w:asciiTheme="minorHAnsi" w:hAnsiTheme="minorHAnsi"/>
              <w:noProof/>
              <w:lang w:val="en-US"/>
            </w:rPr>
          </w:pPr>
          <w:hyperlink w:anchor="_Toc116551045" w:history="1">
            <w:r w:rsidR="00790FD4" w:rsidRPr="00347340">
              <w:rPr>
                <w:rStyle w:val="Hyperlink"/>
                <w:rFonts w:eastAsiaTheme="majorEastAsia" w:cstheme="majorBidi"/>
                <w:noProof/>
                <w:spacing w:val="4"/>
              </w:rPr>
              <w:t>1.3.</w:t>
            </w:r>
            <w:r w:rsidR="00790FD4">
              <w:rPr>
                <w:rFonts w:asciiTheme="minorHAnsi" w:hAnsiTheme="minorHAnsi"/>
                <w:noProof/>
                <w:lang w:val="en-US"/>
              </w:rPr>
              <w:tab/>
            </w:r>
            <w:r w:rsidR="00790FD4" w:rsidRPr="00347340">
              <w:rPr>
                <w:rStyle w:val="Hyperlink"/>
                <w:rFonts w:eastAsiaTheme="majorEastAsia" w:cstheme="majorBidi"/>
                <w:noProof/>
                <w:spacing w:val="4"/>
              </w:rPr>
              <w:t>Visuospatial Neglect</w:t>
            </w:r>
            <w:r w:rsidR="00790FD4">
              <w:rPr>
                <w:noProof/>
                <w:webHidden/>
              </w:rPr>
              <w:tab/>
            </w:r>
            <w:r w:rsidR="00790FD4">
              <w:rPr>
                <w:noProof/>
                <w:webHidden/>
              </w:rPr>
              <w:fldChar w:fldCharType="begin"/>
            </w:r>
            <w:r w:rsidR="00790FD4">
              <w:rPr>
                <w:noProof/>
                <w:webHidden/>
              </w:rPr>
              <w:instrText xml:space="preserve"> PAGEREF _Toc116551045 \h </w:instrText>
            </w:r>
            <w:r w:rsidR="00790FD4">
              <w:rPr>
                <w:noProof/>
                <w:webHidden/>
              </w:rPr>
            </w:r>
            <w:r w:rsidR="00790FD4">
              <w:rPr>
                <w:noProof/>
                <w:webHidden/>
              </w:rPr>
              <w:fldChar w:fldCharType="separate"/>
            </w:r>
            <w:r w:rsidR="00790FD4">
              <w:rPr>
                <w:noProof/>
                <w:webHidden/>
              </w:rPr>
              <w:t>12</w:t>
            </w:r>
            <w:r w:rsidR="00790FD4">
              <w:rPr>
                <w:noProof/>
                <w:webHidden/>
              </w:rPr>
              <w:fldChar w:fldCharType="end"/>
            </w:r>
          </w:hyperlink>
        </w:p>
        <w:p w14:paraId="4627C61E" w14:textId="061A939C" w:rsidR="00790FD4" w:rsidRDefault="00C419BA">
          <w:pPr>
            <w:pStyle w:val="TOC3"/>
            <w:tabs>
              <w:tab w:val="left" w:pos="1100"/>
              <w:tab w:val="right" w:leader="dot" w:pos="9062"/>
            </w:tabs>
            <w:rPr>
              <w:rFonts w:asciiTheme="minorHAnsi" w:hAnsiTheme="minorHAnsi"/>
              <w:noProof/>
              <w:lang w:val="en-US"/>
            </w:rPr>
          </w:pPr>
          <w:hyperlink w:anchor="_Toc116551046" w:history="1">
            <w:r w:rsidR="00790FD4" w:rsidRPr="00347340">
              <w:rPr>
                <w:rStyle w:val="Hyperlink"/>
                <w:rFonts w:eastAsiaTheme="majorEastAsia" w:cstheme="majorBidi"/>
                <w:noProof/>
                <w:spacing w:val="4"/>
              </w:rPr>
              <w:t>1.4.</w:t>
            </w:r>
            <w:r w:rsidR="00790FD4">
              <w:rPr>
                <w:rFonts w:asciiTheme="minorHAnsi" w:hAnsiTheme="minorHAnsi"/>
                <w:noProof/>
                <w:lang w:val="en-US"/>
              </w:rPr>
              <w:tab/>
            </w:r>
            <w:r w:rsidR="00790FD4" w:rsidRPr="00347340">
              <w:rPr>
                <w:rStyle w:val="Hyperlink"/>
                <w:rFonts w:eastAsiaTheme="majorEastAsia" w:cstheme="majorBidi"/>
                <w:noProof/>
                <w:spacing w:val="4"/>
              </w:rPr>
              <w:t>Motivation</w:t>
            </w:r>
            <w:r w:rsidR="00790FD4">
              <w:rPr>
                <w:noProof/>
                <w:webHidden/>
              </w:rPr>
              <w:tab/>
            </w:r>
            <w:r w:rsidR="00790FD4">
              <w:rPr>
                <w:noProof/>
                <w:webHidden/>
              </w:rPr>
              <w:fldChar w:fldCharType="begin"/>
            </w:r>
            <w:r w:rsidR="00790FD4">
              <w:rPr>
                <w:noProof/>
                <w:webHidden/>
              </w:rPr>
              <w:instrText xml:space="preserve"> PAGEREF _Toc116551046 \h </w:instrText>
            </w:r>
            <w:r w:rsidR="00790FD4">
              <w:rPr>
                <w:noProof/>
                <w:webHidden/>
              </w:rPr>
            </w:r>
            <w:r w:rsidR="00790FD4">
              <w:rPr>
                <w:noProof/>
                <w:webHidden/>
              </w:rPr>
              <w:fldChar w:fldCharType="separate"/>
            </w:r>
            <w:r w:rsidR="00790FD4">
              <w:rPr>
                <w:noProof/>
                <w:webHidden/>
              </w:rPr>
              <w:t>15</w:t>
            </w:r>
            <w:r w:rsidR="00790FD4">
              <w:rPr>
                <w:noProof/>
                <w:webHidden/>
              </w:rPr>
              <w:fldChar w:fldCharType="end"/>
            </w:r>
          </w:hyperlink>
        </w:p>
        <w:p w14:paraId="7EE84B4E" w14:textId="5EEC471D" w:rsidR="00790FD4" w:rsidRDefault="00C419BA">
          <w:pPr>
            <w:pStyle w:val="TOC2"/>
            <w:tabs>
              <w:tab w:val="left" w:pos="660"/>
              <w:tab w:val="right" w:leader="dot" w:pos="9062"/>
            </w:tabs>
            <w:rPr>
              <w:rFonts w:asciiTheme="minorHAnsi" w:hAnsiTheme="minorHAnsi"/>
              <w:noProof/>
              <w:lang w:val="en-US"/>
            </w:rPr>
          </w:pPr>
          <w:hyperlink w:anchor="_Toc116551047" w:history="1">
            <w:r w:rsidR="00790FD4" w:rsidRPr="00347340">
              <w:rPr>
                <w:rStyle w:val="Hyperlink"/>
                <w:noProof/>
              </w:rPr>
              <w:t>2.</w:t>
            </w:r>
            <w:r w:rsidR="00790FD4">
              <w:rPr>
                <w:rFonts w:asciiTheme="minorHAnsi" w:hAnsiTheme="minorHAnsi"/>
                <w:noProof/>
                <w:lang w:val="en-US"/>
              </w:rPr>
              <w:tab/>
            </w:r>
            <w:r w:rsidR="00790FD4" w:rsidRPr="00347340">
              <w:rPr>
                <w:rStyle w:val="Hyperlink"/>
                <w:noProof/>
              </w:rPr>
              <w:t>Material &amp; Methods</w:t>
            </w:r>
            <w:r w:rsidR="00790FD4">
              <w:rPr>
                <w:noProof/>
                <w:webHidden/>
              </w:rPr>
              <w:tab/>
            </w:r>
            <w:r w:rsidR="00790FD4">
              <w:rPr>
                <w:noProof/>
                <w:webHidden/>
              </w:rPr>
              <w:fldChar w:fldCharType="begin"/>
            </w:r>
            <w:r w:rsidR="00790FD4">
              <w:rPr>
                <w:noProof/>
                <w:webHidden/>
              </w:rPr>
              <w:instrText xml:space="preserve"> PAGEREF _Toc116551047 \h </w:instrText>
            </w:r>
            <w:r w:rsidR="00790FD4">
              <w:rPr>
                <w:noProof/>
                <w:webHidden/>
              </w:rPr>
            </w:r>
            <w:r w:rsidR="00790FD4">
              <w:rPr>
                <w:noProof/>
                <w:webHidden/>
              </w:rPr>
              <w:fldChar w:fldCharType="separate"/>
            </w:r>
            <w:r w:rsidR="00790FD4">
              <w:rPr>
                <w:noProof/>
                <w:webHidden/>
              </w:rPr>
              <w:t>16</w:t>
            </w:r>
            <w:r w:rsidR="00790FD4">
              <w:rPr>
                <w:noProof/>
                <w:webHidden/>
              </w:rPr>
              <w:fldChar w:fldCharType="end"/>
            </w:r>
          </w:hyperlink>
        </w:p>
        <w:p w14:paraId="309DEA72" w14:textId="7FA3F4B4" w:rsidR="00790FD4" w:rsidRDefault="00C419BA">
          <w:pPr>
            <w:pStyle w:val="TOC3"/>
            <w:tabs>
              <w:tab w:val="left" w:pos="1100"/>
              <w:tab w:val="right" w:leader="dot" w:pos="9062"/>
            </w:tabs>
            <w:rPr>
              <w:rFonts w:asciiTheme="minorHAnsi" w:hAnsiTheme="minorHAnsi"/>
              <w:noProof/>
              <w:lang w:val="en-US"/>
            </w:rPr>
          </w:pPr>
          <w:hyperlink w:anchor="_Toc116551048" w:history="1">
            <w:r w:rsidR="00790FD4" w:rsidRPr="00347340">
              <w:rPr>
                <w:rStyle w:val="Hyperlink"/>
                <w:noProof/>
              </w:rPr>
              <w:t>2.1.</w:t>
            </w:r>
            <w:r w:rsidR="00790FD4">
              <w:rPr>
                <w:rFonts w:asciiTheme="minorHAnsi" w:hAnsiTheme="minorHAnsi"/>
                <w:noProof/>
                <w:lang w:val="en-US"/>
              </w:rPr>
              <w:tab/>
            </w:r>
            <w:r w:rsidR="00790FD4" w:rsidRPr="00347340">
              <w:rPr>
                <w:rStyle w:val="Hyperlink"/>
                <w:noProof/>
              </w:rPr>
              <w:t>Patient Sample</w:t>
            </w:r>
            <w:r w:rsidR="00790FD4">
              <w:rPr>
                <w:noProof/>
                <w:webHidden/>
              </w:rPr>
              <w:tab/>
            </w:r>
            <w:r w:rsidR="00790FD4">
              <w:rPr>
                <w:noProof/>
                <w:webHidden/>
              </w:rPr>
              <w:fldChar w:fldCharType="begin"/>
            </w:r>
            <w:r w:rsidR="00790FD4">
              <w:rPr>
                <w:noProof/>
                <w:webHidden/>
              </w:rPr>
              <w:instrText xml:space="preserve"> PAGEREF _Toc116551048 \h </w:instrText>
            </w:r>
            <w:r w:rsidR="00790FD4">
              <w:rPr>
                <w:noProof/>
                <w:webHidden/>
              </w:rPr>
            </w:r>
            <w:r w:rsidR="00790FD4">
              <w:rPr>
                <w:noProof/>
                <w:webHidden/>
              </w:rPr>
              <w:fldChar w:fldCharType="separate"/>
            </w:r>
            <w:r w:rsidR="00790FD4">
              <w:rPr>
                <w:noProof/>
                <w:webHidden/>
              </w:rPr>
              <w:t>16</w:t>
            </w:r>
            <w:r w:rsidR="00790FD4">
              <w:rPr>
                <w:noProof/>
                <w:webHidden/>
              </w:rPr>
              <w:fldChar w:fldCharType="end"/>
            </w:r>
          </w:hyperlink>
        </w:p>
        <w:p w14:paraId="3537DBAD" w14:textId="47B0C9BA" w:rsidR="00790FD4" w:rsidRDefault="00C419BA">
          <w:pPr>
            <w:pStyle w:val="TOC3"/>
            <w:tabs>
              <w:tab w:val="left" w:pos="1100"/>
              <w:tab w:val="right" w:leader="dot" w:pos="9062"/>
            </w:tabs>
            <w:rPr>
              <w:rFonts w:asciiTheme="minorHAnsi" w:hAnsiTheme="minorHAnsi"/>
              <w:noProof/>
              <w:lang w:val="en-US"/>
            </w:rPr>
          </w:pPr>
          <w:hyperlink w:anchor="_Toc116551049" w:history="1">
            <w:r w:rsidR="00790FD4" w:rsidRPr="00347340">
              <w:rPr>
                <w:rStyle w:val="Hyperlink"/>
                <w:noProof/>
              </w:rPr>
              <w:t>2.2.</w:t>
            </w:r>
            <w:r w:rsidR="00790FD4">
              <w:rPr>
                <w:rFonts w:asciiTheme="minorHAnsi" w:hAnsiTheme="minorHAnsi"/>
                <w:noProof/>
                <w:lang w:val="en-US"/>
              </w:rPr>
              <w:tab/>
            </w:r>
            <w:r w:rsidR="00790FD4" w:rsidRPr="00347340">
              <w:rPr>
                <w:rStyle w:val="Hyperlink"/>
                <w:noProof/>
              </w:rPr>
              <w:t>Behavioural Data</w:t>
            </w:r>
            <w:r w:rsidR="00790FD4">
              <w:rPr>
                <w:noProof/>
                <w:webHidden/>
              </w:rPr>
              <w:tab/>
            </w:r>
            <w:r w:rsidR="00790FD4">
              <w:rPr>
                <w:noProof/>
                <w:webHidden/>
              </w:rPr>
              <w:fldChar w:fldCharType="begin"/>
            </w:r>
            <w:r w:rsidR="00790FD4">
              <w:rPr>
                <w:noProof/>
                <w:webHidden/>
              </w:rPr>
              <w:instrText xml:space="preserve"> PAGEREF _Toc116551049 \h </w:instrText>
            </w:r>
            <w:r w:rsidR="00790FD4">
              <w:rPr>
                <w:noProof/>
                <w:webHidden/>
              </w:rPr>
            </w:r>
            <w:r w:rsidR="00790FD4">
              <w:rPr>
                <w:noProof/>
                <w:webHidden/>
              </w:rPr>
              <w:fldChar w:fldCharType="separate"/>
            </w:r>
            <w:r w:rsidR="00790FD4">
              <w:rPr>
                <w:noProof/>
                <w:webHidden/>
              </w:rPr>
              <w:t>17</w:t>
            </w:r>
            <w:r w:rsidR="00790FD4">
              <w:rPr>
                <w:noProof/>
                <w:webHidden/>
              </w:rPr>
              <w:fldChar w:fldCharType="end"/>
            </w:r>
          </w:hyperlink>
        </w:p>
        <w:p w14:paraId="3AF34188" w14:textId="6F6C1E93" w:rsidR="00790FD4" w:rsidRDefault="00C419BA">
          <w:pPr>
            <w:pStyle w:val="TOC3"/>
            <w:tabs>
              <w:tab w:val="left" w:pos="1100"/>
              <w:tab w:val="right" w:leader="dot" w:pos="9062"/>
            </w:tabs>
            <w:rPr>
              <w:rFonts w:asciiTheme="minorHAnsi" w:hAnsiTheme="minorHAnsi"/>
              <w:noProof/>
              <w:lang w:val="en-US"/>
            </w:rPr>
          </w:pPr>
          <w:hyperlink w:anchor="_Toc116551050" w:history="1">
            <w:r w:rsidR="00790FD4" w:rsidRPr="00347340">
              <w:rPr>
                <w:rStyle w:val="Hyperlink"/>
                <w:noProof/>
              </w:rPr>
              <w:t>2.3.</w:t>
            </w:r>
            <w:r w:rsidR="00790FD4">
              <w:rPr>
                <w:rFonts w:asciiTheme="minorHAnsi" w:hAnsiTheme="minorHAnsi"/>
                <w:noProof/>
                <w:lang w:val="en-US"/>
              </w:rPr>
              <w:tab/>
            </w:r>
            <w:r w:rsidR="00790FD4" w:rsidRPr="00347340">
              <w:rPr>
                <w:rStyle w:val="Hyperlink"/>
                <w:noProof/>
              </w:rPr>
              <w:t>Neuroimaging Data</w:t>
            </w:r>
            <w:r w:rsidR="00790FD4">
              <w:rPr>
                <w:noProof/>
                <w:webHidden/>
              </w:rPr>
              <w:tab/>
            </w:r>
            <w:r w:rsidR="00790FD4">
              <w:rPr>
                <w:noProof/>
                <w:webHidden/>
              </w:rPr>
              <w:fldChar w:fldCharType="begin"/>
            </w:r>
            <w:r w:rsidR="00790FD4">
              <w:rPr>
                <w:noProof/>
                <w:webHidden/>
              </w:rPr>
              <w:instrText xml:space="preserve"> PAGEREF _Toc116551050 \h </w:instrText>
            </w:r>
            <w:r w:rsidR="00790FD4">
              <w:rPr>
                <w:noProof/>
                <w:webHidden/>
              </w:rPr>
            </w:r>
            <w:r w:rsidR="00790FD4">
              <w:rPr>
                <w:noProof/>
                <w:webHidden/>
              </w:rPr>
              <w:fldChar w:fldCharType="separate"/>
            </w:r>
            <w:r w:rsidR="00790FD4">
              <w:rPr>
                <w:noProof/>
                <w:webHidden/>
              </w:rPr>
              <w:t>18</w:t>
            </w:r>
            <w:r w:rsidR="00790FD4">
              <w:rPr>
                <w:noProof/>
                <w:webHidden/>
              </w:rPr>
              <w:fldChar w:fldCharType="end"/>
            </w:r>
          </w:hyperlink>
        </w:p>
        <w:p w14:paraId="2125D566" w14:textId="12EB0479" w:rsidR="00790FD4" w:rsidRDefault="00C419BA">
          <w:pPr>
            <w:pStyle w:val="TOC2"/>
            <w:tabs>
              <w:tab w:val="left" w:pos="660"/>
              <w:tab w:val="right" w:leader="dot" w:pos="9062"/>
            </w:tabs>
            <w:rPr>
              <w:rFonts w:asciiTheme="minorHAnsi" w:hAnsiTheme="minorHAnsi"/>
              <w:noProof/>
              <w:lang w:val="en-US"/>
            </w:rPr>
          </w:pPr>
          <w:hyperlink w:anchor="_Toc116551051" w:history="1">
            <w:r w:rsidR="00790FD4" w:rsidRPr="00347340">
              <w:rPr>
                <w:rStyle w:val="Hyperlink"/>
                <w:noProof/>
              </w:rPr>
              <w:t>3.</w:t>
            </w:r>
            <w:r w:rsidR="00790FD4">
              <w:rPr>
                <w:rFonts w:asciiTheme="minorHAnsi" w:hAnsiTheme="minorHAnsi"/>
                <w:noProof/>
                <w:lang w:val="en-US"/>
              </w:rPr>
              <w:tab/>
            </w:r>
            <w:r w:rsidR="00790FD4" w:rsidRPr="00347340">
              <w:rPr>
                <w:rStyle w:val="Hyperlink"/>
                <w:noProof/>
              </w:rPr>
              <w:t>Data Analysis</w:t>
            </w:r>
            <w:r w:rsidR="00790FD4">
              <w:rPr>
                <w:noProof/>
                <w:webHidden/>
              </w:rPr>
              <w:tab/>
            </w:r>
            <w:r w:rsidR="00790FD4">
              <w:rPr>
                <w:noProof/>
                <w:webHidden/>
              </w:rPr>
              <w:fldChar w:fldCharType="begin"/>
            </w:r>
            <w:r w:rsidR="00790FD4">
              <w:rPr>
                <w:noProof/>
                <w:webHidden/>
              </w:rPr>
              <w:instrText xml:space="preserve"> PAGEREF _Toc116551051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43787F79" w14:textId="25D04150" w:rsidR="00790FD4" w:rsidRDefault="00C419BA">
          <w:pPr>
            <w:pStyle w:val="TOC3"/>
            <w:tabs>
              <w:tab w:val="left" w:pos="1100"/>
              <w:tab w:val="right" w:leader="dot" w:pos="9062"/>
            </w:tabs>
            <w:rPr>
              <w:rFonts w:asciiTheme="minorHAnsi" w:hAnsiTheme="minorHAnsi"/>
              <w:noProof/>
              <w:lang w:val="en-US"/>
            </w:rPr>
          </w:pPr>
          <w:hyperlink w:anchor="_Toc116551052" w:history="1">
            <w:r w:rsidR="00790FD4" w:rsidRPr="00347340">
              <w:rPr>
                <w:rStyle w:val="Hyperlink"/>
                <w:noProof/>
              </w:rPr>
              <w:t>3.1.</w:t>
            </w:r>
            <w:r w:rsidR="00790FD4">
              <w:rPr>
                <w:rFonts w:asciiTheme="minorHAnsi" w:hAnsiTheme="minorHAnsi"/>
                <w:noProof/>
                <w:lang w:val="en-US"/>
              </w:rPr>
              <w:tab/>
            </w:r>
            <w:r w:rsidR="00790FD4" w:rsidRPr="00347340">
              <w:rPr>
                <w:rStyle w:val="Hyperlink"/>
                <w:noProof/>
              </w:rPr>
              <w:t>Voxel-based Lesion-Behaviour Mapping</w:t>
            </w:r>
            <w:r w:rsidR="00790FD4">
              <w:rPr>
                <w:noProof/>
                <w:webHidden/>
              </w:rPr>
              <w:tab/>
            </w:r>
            <w:r w:rsidR="00790FD4">
              <w:rPr>
                <w:noProof/>
                <w:webHidden/>
              </w:rPr>
              <w:fldChar w:fldCharType="begin"/>
            </w:r>
            <w:r w:rsidR="00790FD4">
              <w:rPr>
                <w:noProof/>
                <w:webHidden/>
              </w:rPr>
              <w:instrText xml:space="preserve"> PAGEREF _Toc116551052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00BF217F" w14:textId="705A47D1" w:rsidR="00790FD4" w:rsidRDefault="00C419BA">
          <w:pPr>
            <w:pStyle w:val="TOC3"/>
            <w:tabs>
              <w:tab w:val="left" w:pos="1100"/>
              <w:tab w:val="right" w:leader="dot" w:pos="9062"/>
            </w:tabs>
            <w:rPr>
              <w:rFonts w:asciiTheme="minorHAnsi" w:hAnsiTheme="minorHAnsi"/>
              <w:noProof/>
              <w:lang w:val="en-US"/>
            </w:rPr>
          </w:pPr>
          <w:hyperlink w:anchor="_Toc116551053" w:history="1">
            <w:r w:rsidR="00790FD4" w:rsidRPr="00347340">
              <w:rPr>
                <w:rStyle w:val="Hyperlink"/>
                <w:noProof/>
                <w:lang w:val="de-DE"/>
              </w:rPr>
              <w:t>3.2.</w:t>
            </w:r>
            <w:r w:rsidR="00790FD4">
              <w:rPr>
                <w:rFonts w:asciiTheme="minorHAnsi" w:hAnsiTheme="minorHAnsi"/>
                <w:noProof/>
                <w:lang w:val="en-US"/>
              </w:rPr>
              <w:tab/>
            </w:r>
            <w:r w:rsidR="00790FD4" w:rsidRPr="00347340">
              <w:rPr>
                <w:rStyle w:val="Hyperlink"/>
                <w:noProof/>
                <w:lang w:val="de-DE"/>
              </w:rPr>
              <w:t>Whole-Brain Disconnectivity</w:t>
            </w:r>
            <w:r w:rsidR="00790FD4">
              <w:rPr>
                <w:noProof/>
                <w:webHidden/>
              </w:rPr>
              <w:tab/>
            </w:r>
            <w:r w:rsidR="00790FD4">
              <w:rPr>
                <w:noProof/>
                <w:webHidden/>
              </w:rPr>
              <w:fldChar w:fldCharType="begin"/>
            </w:r>
            <w:r w:rsidR="00790FD4">
              <w:rPr>
                <w:noProof/>
                <w:webHidden/>
              </w:rPr>
              <w:instrText xml:space="preserve"> PAGEREF _Toc116551053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3F74C520" w14:textId="5F435AC7" w:rsidR="00790FD4" w:rsidRDefault="00C419BA">
          <w:pPr>
            <w:pStyle w:val="TOC3"/>
            <w:tabs>
              <w:tab w:val="left" w:pos="1100"/>
              <w:tab w:val="right" w:leader="dot" w:pos="9062"/>
            </w:tabs>
            <w:rPr>
              <w:rFonts w:asciiTheme="minorHAnsi" w:hAnsiTheme="minorHAnsi"/>
              <w:noProof/>
              <w:lang w:val="en-US"/>
            </w:rPr>
          </w:pPr>
          <w:hyperlink w:anchor="_Toc116551054" w:history="1">
            <w:r w:rsidR="00790FD4" w:rsidRPr="00347340">
              <w:rPr>
                <w:rStyle w:val="Hyperlink"/>
                <w:noProof/>
                <w:lang w:val="de-DE"/>
              </w:rPr>
              <w:t>3.3.</w:t>
            </w:r>
            <w:r w:rsidR="00790FD4">
              <w:rPr>
                <w:rFonts w:asciiTheme="minorHAnsi" w:hAnsiTheme="minorHAnsi"/>
                <w:noProof/>
                <w:lang w:val="en-US"/>
              </w:rPr>
              <w:tab/>
            </w:r>
            <w:r w:rsidR="00790FD4" w:rsidRPr="00347340">
              <w:rPr>
                <w:rStyle w:val="Hyperlink"/>
                <w:noProof/>
                <w:lang w:val="de-DE"/>
              </w:rPr>
              <w:t>Region-to-Region Disconnectivity</w:t>
            </w:r>
            <w:r w:rsidR="00790FD4">
              <w:rPr>
                <w:noProof/>
                <w:webHidden/>
              </w:rPr>
              <w:tab/>
            </w:r>
            <w:r w:rsidR="00790FD4">
              <w:rPr>
                <w:noProof/>
                <w:webHidden/>
              </w:rPr>
              <w:fldChar w:fldCharType="begin"/>
            </w:r>
            <w:r w:rsidR="00790FD4">
              <w:rPr>
                <w:noProof/>
                <w:webHidden/>
              </w:rPr>
              <w:instrText xml:space="preserve"> PAGEREF _Toc116551054 \h </w:instrText>
            </w:r>
            <w:r w:rsidR="00790FD4">
              <w:rPr>
                <w:noProof/>
                <w:webHidden/>
              </w:rPr>
            </w:r>
            <w:r w:rsidR="00790FD4">
              <w:rPr>
                <w:noProof/>
                <w:webHidden/>
              </w:rPr>
              <w:fldChar w:fldCharType="separate"/>
            </w:r>
            <w:r w:rsidR="00790FD4">
              <w:rPr>
                <w:noProof/>
                <w:webHidden/>
              </w:rPr>
              <w:t>21</w:t>
            </w:r>
            <w:r w:rsidR="00790FD4">
              <w:rPr>
                <w:noProof/>
                <w:webHidden/>
              </w:rPr>
              <w:fldChar w:fldCharType="end"/>
            </w:r>
          </w:hyperlink>
        </w:p>
        <w:p w14:paraId="7DBB3B1B" w14:textId="72030D4D" w:rsidR="00790FD4" w:rsidRDefault="00C419BA">
          <w:pPr>
            <w:pStyle w:val="TOC3"/>
            <w:tabs>
              <w:tab w:val="left" w:pos="1100"/>
              <w:tab w:val="right" w:leader="dot" w:pos="9062"/>
            </w:tabs>
            <w:rPr>
              <w:rFonts w:asciiTheme="minorHAnsi" w:hAnsiTheme="minorHAnsi"/>
              <w:noProof/>
              <w:lang w:val="en-US"/>
            </w:rPr>
          </w:pPr>
          <w:hyperlink w:anchor="_Toc116551055" w:history="1">
            <w:r w:rsidR="00790FD4" w:rsidRPr="00347340">
              <w:rPr>
                <w:rStyle w:val="Hyperlink"/>
                <w:noProof/>
              </w:rPr>
              <w:t>3.4.</w:t>
            </w:r>
            <w:r w:rsidR="00790FD4">
              <w:rPr>
                <w:rFonts w:asciiTheme="minorHAnsi" w:hAnsiTheme="minorHAnsi"/>
                <w:noProof/>
                <w:lang w:val="en-US"/>
              </w:rPr>
              <w:tab/>
            </w:r>
            <w:r w:rsidR="00790FD4" w:rsidRPr="00347340">
              <w:rPr>
                <w:rStyle w:val="Hyperlink"/>
                <w:noProof/>
              </w:rPr>
              <w:t>Prediction of Patient Status</w:t>
            </w:r>
            <w:r w:rsidR="00790FD4">
              <w:rPr>
                <w:noProof/>
                <w:webHidden/>
              </w:rPr>
              <w:tab/>
            </w:r>
            <w:r w:rsidR="00790FD4">
              <w:rPr>
                <w:noProof/>
                <w:webHidden/>
              </w:rPr>
              <w:fldChar w:fldCharType="begin"/>
            </w:r>
            <w:r w:rsidR="00790FD4">
              <w:rPr>
                <w:noProof/>
                <w:webHidden/>
              </w:rPr>
              <w:instrText xml:space="preserve"> PAGEREF _Toc116551055 \h </w:instrText>
            </w:r>
            <w:r w:rsidR="00790FD4">
              <w:rPr>
                <w:noProof/>
                <w:webHidden/>
              </w:rPr>
            </w:r>
            <w:r w:rsidR="00790FD4">
              <w:rPr>
                <w:noProof/>
                <w:webHidden/>
              </w:rPr>
              <w:fldChar w:fldCharType="separate"/>
            </w:r>
            <w:r w:rsidR="00790FD4">
              <w:rPr>
                <w:noProof/>
                <w:webHidden/>
              </w:rPr>
              <w:t>21</w:t>
            </w:r>
            <w:r w:rsidR="00790FD4">
              <w:rPr>
                <w:noProof/>
                <w:webHidden/>
              </w:rPr>
              <w:fldChar w:fldCharType="end"/>
            </w:r>
          </w:hyperlink>
        </w:p>
        <w:p w14:paraId="12D7885A" w14:textId="0B6F6D5A" w:rsidR="00790FD4" w:rsidRDefault="00C419BA">
          <w:pPr>
            <w:pStyle w:val="TOC2"/>
            <w:tabs>
              <w:tab w:val="left" w:pos="660"/>
              <w:tab w:val="right" w:leader="dot" w:pos="9062"/>
            </w:tabs>
            <w:rPr>
              <w:rFonts w:asciiTheme="minorHAnsi" w:hAnsiTheme="minorHAnsi"/>
              <w:noProof/>
              <w:lang w:val="en-US"/>
            </w:rPr>
          </w:pPr>
          <w:hyperlink w:anchor="_Toc116551056" w:history="1">
            <w:r w:rsidR="00790FD4" w:rsidRPr="00347340">
              <w:rPr>
                <w:rStyle w:val="Hyperlink"/>
                <w:noProof/>
              </w:rPr>
              <w:t>4.</w:t>
            </w:r>
            <w:r w:rsidR="00790FD4">
              <w:rPr>
                <w:rFonts w:asciiTheme="minorHAnsi" w:hAnsiTheme="minorHAnsi"/>
                <w:noProof/>
                <w:lang w:val="en-US"/>
              </w:rPr>
              <w:tab/>
            </w:r>
            <w:r w:rsidR="00790FD4" w:rsidRPr="00347340">
              <w:rPr>
                <w:rStyle w:val="Hyperlink"/>
                <w:noProof/>
              </w:rPr>
              <w:t>Results</w:t>
            </w:r>
            <w:r w:rsidR="00790FD4">
              <w:rPr>
                <w:noProof/>
                <w:webHidden/>
              </w:rPr>
              <w:tab/>
            </w:r>
            <w:r w:rsidR="00790FD4">
              <w:rPr>
                <w:noProof/>
                <w:webHidden/>
              </w:rPr>
              <w:fldChar w:fldCharType="begin"/>
            </w:r>
            <w:r w:rsidR="00790FD4">
              <w:rPr>
                <w:noProof/>
                <w:webHidden/>
              </w:rPr>
              <w:instrText xml:space="preserve"> PAGEREF _Toc116551056 \h </w:instrText>
            </w:r>
            <w:r w:rsidR="00790FD4">
              <w:rPr>
                <w:noProof/>
                <w:webHidden/>
              </w:rPr>
            </w:r>
            <w:r w:rsidR="00790FD4">
              <w:rPr>
                <w:noProof/>
                <w:webHidden/>
              </w:rPr>
              <w:fldChar w:fldCharType="separate"/>
            </w:r>
            <w:r w:rsidR="00790FD4">
              <w:rPr>
                <w:noProof/>
                <w:webHidden/>
              </w:rPr>
              <w:t>23</w:t>
            </w:r>
            <w:r w:rsidR="00790FD4">
              <w:rPr>
                <w:noProof/>
                <w:webHidden/>
              </w:rPr>
              <w:fldChar w:fldCharType="end"/>
            </w:r>
          </w:hyperlink>
        </w:p>
        <w:p w14:paraId="71969CD0" w14:textId="7A9994DE" w:rsidR="00790FD4" w:rsidRDefault="00C419BA">
          <w:pPr>
            <w:pStyle w:val="TOC3"/>
            <w:tabs>
              <w:tab w:val="left" w:pos="1100"/>
              <w:tab w:val="right" w:leader="dot" w:pos="9062"/>
            </w:tabs>
            <w:rPr>
              <w:rFonts w:asciiTheme="minorHAnsi" w:hAnsiTheme="minorHAnsi"/>
              <w:noProof/>
              <w:lang w:val="en-US"/>
            </w:rPr>
          </w:pPr>
          <w:hyperlink w:anchor="_Toc116551057" w:history="1">
            <w:r w:rsidR="00790FD4" w:rsidRPr="00347340">
              <w:rPr>
                <w:rStyle w:val="Hyperlink"/>
                <w:noProof/>
                <w:lang w:val="en-US"/>
              </w:rPr>
              <w:t>4.1.</w:t>
            </w:r>
            <w:r w:rsidR="00790FD4">
              <w:rPr>
                <w:rFonts w:asciiTheme="minorHAnsi" w:hAnsiTheme="minorHAnsi"/>
                <w:noProof/>
                <w:lang w:val="en-US"/>
              </w:rPr>
              <w:tab/>
            </w:r>
            <w:r w:rsidR="00790FD4" w:rsidRPr="00347340">
              <w:rPr>
                <w:rStyle w:val="Hyperlink"/>
                <w:noProof/>
                <w:lang w:val="en-US"/>
              </w:rPr>
              <w:t>Clinical and Demographic Data</w:t>
            </w:r>
            <w:r w:rsidR="00790FD4">
              <w:rPr>
                <w:noProof/>
                <w:webHidden/>
              </w:rPr>
              <w:tab/>
            </w:r>
            <w:r w:rsidR="00790FD4">
              <w:rPr>
                <w:noProof/>
                <w:webHidden/>
              </w:rPr>
              <w:fldChar w:fldCharType="begin"/>
            </w:r>
            <w:r w:rsidR="00790FD4">
              <w:rPr>
                <w:noProof/>
                <w:webHidden/>
              </w:rPr>
              <w:instrText xml:space="preserve"> PAGEREF _Toc116551057 \h </w:instrText>
            </w:r>
            <w:r w:rsidR="00790FD4">
              <w:rPr>
                <w:noProof/>
                <w:webHidden/>
              </w:rPr>
            </w:r>
            <w:r w:rsidR="00790FD4">
              <w:rPr>
                <w:noProof/>
                <w:webHidden/>
              </w:rPr>
              <w:fldChar w:fldCharType="separate"/>
            </w:r>
            <w:r w:rsidR="00790FD4">
              <w:rPr>
                <w:noProof/>
                <w:webHidden/>
              </w:rPr>
              <w:t>23</w:t>
            </w:r>
            <w:r w:rsidR="00790FD4">
              <w:rPr>
                <w:noProof/>
                <w:webHidden/>
              </w:rPr>
              <w:fldChar w:fldCharType="end"/>
            </w:r>
          </w:hyperlink>
        </w:p>
        <w:p w14:paraId="3A0AD9A4" w14:textId="231BA346" w:rsidR="00790FD4" w:rsidRDefault="00C419BA">
          <w:pPr>
            <w:pStyle w:val="TOC3"/>
            <w:tabs>
              <w:tab w:val="left" w:pos="1100"/>
              <w:tab w:val="right" w:leader="dot" w:pos="9062"/>
            </w:tabs>
            <w:rPr>
              <w:rFonts w:asciiTheme="minorHAnsi" w:hAnsiTheme="minorHAnsi"/>
              <w:noProof/>
              <w:lang w:val="en-US"/>
            </w:rPr>
          </w:pPr>
          <w:hyperlink w:anchor="_Toc116551058" w:history="1">
            <w:r w:rsidR="00790FD4" w:rsidRPr="00347340">
              <w:rPr>
                <w:rStyle w:val="Hyperlink"/>
                <w:noProof/>
              </w:rPr>
              <w:t>4.2.</w:t>
            </w:r>
            <w:r w:rsidR="00790FD4">
              <w:rPr>
                <w:rFonts w:asciiTheme="minorHAnsi" w:hAnsiTheme="minorHAnsi"/>
                <w:noProof/>
                <w:lang w:val="en-US"/>
              </w:rPr>
              <w:tab/>
            </w:r>
            <w:r w:rsidR="00790FD4" w:rsidRPr="00347340">
              <w:rPr>
                <w:rStyle w:val="Hyperlink"/>
                <w:noProof/>
              </w:rPr>
              <w:t>Voxel-based Lesion-Behaviour Mapping</w:t>
            </w:r>
            <w:r w:rsidR="00790FD4">
              <w:rPr>
                <w:noProof/>
                <w:webHidden/>
              </w:rPr>
              <w:tab/>
            </w:r>
            <w:r w:rsidR="00790FD4">
              <w:rPr>
                <w:noProof/>
                <w:webHidden/>
              </w:rPr>
              <w:fldChar w:fldCharType="begin"/>
            </w:r>
            <w:r w:rsidR="00790FD4">
              <w:rPr>
                <w:noProof/>
                <w:webHidden/>
              </w:rPr>
              <w:instrText xml:space="preserve"> PAGEREF _Toc116551058 \h </w:instrText>
            </w:r>
            <w:r w:rsidR="00790FD4">
              <w:rPr>
                <w:noProof/>
                <w:webHidden/>
              </w:rPr>
            </w:r>
            <w:r w:rsidR="00790FD4">
              <w:rPr>
                <w:noProof/>
                <w:webHidden/>
              </w:rPr>
              <w:fldChar w:fldCharType="separate"/>
            </w:r>
            <w:r w:rsidR="00790FD4">
              <w:rPr>
                <w:noProof/>
                <w:webHidden/>
              </w:rPr>
              <w:t>24</w:t>
            </w:r>
            <w:r w:rsidR="00790FD4">
              <w:rPr>
                <w:noProof/>
                <w:webHidden/>
              </w:rPr>
              <w:fldChar w:fldCharType="end"/>
            </w:r>
          </w:hyperlink>
        </w:p>
        <w:p w14:paraId="4D4C28A4" w14:textId="6F9567A2" w:rsidR="00790FD4" w:rsidRDefault="00C419BA">
          <w:pPr>
            <w:pStyle w:val="TOC3"/>
            <w:tabs>
              <w:tab w:val="left" w:pos="1100"/>
              <w:tab w:val="right" w:leader="dot" w:pos="9062"/>
            </w:tabs>
            <w:rPr>
              <w:rFonts w:asciiTheme="minorHAnsi" w:hAnsiTheme="minorHAnsi"/>
              <w:noProof/>
              <w:lang w:val="en-US"/>
            </w:rPr>
          </w:pPr>
          <w:hyperlink w:anchor="_Toc116551059" w:history="1">
            <w:r w:rsidR="00790FD4" w:rsidRPr="00347340">
              <w:rPr>
                <w:rStyle w:val="Hyperlink"/>
                <w:noProof/>
                <w:lang w:val="de-DE"/>
              </w:rPr>
              <w:t>4.3.</w:t>
            </w:r>
            <w:r w:rsidR="00790FD4">
              <w:rPr>
                <w:rFonts w:asciiTheme="minorHAnsi" w:hAnsiTheme="minorHAnsi"/>
                <w:noProof/>
                <w:lang w:val="en-US"/>
              </w:rPr>
              <w:tab/>
            </w:r>
            <w:r w:rsidR="00790FD4" w:rsidRPr="00347340">
              <w:rPr>
                <w:rStyle w:val="Hyperlink"/>
                <w:noProof/>
                <w:lang w:val="de-DE"/>
              </w:rPr>
              <w:t>Whole-Brain Disconnectivity Mapping</w:t>
            </w:r>
            <w:r w:rsidR="00790FD4">
              <w:rPr>
                <w:noProof/>
                <w:webHidden/>
              </w:rPr>
              <w:tab/>
            </w:r>
            <w:r w:rsidR="00790FD4">
              <w:rPr>
                <w:noProof/>
                <w:webHidden/>
              </w:rPr>
              <w:fldChar w:fldCharType="begin"/>
            </w:r>
            <w:r w:rsidR="00790FD4">
              <w:rPr>
                <w:noProof/>
                <w:webHidden/>
              </w:rPr>
              <w:instrText xml:space="preserve"> PAGEREF _Toc116551059 \h </w:instrText>
            </w:r>
            <w:r w:rsidR="00790FD4">
              <w:rPr>
                <w:noProof/>
                <w:webHidden/>
              </w:rPr>
            </w:r>
            <w:r w:rsidR="00790FD4">
              <w:rPr>
                <w:noProof/>
                <w:webHidden/>
              </w:rPr>
              <w:fldChar w:fldCharType="separate"/>
            </w:r>
            <w:r w:rsidR="00790FD4">
              <w:rPr>
                <w:noProof/>
                <w:webHidden/>
              </w:rPr>
              <w:t>25</w:t>
            </w:r>
            <w:r w:rsidR="00790FD4">
              <w:rPr>
                <w:noProof/>
                <w:webHidden/>
              </w:rPr>
              <w:fldChar w:fldCharType="end"/>
            </w:r>
          </w:hyperlink>
        </w:p>
        <w:p w14:paraId="7DC00107" w14:textId="149AAE4A" w:rsidR="00790FD4" w:rsidRDefault="00C419BA">
          <w:pPr>
            <w:pStyle w:val="TOC3"/>
            <w:tabs>
              <w:tab w:val="left" w:pos="1100"/>
              <w:tab w:val="right" w:leader="dot" w:pos="9062"/>
            </w:tabs>
            <w:rPr>
              <w:rFonts w:asciiTheme="minorHAnsi" w:hAnsiTheme="minorHAnsi"/>
              <w:noProof/>
              <w:lang w:val="en-US"/>
            </w:rPr>
          </w:pPr>
          <w:hyperlink w:anchor="_Toc116551060" w:history="1">
            <w:r w:rsidR="00790FD4" w:rsidRPr="00790FD4">
              <w:rPr>
                <w:rStyle w:val="Hyperlink"/>
                <w:noProof/>
                <w:lang w:val="de-DE"/>
              </w:rPr>
              <w:t>4.4.</w:t>
            </w:r>
            <w:r w:rsidR="00790FD4" w:rsidRPr="00790FD4">
              <w:rPr>
                <w:rFonts w:asciiTheme="minorHAnsi" w:hAnsiTheme="minorHAnsi"/>
                <w:noProof/>
                <w:lang w:val="en-US"/>
              </w:rPr>
              <w:tab/>
            </w:r>
            <w:r w:rsidR="00790FD4" w:rsidRPr="00790FD4">
              <w:rPr>
                <w:rStyle w:val="Hyperlink"/>
                <w:noProof/>
                <w:lang w:val="de-DE"/>
              </w:rPr>
              <w:t>Region-to-Region Disconnectivity</w:t>
            </w:r>
            <w:r w:rsidR="00790FD4" w:rsidRPr="00790FD4">
              <w:rPr>
                <w:noProof/>
                <w:webHidden/>
              </w:rPr>
              <w:tab/>
            </w:r>
            <w:r w:rsidR="00790FD4" w:rsidRPr="00790FD4">
              <w:rPr>
                <w:noProof/>
                <w:webHidden/>
              </w:rPr>
              <w:fldChar w:fldCharType="begin"/>
            </w:r>
            <w:r w:rsidR="00790FD4" w:rsidRPr="00790FD4">
              <w:rPr>
                <w:noProof/>
                <w:webHidden/>
              </w:rPr>
              <w:instrText xml:space="preserve"> PAGEREF _Toc116551060 \h </w:instrText>
            </w:r>
            <w:r w:rsidR="00790FD4" w:rsidRPr="00790FD4">
              <w:rPr>
                <w:noProof/>
                <w:webHidden/>
              </w:rPr>
            </w:r>
            <w:r w:rsidR="00790FD4" w:rsidRPr="00790FD4">
              <w:rPr>
                <w:noProof/>
                <w:webHidden/>
              </w:rPr>
              <w:fldChar w:fldCharType="separate"/>
            </w:r>
            <w:r w:rsidR="00790FD4" w:rsidRPr="00790FD4">
              <w:rPr>
                <w:noProof/>
                <w:webHidden/>
              </w:rPr>
              <w:t>26</w:t>
            </w:r>
            <w:r w:rsidR="00790FD4" w:rsidRPr="00790FD4">
              <w:rPr>
                <w:noProof/>
                <w:webHidden/>
              </w:rPr>
              <w:fldChar w:fldCharType="end"/>
            </w:r>
          </w:hyperlink>
        </w:p>
        <w:p w14:paraId="49F4677F" w14:textId="37C4C72E" w:rsidR="00790FD4" w:rsidRDefault="00C419BA">
          <w:pPr>
            <w:pStyle w:val="TOC3"/>
            <w:tabs>
              <w:tab w:val="left" w:pos="1100"/>
              <w:tab w:val="right" w:leader="dot" w:pos="9062"/>
            </w:tabs>
            <w:rPr>
              <w:rFonts w:asciiTheme="minorHAnsi" w:hAnsiTheme="minorHAnsi"/>
              <w:noProof/>
              <w:lang w:val="en-US"/>
            </w:rPr>
          </w:pPr>
          <w:hyperlink w:anchor="_Toc116551061" w:history="1">
            <w:r w:rsidR="00790FD4" w:rsidRPr="00347340">
              <w:rPr>
                <w:rStyle w:val="Hyperlink"/>
                <w:noProof/>
                <w:lang w:val="en-US"/>
              </w:rPr>
              <w:t>4.5.</w:t>
            </w:r>
            <w:r w:rsidR="00790FD4">
              <w:rPr>
                <w:rFonts w:asciiTheme="minorHAnsi" w:hAnsiTheme="minorHAnsi"/>
                <w:noProof/>
                <w:lang w:val="en-US"/>
              </w:rPr>
              <w:tab/>
            </w:r>
            <w:r w:rsidR="00790FD4" w:rsidRPr="00347340">
              <w:rPr>
                <w:rStyle w:val="Hyperlink"/>
                <w:noProof/>
                <w:lang w:val="en-US"/>
              </w:rPr>
              <w:t>Prediction of Patient Status</w:t>
            </w:r>
            <w:r w:rsidR="00790FD4">
              <w:rPr>
                <w:noProof/>
                <w:webHidden/>
              </w:rPr>
              <w:tab/>
            </w:r>
            <w:r w:rsidR="00790FD4">
              <w:rPr>
                <w:noProof/>
                <w:webHidden/>
              </w:rPr>
              <w:fldChar w:fldCharType="begin"/>
            </w:r>
            <w:r w:rsidR="00790FD4">
              <w:rPr>
                <w:noProof/>
                <w:webHidden/>
              </w:rPr>
              <w:instrText xml:space="preserve"> PAGEREF _Toc116551061 \h </w:instrText>
            </w:r>
            <w:r w:rsidR="00790FD4">
              <w:rPr>
                <w:noProof/>
                <w:webHidden/>
              </w:rPr>
            </w:r>
            <w:r w:rsidR="00790FD4">
              <w:rPr>
                <w:noProof/>
                <w:webHidden/>
              </w:rPr>
              <w:fldChar w:fldCharType="separate"/>
            </w:r>
            <w:r w:rsidR="00790FD4">
              <w:rPr>
                <w:noProof/>
                <w:webHidden/>
              </w:rPr>
              <w:t>29</w:t>
            </w:r>
            <w:r w:rsidR="00790FD4">
              <w:rPr>
                <w:noProof/>
                <w:webHidden/>
              </w:rPr>
              <w:fldChar w:fldCharType="end"/>
            </w:r>
          </w:hyperlink>
        </w:p>
        <w:p w14:paraId="40335A03" w14:textId="67DC4AF9" w:rsidR="00790FD4" w:rsidRDefault="00C419BA">
          <w:pPr>
            <w:pStyle w:val="TOC2"/>
            <w:tabs>
              <w:tab w:val="left" w:pos="660"/>
              <w:tab w:val="right" w:leader="dot" w:pos="9062"/>
            </w:tabs>
            <w:rPr>
              <w:rFonts w:asciiTheme="minorHAnsi" w:hAnsiTheme="minorHAnsi"/>
              <w:noProof/>
              <w:lang w:val="en-US"/>
            </w:rPr>
          </w:pPr>
          <w:hyperlink w:anchor="_Toc116551062" w:history="1">
            <w:r w:rsidR="00790FD4" w:rsidRPr="00347340">
              <w:rPr>
                <w:rStyle w:val="Hyperlink"/>
                <w:noProof/>
              </w:rPr>
              <w:t>5.</w:t>
            </w:r>
            <w:r w:rsidR="00790FD4">
              <w:rPr>
                <w:rFonts w:asciiTheme="minorHAnsi" w:hAnsiTheme="minorHAnsi"/>
                <w:noProof/>
                <w:lang w:val="en-US"/>
              </w:rPr>
              <w:tab/>
            </w:r>
            <w:r w:rsidR="00790FD4" w:rsidRPr="00347340">
              <w:rPr>
                <w:rStyle w:val="Hyperlink"/>
                <w:noProof/>
              </w:rPr>
              <w:t>Discussion</w:t>
            </w:r>
            <w:r w:rsidR="00790FD4">
              <w:rPr>
                <w:noProof/>
                <w:webHidden/>
              </w:rPr>
              <w:tab/>
            </w:r>
            <w:r w:rsidR="00790FD4">
              <w:rPr>
                <w:noProof/>
                <w:webHidden/>
              </w:rPr>
              <w:fldChar w:fldCharType="begin"/>
            </w:r>
            <w:r w:rsidR="00790FD4">
              <w:rPr>
                <w:noProof/>
                <w:webHidden/>
              </w:rPr>
              <w:instrText xml:space="preserve"> PAGEREF _Toc116551062 \h </w:instrText>
            </w:r>
            <w:r w:rsidR="00790FD4">
              <w:rPr>
                <w:noProof/>
                <w:webHidden/>
              </w:rPr>
            </w:r>
            <w:r w:rsidR="00790FD4">
              <w:rPr>
                <w:noProof/>
                <w:webHidden/>
              </w:rPr>
              <w:fldChar w:fldCharType="separate"/>
            </w:r>
            <w:r w:rsidR="00790FD4">
              <w:rPr>
                <w:noProof/>
                <w:webHidden/>
              </w:rPr>
              <w:t>31</w:t>
            </w:r>
            <w:r w:rsidR="00790FD4">
              <w:rPr>
                <w:noProof/>
                <w:webHidden/>
              </w:rPr>
              <w:fldChar w:fldCharType="end"/>
            </w:r>
          </w:hyperlink>
        </w:p>
        <w:p w14:paraId="0D110DFE" w14:textId="33C68847" w:rsidR="00790FD4" w:rsidRDefault="00C419BA">
          <w:pPr>
            <w:pStyle w:val="TOC2"/>
            <w:tabs>
              <w:tab w:val="left" w:pos="660"/>
              <w:tab w:val="right" w:leader="dot" w:pos="9062"/>
            </w:tabs>
            <w:rPr>
              <w:rFonts w:asciiTheme="minorHAnsi" w:hAnsiTheme="minorHAnsi"/>
              <w:noProof/>
              <w:lang w:val="en-US"/>
            </w:rPr>
          </w:pPr>
          <w:hyperlink w:anchor="_Toc116551063" w:history="1">
            <w:r w:rsidR="00790FD4" w:rsidRPr="00347340">
              <w:rPr>
                <w:rStyle w:val="Hyperlink"/>
                <w:noProof/>
              </w:rPr>
              <w:t>6.</w:t>
            </w:r>
            <w:r w:rsidR="00790FD4">
              <w:rPr>
                <w:rFonts w:asciiTheme="minorHAnsi" w:hAnsiTheme="minorHAnsi"/>
                <w:noProof/>
                <w:lang w:val="en-US"/>
              </w:rPr>
              <w:tab/>
            </w:r>
            <w:r w:rsidR="00790FD4" w:rsidRPr="00347340">
              <w:rPr>
                <w:rStyle w:val="Hyperlink"/>
                <w:noProof/>
              </w:rPr>
              <w:t>Conclusion</w:t>
            </w:r>
            <w:r w:rsidR="00790FD4">
              <w:rPr>
                <w:noProof/>
                <w:webHidden/>
              </w:rPr>
              <w:tab/>
            </w:r>
            <w:r w:rsidR="00790FD4">
              <w:rPr>
                <w:noProof/>
                <w:webHidden/>
              </w:rPr>
              <w:fldChar w:fldCharType="begin"/>
            </w:r>
            <w:r w:rsidR="00790FD4">
              <w:rPr>
                <w:noProof/>
                <w:webHidden/>
              </w:rPr>
              <w:instrText xml:space="preserve"> PAGEREF _Toc116551063 \h </w:instrText>
            </w:r>
            <w:r w:rsidR="00790FD4">
              <w:rPr>
                <w:noProof/>
                <w:webHidden/>
              </w:rPr>
            </w:r>
            <w:r w:rsidR="00790FD4">
              <w:rPr>
                <w:noProof/>
                <w:webHidden/>
              </w:rPr>
              <w:fldChar w:fldCharType="separate"/>
            </w:r>
            <w:r w:rsidR="00790FD4">
              <w:rPr>
                <w:noProof/>
                <w:webHidden/>
              </w:rPr>
              <w:t>32</w:t>
            </w:r>
            <w:r w:rsidR="00790FD4">
              <w:rPr>
                <w:noProof/>
                <w:webHidden/>
              </w:rPr>
              <w:fldChar w:fldCharType="end"/>
            </w:r>
          </w:hyperlink>
        </w:p>
        <w:p w14:paraId="62528823" w14:textId="6824E5C0" w:rsidR="00790FD4" w:rsidRDefault="00C419BA">
          <w:pPr>
            <w:pStyle w:val="TOC2"/>
            <w:tabs>
              <w:tab w:val="right" w:leader="dot" w:pos="9062"/>
            </w:tabs>
            <w:rPr>
              <w:rFonts w:asciiTheme="minorHAnsi" w:hAnsiTheme="minorHAnsi"/>
              <w:noProof/>
              <w:lang w:val="en-US"/>
            </w:rPr>
          </w:pPr>
          <w:hyperlink w:anchor="_Toc116551064" w:history="1">
            <w:r w:rsidR="00790FD4" w:rsidRPr="00347340">
              <w:rPr>
                <w:rStyle w:val="Hyperlink"/>
                <w:noProof/>
              </w:rPr>
              <w:t>References</w:t>
            </w:r>
            <w:r w:rsidR="00790FD4">
              <w:rPr>
                <w:noProof/>
                <w:webHidden/>
              </w:rPr>
              <w:tab/>
            </w:r>
            <w:r w:rsidR="00790FD4">
              <w:rPr>
                <w:noProof/>
                <w:webHidden/>
              </w:rPr>
              <w:fldChar w:fldCharType="begin"/>
            </w:r>
            <w:r w:rsidR="00790FD4">
              <w:rPr>
                <w:noProof/>
                <w:webHidden/>
              </w:rPr>
              <w:instrText xml:space="preserve"> PAGEREF _Toc116551064 \h </w:instrText>
            </w:r>
            <w:r w:rsidR="00790FD4">
              <w:rPr>
                <w:noProof/>
                <w:webHidden/>
              </w:rPr>
            </w:r>
            <w:r w:rsidR="00790FD4">
              <w:rPr>
                <w:noProof/>
                <w:webHidden/>
              </w:rPr>
              <w:fldChar w:fldCharType="separate"/>
            </w:r>
            <w:r w:rsidR="00790FD4">
              <w:rPr>
                <w:noProof/>
                <w:webHidden/>
              </w:rPr>
              <w:t>33</w:t>
            </w:r>
            <w:r w:rsidR="00790FD4">
              <w:rPr>
                <w:noProof/>
                <w:webHidden/>
              </w:rPr>
              <w:fldChar w:fldCharType="end"/>
            </w:r>
          </w:hyperlink>
        </w:p>
        <w:p w14:paraId="133D8FC4" w14:textId="4E5406F5" w:rsidR="00790FD4" w:rsidRDefault="00C419BA">
          <w:pPr>
            <w:pStyle w:val="TOC2"/>
            <w:tabs>
              <w:tab w:val="right" w:leader="dot" w:pos="9062"/>
            </w:tabs>
            <w:rPr>
              <w:rFonts w:asciiTheme="minorHAnsi" w:hAnsiTheme="minorHAnsi"/>
              <w:noProof/>
              <w:lang w:val="en-US"/>
            </w:rPr>
          </w:pPr>
          <w:hyperlink w:anchor="_Toc116551065" w:history="1">
            <w:r w:rsidR="00790FD4" w:rsidRPr="00347340">
              <w:rPr>
                <w:rStyle w:val="Hyperlink"/>
                <w:noProof/>
              </w:rPr>
              <w:t>Acknowledgements</w:t>
            </w:r>
            <w:r w:rsidR="00790FD4">
              <w:rPr>
                <w:noProof/>
                <w:webHidden/>
              </w:rPr>
              <w:tab/>
            </w:r>
            <w:r w:rsidR="00790FD4">
              <w:rPr>
                <w:noProof/>
                <w:webHidden/>
              </w:rPr>
              <w:fldChar w:fldCharType="begin"/>
            </w:r>
            <w:r w:rsidR="00790FD4">
              <w:rPr>
                <w:noProof/>
                <w:webHidden/>
              </w:rPr>
              <w:instrText xml:space="preserve"> PAGEREF _Toc116551065 \h </w:instrText>
            </w:r>
            <w:r w:rsidR="00790FD4">
              <w:rPr>
                <w:noProof/>
                <w:webHidden/>
              </w:rPr>
            </w:r>
            <w:r w:rsidR="00790FD4">
              <w:rPr>
                <w:noProof/>
                <w:webHidden/>
              </w:rPr>
              <w:fldChar w:fldCharType="separate"/>
            </w:r>
            <w:r w:rsidR="00790FD4">
              <w:rPr>
                <w:noProof/>
                <w:webHidden/>
              </w:rPr>
              <w:t>45</w:t>
            </w:r>
            <w:r w:rsidR="00790FD4">
              <w:rPr>
                <w:noProof/>
                <w:webHidden/>
              </w:rPr>
              <w:fldChar w:fldCharType="end"/>
            </w:r>
          </w:hyperlink>
        </w:p>
        <w:p w14:paraId="3BC11F01" w14:textId="18ED3626" w:rsidR="00790FD4" w:rsidRDefault="00C419BA">
          <w:pPr>
            <w:pStyle w:val="TOC2"/>
            <w:tabs>
              <w:tab w:val="right" w:leader="dot" w:pos="9062"/>
            </w:tabs>
            <w:rPr>
              <w:rFonts w:asciiTheme="minorHAnsi" w:hAnsiTheme="minorHAnsi"/>
              <w:noProof/>
              <w:lang w:val="en-US"/>
            </w:rPr>
          </w:pPr>
          <w:hyperlink w:anchor="_Toc116551066" w:history="1">
            <w:r w:rsidR="00790FD4" w:rsidRPr="00347340">
              <w:rPr>
                <w:rStyle w:val="Hyperlink"/>
                <w:noProof/>
              </w:rPr>
              <w:t>Data Usage Statement</w:t>
            </w:r>
            <w:r w:rsidR="00790FD4">
              <w:rPr>
                <w:noProof/>
                <w:webHidden/>
              </w:rPr>
              <w:tab/>
            </w:r>
            <w:r w:rsidR="00790FD4">
              <w:rPr>
                <w:noProof/>
                <w:webHidden/>
              </w:rPr>
              <w:fldChar w:fldCharType="begin"/>
            </w:r>
            <w:r w:rsidR="00790FD4">
              <w:rPr>
                <w:noProof/>
                <w:webHidden/>
              </w:rPr>
              <w:instrText xml:space="preserve"> PAGEREF _Toc116551066 \h </w:instrText>
            </w:r>
            <w:r w:rsidR="00790FD4">
              <w:rPr>
                <w:noProof/>
                <w:webHidden/>
              </w:rPr>
            </w:r>
            <w:r w:rsidR="00790FD4">
              <w:rPr>
                <w:noProof/>
                <w:webHidden/>
              </w:rPr>
              <w:fldChar w:fldCharType="separate"/>
            </w:r>
            <w:r w:rsidR="00790FD4">
              <w:rPr>
                <w:noProof/>
                <w:webHidden/>
              </w:rPr>
              <w:t>46</w:t>
            </w:r>
            <w:r w:rsidR="00790FD4">
              <w:rPr>
                <w:noProof/>
                <w:webHidden/>
              </w:rPr>
              <w:fldChar w:fldCharType="end"/>
            </w:r>
          </w:hyperlink>
        </w:p>
        <w:p w14:paraId="7ACF4A2B" w14:textId="78754181" w:rsidR="00790FD4" w:rsidRDefault="00C419BA">
          <w:pPr>
            <w:pStyle w:val="TOC2"/>
            <w:tabs>
              <w:tab w:val="right" w:leader="dot" w:pos="9062"/>
            </w:tabs>
            <w:rPr>
              <w:rFonts w:asciiTheme="minorHAnsi" w:hAnsiTheme="minorHAnsi"/>
              <w:noProof/>
              <w:lang w:val="en-US"/>
            </w:rPr>
          </w:pPr>
          <w:hyperlink w:anchor="_Toc116551067" w:history="1">
            <w:r w:rsidR="00790FD4" w:rsidRPr="00347340">
              <w:rPr>
                <w:rStyle w:val="Hyperlink"/>
                <w:noProof/>
              </w:rPr>
              <w:t>Appendix</w:t>
            </w:r>
            <w:r w:rsidR="00790FD4">
              <w:rPr>
                <w:noProof/>
                <w:webHidden/>
              </w:rPr>
              <w:tab/>
            </w:r>
            <w:r w:rsidR="00790FD4">
              <w:rPr>
                <w:noProof/>
                <w:webHidden/>
              </w:rPr>
              <w:fldChar w:fldCharType="begin"/>
            </w:r>
            <w:r w:rsidR="00790FD4">
              <w:rPr>
                <w:noProof/>
                <w:webHidden/>
              </w:rPr>
              <w:instrText xml:space="preserve"> PAGEREF _Toc116551067 \h </w:instrText>
            </w:r>
            <w:r w:rsidR="00790FD4">
              <w:rPr>
                <w:noProof/>
                <w:webHidden/>
              </w:rPr>
            </w:r>
            <w:r w:rsidR="00790FD4">
              <w:rPr>
                <w:noProof/>
                <w:webHidden/>
              </w:rPr>
              <w:fldChar w:fldCharType="separate"/>
            </w:r>
            <w:r w:rsidR="00790FD4">
              <w:rPr>
                <w:noProof/>
                <w:webHidden/>
              </w:rPr>
              <w:t>47</w:t>
            </w:r>
            <w:r w:rsidR="00790FD4">
              <w:rPr>
                <w:noProof/>
                <w:webHidden/>
              </w:rPr>
              <w:fldChar w:fldCharType="end"/>
            </w:r>
          </w:hyperlink>
        </w:p>
        <w:p w14:paraId="7D5D4788" w14:textId="2C62F0F7" w:rsidR="00790FD4" w:rsidRDefault="00C419BA">
          <w:pPr>
            <w:pStyle w:val="TOC3"/>
            <w:tabs>
              <w:tab w:val="right" w:leader="dot" w:pos="9062"/>
            </w:tabs>
            <w:rPr>
              <w:rFonts w:asciiTheme="minorHAnsi" w:hAnsiTheme="minorHAnsi"/>
              <w:noProof/>
              <w:lang w:val="en-US"/>
            </w:rPr>
          </w:pPr>
          <w:hyperlink w:anchor="_Toc116551068" w:history="1">
            <w:r w:rsidR="00790FD4" w:rsidRPr="00347340">
              <w:rPr>
                <w:rStyle w:val="Hyperlink"/>
                <w:noProof/>
              </w:rPr>
              <w:t>Appendix A: List of Abbreviations</w:t>
            </w:r>
            <w:r w:rsidR="00790FD4">
              <w:rPr>
                <w:noProof/>
                <w:webHidden/>
              </w:rPr>
              <w:tab/>
            </w:r>
            <w:r w:rsidR="00790FD4">
              <w:rPr>
                <w:noProof/>
                <w:webHidden/>
              </w:rPr>
              <w:fldChar w:fldCharType="begin"/>
            </w:r>
            <w:r w:rsidR="00790FD4">
              <w:rPr>
                <w:noProof/>
                <w:webHidden/>
              </w:rPr>
              <w:instrText xml:space="preserve"> PAGEREF _Toc116551068 \h </w:instrText>
            </w:r>
            <w:r w:rsidR="00790FD4">
              <w:rPr>
                <w:noProof/>
                <w:webHidden/>
              </w:rPr>
            </w:r>
            <w:r w:rsidR="00790FD4">
              <w:rPr>
                <w:noProof/>
                <w:webHidden/>
              </w:rPr>
              <w:fldChar w:fldCharType="separate"/>
            </w:r>
            <w:r w:rsidR="00790FD4">
              <w:rPr>
                <w:noProof/>
                <w:webHidden/>
              </w:rPr>
              <w:t>47</w:t>
            </w:r>
            <w:r w:rsidR="00790FD4">
              <w:rPr>
                <w:noProof/>
                <w:webHidden/>
              </w:rPr>
              <w:fldChar w:fldCharType="end"/>
            </w:r>
          </w:hyperlink>
        </w:p>
        <w:p w14:paraId="7E8E2C9B" w14:textId="3D0F0BB7" w:rsidR="00790FD4" w:rsidRDefault="00C419BA">
          <w:pPr>
            <w:pStyle w:val="TOC3"/>
            <w:tabs>
              <w:tab w:val="right" w:leader="dot" w:pos="9062"/>
            </w:tabs>
            <w:rPr>
              <w:rFonts w:asciiTheme="minorHAnsi" w:hAnsiTheme="minorHAnsi"/>
              <w:noProof/>
              <w:lang w:val="en-US"/>
            </w:rPr>
          </w:pPr>
          <w:hyperlink w:anchor="_Toc116551069" w:history="1">
            <w:r w:rsidR="00790FD4" w:rsidRPr="00347340">
              <w:rPr>
                <w:rStyle w:val="Hyperlink"/>
                <w:noProof/>
              </w:rPr>
              <w:t>Appendix B: Supplementary Tables and Figures</w:t>
            </w:r>
            <w:r w:rsidR="00790FD4">
              <w:rPr>
                <w:noProof/>
                <w:webHidden/>
              </w:rPr>
              <w:tab/>
            </w:r>
            <w:r w:rsidR="00790FD4">
              <w:rPr>
                <w:noProof/>
                <w:webHidden/>
              </w:rPr>
              <w:fldChar w:fldCharType="begin"/>
            </w:r>
            <w:r w:rsidR="00790FD4">
              <w:rPr>
                <w:noProof/>
                <w:webHidden/>
              </w:rPr>
              <w:instrText xml:space="preserve"> PAGEREF _Toc116551069 \h </w:instrText>
            </w:r>
            <w:r w:rsidR="00790FD4">
              <w:rPr>
                <w:noProof/>
                <w:webHidden/>
              </w:rPr>
            </w:r>
            <w:r w:rsidR="00790FD4">
              <w:rPr>
                <w:noProof/>
                <w:webHidden/>
              </w:rPr>
              <w:fldChar w:fldCharType="separate"/>
            </w:r>
            <w:r w:rsidR="00790FD4">
              <w:rPr>
                <w:noProof/>
                <w:webHidden/>
              </w:rPr>
              <w:t>48</w:t>
            </w:r>
            <w:r w:rsidR="00790FD4">
              <w:rPr>
                <w:noProof/>
                <w:webHidden/>
              </w:rPr>
              <w:fldChar w:fldCharType="end"/>
            </w:r>
          </w:hyperlink>
        </w:p>
        <w:p w14:paraId="040664CC" w14:textId="78EC2536"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1" w:name="_Toc116551041"/>
      <w:commentRangeStart w:id="2"/>
      <w:commentRangeStart w:id="3"/>
      <w:r>
        <w:rPr>
          <w:rFonts w:ascii="Avenir Next LT Pro Light" w:eastAsiaTheme="majorEastAsia" w:hAnsi="Avenir Next LT Pro Light" w:cstheme="majorBidi"/>
          <w:sz w:val="28"/>
          <w:szCs w:val="28"/>
        </w:rPr>
        <w:lastRenderedPageBreak/>
        <w:t>Abstract</w:t>
      </w:r>
      <w:bookmarkEnd w:id="1"/>
      <w:commentRangeEnd w:id="2"/>
      <w:r w:rsidR="00C419BA">
        <w:rPr>
          <w:rStyle w:val="CommentReference"/>
        </w:rPr>
        <w:commentReference w:id="2"/>
      </w:r>
      <w:commentRangeEnd w:id="3"/>
      <w:r w:rsidR="005D032E">
        <w:rPr>
          <w:rStyle w:val="CommentReference"/>
        </w:rPr>
        <w:commentReference w:id="3"/>
      </w:r>
    </w:p>
    <w:p w14:paraId="146CBB68" w14:textId="4732B473" w:rsidR="00211340" w:rsidRDefault="00ED13AD" w:rsidP="00F37C63">
      <w:r>
        <w:t>[200 words]</w:t>
      </w:r>
    </w:p>
    <w:p w14:paraId="037F5DFE" w14:textId="586D0541" w:rsidR="00B73858" w:rsidRPr="00D224BA" w:rsidRDefault="00B73858" w:rsidP="00D224BA">
      <w:pPr>
        <w:rPr>
          <w:rFonts w:cs="Arial"/>
        </w:rPr>
      </w:pP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4" w:name="_Toc116064595"/>
      <w:bookmarkStart w:id="5" w:name="_Toc116551042"/>
      <w:bookmarkStart w:id="6"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4"/>
      <w:bookmarkEnd w:id="5"/>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7" w:name="_Toc116064596"/>
      <w:bookmarkStart w:id="8" w:name="_Toc11655104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7"/>
      <w:bookmarkEnd w:id="8"/>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r w:rsidRPr="009B1762">
        <w:rPr>
          <w:color w:val="7F7F7F" w:themeColor="text1" w:themeTint="80"/>
        </w:rPr>
        <w:t>Hirnstein et al., 2019</w:t>
      </w:r>
      <w:r w:rsidRPr="009B1762">
        <w:t xml:space="preserve">). However, contrary to popular conceptions of psychological sex differences, numerous meta-analyses and meta-syntheses demonstrated that if any </w:t>
      </w:r>
      <w:commentRangeStart w:id="9"/>
      <w:r w:rsidRPr="009B1762">
        <w:t xml:space="preserve">gender </w:t>
      </w:r>
      <w:commentRangeEnd w:id="9"/>
      <w:r w:rsidR="005668EA">
        <w:rPr>
          <w:rStyle w:val="CommentReference"/>
        </w:rPr>
        <w:commentReference w:id="9"/>
      </w:r>
      <w:r w:rsidRPr="009B1762">
        <w:t>differences are detectable in cognitive tests, they often are negligibly small (</w:t>
      </w:r>
      <w:r w:rsidRPr="006B070C">
        <w:rPr>
          <w:color w:val="7F7F7F" w:themeColor="text1" w:themeTint="80"/>
        </w:rPr>
        <w:t>Choleris et al., 2018</w:t>
      </w:r>
      <w:r>
        <w:t xml:space="preserve">; </w:t>
      </w:r>
      <w:r w:rsidRPr="009B1762">
        <w:rPr>
          <w:color w:val="7F7F7F" w:themeColor="text1" w:themeTint="80"/>
        </w:rPr>
        <w:t>Hirnstein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r w:rsidRPr="009B1762">
        <w:rPr>
          <w:color w:val="7F7F7F" w:themeColor="text1" w:themeTint="80"/>
        </w:rPr>
        <w:t xml:space="preserve">Voyer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commentRangeStart w:id="10"/>
      <w:r w:rsidRPr="009B1762">
        <w:t>.</w:t>
      </w:r>
      <w:commentRangeEnd w:id="10"/>
      <w:r w:rsidR="0090553F">
        <w:rPr>
          <w:rStyle w:val="CommentReference"/>
        </w:rPr>
        <w:commentReference w:id="10"/>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r w:rsidRPr="00C65901">
        <w:rPr>
          <w:color w:val="7F7F7F" w:themeColor="text1" w:themeTint="80"/>
        </w:rPr>
        <w:t>Ceci et al., 2009</w:t>
      </w:r>
      <w:r w:rsidRPr="00E11E29">
        <w:rPr>
          <w:color w:val="7F7F7F" w:themeColor="text1" w:themeTint="80"/>
        </w:rPr>
        <w:t xml:space="preserve">; </w:t>
      </w:r>
      <w:r w:rsidR="00982497">
        <w:rPr>
          <w:color w:val="7F7F7F" w:themeColor="text1" w:themeTint="80"/>
        </w:rPr>
        <w:t xml:space="preserve">Hartley &amp; Sutton, 2013; </w:t>
      </w:r>
      <w:r w:rsidRPr="00E11E29">
        <w:rPr>
          <w:color w:val="7F7F7F" w:themeColor="text1" w:themeTint="80"/>
        </w:rPr>
        <w:t>Hirnstein et al., 2019</w:t>
      </w:r>
      <w:r>
        <w:t>), as well as for clinical applications and personalised medical care (</w:t>
      </w:r>
      <w:r w:rsidRPr="00E11E29">
        <w:rPr>
          <w:color w:val="7F7F7F" w:themeColor="text1" w:themeTint="80"/>
        </w:rPr>
        <w:t>Choleris et al., 2018; Ritchie et al., 2018</w:t>
      </w:r>
      <w:r>
        <w:t>). Still, there</w:t>
      </w:r>
      <w:r w:rsidRPr="009B1762">
        <w:t xml:space="preserve"> is no consensus regarding the exact neurobiological mechanisms underlying cognitive sex differences, but a complex interaction of nature and nurture has been proposed (</w:t>
      </w:r>
      <w:r w:rsidRPr="009B1762">
        <w:rPr>
          <w:color w:val="7F7F7F" w:themeColor="text1" w:themeTint="80"/>
        </w:rPr>
        <w:t>Hirnstein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r w:rsidRPr="004D7D8A">
        <w:rPr>
          <w:color w:val="7F7F7F" w:themeColor="text1" w:themeTint="80"/>
        </w:rPr>
        <w:t>Ingalhalikar et al., 2013; Pletzer, 2014;</w:t>
      </w:r>
      <w:r w:rsidRPr="00E11E29">
        <w:t xml:space="preserve"> see </w:t>
      </w:r>
      <w:r w:rsidRPr="004D7D8A">
        <w:rPr>
          <w:color w:val="7F7F7F" w:themeColor="text1" w:themeTint="80"/>
        </w:rPr>
        <w:t xml:space="preserve">Hirnstein et al., 2019 </w:t>
      </w:r>
      <w:r w:rsidRPr="00E11E29">
        <w:t>for a review</w:t>
      </w:r>
      <w:r w:rsidRPr="00906245">
        <w:t>).</w:t>
      </w:r>
      <w:r w:rsidRPr="009B1762">
        <w:t xml:space="preserve"> </w:t>
      </w:r>
    </w:p>
    <w:p w14:paraId="0DC9B2BA" w14:textId="12E8E11C" w:rsidR="00546BD9" w:rsidRPr="009B1762" w:rsidRDefault="00546BD9" w:rsidP="00546BD9">
      <w:r w:rsidRPr="009B1762">
        <w:t xml:space="preserve">A large-scale diffusion tensor imaging (DTI) study by </w:t>
      </w:r>
      <w:r w:rsidRPr="009B1762">
        <w:rPr>
          <w:color w:val="7F7F7F" w:themeColor="text1" w:themeTint="80"/>
        </w:rPr>
        <w:t xml:space="preserve">Ingalhalikar et al. (2013) </w:t>
      </w:r>
      <w:r w:rsidRPr="009B1762">
        <w:t>investigating sex-differences in the structural connectome</w:t>
      </w:r>
      <w:r>
        <w:t xml:space="preserve"> of the </w:t>
      </w:r>
      <w:ins w:id="11" w:author="Lisa" w:date="2022-10-18T09:59:00Z">
        <w:r w:rsidR="00782315">
          <w:t xml:space="preserve">healthy </w:t>
        </w:r>
      </w:ins>
      <w:r>
        <w:t>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commentRangeStart w:id="12"/>
      <w:r>
        <w:t xml:space="preserve">within between </w:t>
      </w:r>
      <w:commentRangeEnd w:id="12"/>
      <w:r w:rsidR="00782315">
        <w:rPr>
          <w:rStyle w:val="CommentReference"/>
        </w:rPr>
        <w:commentReference w:id="12"/>
      </w:r>
      <w:r>
        <w:t>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 xml:space="preserve">men possess a higher proportion of cortical WM, whereas women have larger </w:t>
      </w:r>
      <w:commentRangeStart w:id="13"/>
      <w:r w:rsidRPr="009B1762">
        <w:t xml:space="preserve">corpora callosa </w:t>
      </w:r>
      <w:commentRangeEnd w:id="13"/>
      <w:r w:rsidR="005E11C2">
        <w:rPr>
          <w:rStyle w:val="CommentReference"/>
        </w:rPr>
        <w:commentReference w:id="13"/>
      </w:r>
      <w:r w:rsidRPr="009B1762">
        <w:t>in proportion to their total WM volume (</w:t>
      </w:r>
      <w:r w:rsidRPr="009B1762">
        <w:rPr>
          <w:color w:val="7F7F7F" w:themeColor="text1" w:themeTint="80"/>
        </w:rPr>
        <w:t xml:space="preserve">Allen et al., 1991; Allen et al., 2003; Dubb et al., 2003; </w:t>
      </w:r>
      <w:r w:rsidRPr="00FB2910">
        <w:rPr>
          <w:color w:val="7F7F7F" w:themeColor="text1" w:themeTint="80"/>
        </w:rPr>
        <w:t>Gur et al., 1999;</w:t>
      </w:r>
      <w:r w:rsidRPr="009B1762">
        <w:rPr>
          <w:color w:val="7F7F7F" w:themeColor="text1" w:themeTint="80"/>
        </w:rPr>
        <w:t xml:space="preserve"> Ingalhalikar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r w:rsidRPr="009B1762">
        <w:rPr>
          <w:color w:val="7F7F7F" w:themeColor="text1" w:themeTint="80"/>
        </w:rPr>
        <w:t>Boespflug et al., 2011; Kanaan et al., 2012; Zasler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Gong et al., 2009; Gur et al., 1999; Ingalhalikar et al., 2013; Yan et al., 2011</w:t>
      </w:r>
      <w:r w:rsidRPr="009B1762">
        <w:t xml:space="preserve">). Based on this, </w:t>
      </w:r>
      <w:r w:rsidRPr="005E11C2">
        <w:rPr>
          <w:rPrChange w:id="14" w:author="Lisa" w:date="2022-10-18T10:11:00Z">
            <w:rPr>
              <w:color w:val="7F7F7F" w:themeColor="text1" w:themeTint="80"/>
            </w:rPr>
          </w:rPrChange>
        </w:rPr>
        <w:t>it is</w:t>
      </w:r>
      <w:r w:rsidRPr="005E11C2">
        <w:t xml:space="preserve"> </w:t>
      </w:r>
      <w:r w:rsidRPr="009B1762">
        <w:t>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Ingalhalikar et al., 2013; Kovalev et al., 2003</w:t>
      </w:r>
      <w:r w:rsidRPr="009B1762">
        <w:t xml:space="preserve">; see </w:t>
      </w:r>
      <w:r w:rsidRPr="009B1762">
        <w:rPr>
          <w:color w:val="7F7F7F" w:themeColor="text1" w:themeTint="80"/>
        </w:rPr>
        <w:t xml:space="preserve">Hirnstein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Hausmann, 2016; Hirnstein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xml:space="preserve">). Well-known examples are the left lateralisation of language and the right lateralisation of visuospatial </w:t>
      </w:r>
      <w:commentRangeStart w:id="15"/>
      <w:r w:rsidRPr="009B1762">
        <w:t xml:space="preserve">processing </w:t>
      </w:r>
      <w:commentRangeEnd w:id="15"/>
      <w:r w:rsidR="006B1F3F">
        <w:rPr>
          <w:rStyle w:val="CommentReference"/>
        </w:rPr>
        <w:commentReference w:id="15"/>
      </w:r>
      <w:r w:rsidRPr="009B1762">
        <w:t>(</w:t>
      </w:r>
      <w:r w:rsidRPr="009B1762">
        <w:rPr>
          <w:color w:val="7F7F7F" w:themeColor="text1" w:themeTint="80"/>
        </w:rPr>
        <w:t>Hausmann, 2016; Hirnstein et al., 2019; Ocklenburg &amp; Güntürkün,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r w:rsidRPr="009B1762">
        <w:rPr>
          <w:color w:val="7F7F7F" w:themeColor="text1" w:themeTint="80"/>
        </w:rPr>
        <w:t>Voyer, 1996</w:t>
      </w:r>
      <w:r w:rsidRPr="009B1762">
        <w:t xml:space="preserve">). This means that cognitive representations and brain activation patterns tend to be more bilateral and symmetrical in women, while they are </w:t>
      </w:r>
      <w:commentRangeStart w:id="16"/>
      <w:r w:rsidRPr="009B1762">
        <w:t xml:space="preserve">largely restricted </w:t>
      </w:r>
      <w:commentRangeEnd w:id="16"/>
      <w:r w:rsidR="00EE16B7">
        <w:rPr>
          <w:rStyle w:val="CommentReference"/>
        </w:rPr>
        <w:commentReference w:id="16"/>
      </w:r>
      <w:r w:rsidRPr="009B1762">
        <w:t>to one hemisphere in men – or in other words</w:t>
      </w:r>
      <w:r>
        <w:t>:</w:t>
      </w:r>
      <w:r w:rsidRPr="009B1762">
        <w:t xml:space="preserve"> in female brains there is a less strict separation of functions between the hemispheres. </w:t>
      </w:r>
      <w:r w:rsidRPr="00EB124C">
        <w:rPr>
          <w:color w:val="7F7F7F" w:themeColor="text1" w:themeTint="80"/>
        </w:rPr>
        <w:t xml:space="preserve">Ingalhalikar et al. (2013) </w:t>
      </w:r>
      <w:r w:rsidRPr="00EB124C">
        <w:t xml:space="preserve">argue that those differences in functional lateralisation are related to the different ratios of inter- and intrahemispheric connections between the sexes: </w:t>
      </w:r>
      <w:commentRangeStart w:id="17"/>
      <w:r w:rsidRPr="00EB124C">
        <w:t>Male brains possess increased levels of lateralisation with more pronounced intrahemispheric connections, whereas female brains have stronger interhemispheric connectivity and thus, process information more symmetrically.</w:t>
      </w:r>
      <w:r w:rsidRPr="009B1762">
        <w:t xml:space="preserve"> </w:t>
      </w:r>
      <w:commentRangeEnd w:id="17"/>
      <w:r w:rsidR="00000786">
        <w:rPr>
          <w:rStyle w:val="CommentReference"/>
        </w:rPr>
        <w:commentReference w:id="17"/>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r w:rsidRPr="009B1762">
        <w:rPr>
          <w:color w:val="7F7F7F" w:themeColor="text1" w:themeTint="80"/>
        </w:rPr>
        <w:t>Corballis &amp; Häberling, 2017; Ocklenburg &amp; Güntürkün,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Hirnstein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r w:rsidRPr="009B1762">
        <w:rPr>
          <w:color w:val="7F7F7F" w:themeColor="text1" w:themeTint="80"/>
        </w:rPr>
        <w:t>Rupprecht, 2003</w:t>
      </w:r>
      <w:r w:rsidRPr="009B1762">
        <w:t xml:space="preserve">) and </w:t>
      </w:r>
      <w:commentRangeStart w:id="18"/>
      <w:r w:rsidRPr="009B1762">
        <w:t>there is great evidence that functional lateralisation fluctuates throughout the menstrual cycle</w:t>
      </w:r>
      <w:commentRangeEnd w:id="18"/>
      <w:r w:rsidR="00A5420E">
        <w:rPr>
          <w:rStyle w:val="CommentReference"/>
        </w:rPr>
        <w:commentReference w:id="18"/>
      </w:r>
      <w:r w:rsidRPr="009B1762">
        <w:t xml:space="preserve"> due to the varying levels of those hormones (e.g., </w:t>
      </w:r>
      <w:r w:rsidRPr="009B1762">
        <w:rPr>
          <w:color w:val="7F7F7F" w:themeColor="text1" w:themeTint="80"/>
        </w:rPr>
        <w:t>Bibawi et al., 1995; Hausmann, 2005; Hausmann et al., 2002; Wisniewski, 1998</w:t>
      </w:r>
      <w:r w:rsidRPr="009B1762">
        <w:t xml:space="preserve">). </w:t>
      </w:r>
      <w:commentRangeStart w:id="19"/>
      <w:r w:rsidRPr="009B1762">
        <w:t xml:space="preserve">Studies have established that lateralisation is stable over time in men, as </w:t>
      </w:r>
      <w:r w:rsidRPr="009B1762">
        <w:lastRenderedPageBreak/>
        <w:t xml:space="preserve">well as in post-menopausal women. </w:t>
      </w:r>
      <w:commentRangeEnd w:id="19"/>
      <w:r w:rsidR="00565D89">
        <w:rPr>
          <w:rStyle w:val="CommentReference"/>
        </w:rPr>
        <w:commentReference w:id="19"/>
      </w:r>
      <w:r w:rsidRPr="009B1762">
        <w:t xml:space="preserve">Further, there is evidence that high levels of progesterone and oestradiol during the midluteal phase may </w:t>
      </w:r>
      <w:commentRangeStart w:id="20"/>
      <w:r w:rsidRPr="009B1762">
        <w:t xml:space="preserve">down-regulate interhemispheric </w:t>
      </w:r>
      <w:commentRangeEnd w:id="20"/>
      <w:r w:rsidR="00565D89">
        <w:rPr>
          <w:rStyle w:val="CommentReference"/>
        </w:rPr>
        <w:commentReference w:id="20"/>
      </w:r>
      <w:r w:rsidRPr="009B1762">
        <w:t>interactions and thus, further decrease lateralisation, whereas increased levels of functional lateralisation were found during the menses when levels of oestradiol and progesterone are the lowest (</w:t>
      </w:r>
      <w:r w:rsidRPr="009B1762">
        <w:rPr>
          <w:color w:val="7F7F7F" w:themeColor="text1" w:themeTint="80"/>
        </w:rPr>
        <w:t>Bibawi et al., 1995; Hausmann et al., 2002; Hausmann &amp; Güntürkün,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Paragraph"/>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21" w:name="_Toc116064597"/>
      <w:bookmarkStart w:id="22" w:name="_Toc116551044"/>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21"/>
      <w:bookmarkEnd w:id="22"/>
    </w:p>
    <w:p w14:paraId="29855BFE" w14:textId="7F4EA28A"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r w:rsidRPr="00C353D2">
        <w:rPr>
          <w:color w:val="7F7F7F" w:themeColor="text1" w:themeTint="80"/>
        </w:rPr>
        <w:t>Feigin et al., 2014</w:t>
      </w:r>
      <w:r w:rsidRPr="00250B3C">
        <w:t xml:space="preserve">; </w:t>
      </w:r>
      <w:r w:rsidRPr="00C353D2">
        <w:rPr>
          <w:color w:val="7F7F7F" w:themeColor="text1" w:themeTint="80"/>
        </w:rPr>
        <w:t>Katan &amp; Luft, 2018</w:t>
      </w:r>
      <w:r w:rsidRPr="00250B3C">
        <w:t>).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a total</w:t>
      </w:r>
      <w:r>
        <w:t xml:space="preserve"> of 6.55 million global deaths. </w:t>
      </w:r>
      <w:r w:rsidRPr="00250B3C">
        <w:t xml:space="preserve">Women suffered </w:t>
      </w:r>
      <w:del w:id="23" w:author="Smaczny, Stefan" w:date="2022-10-17T11:23:00Z">
        <w:r w:rsidRPr="00250B3C" w:rsidDel="000E5675">
          <w:delText xml:space="preserve">more often </w:delText>
        </w:r>
      </w:del>
      <w:r w:rsidRPr="00250B3C">
        <w:t>from strokes</w:t>
      </w:r>
      <w:ins w:id="24" w:author="Smaczny, Stefan" w:date="2022-10-17T11:23:00Z">
        <w:r w:rsidR="000E5675">
          <w:t xml:space="preserve"> </w:t>
        </w:r>
        <w:r w:rsidR="000E5675" w:rsidRPr="00250B3C">
          <w:t>more often</w:t>
        </w:r>
      </w:ins>
      <w:r w:rsidRPr="00250B3C">
        <w:t xml:space="preserve"> (6.44 million incident cases, 56.4 million prevalent cases) compared to men (5.79 million incident stroke</w:t>
      </w:r>
      <w:r>
        <w:t xml:space="preserve"> cases</w:t>
      </w:r>
      <w:r w:rsidRPr="00250B3C">
        <w:t>, 45.0 million prevalent cases) (</w:t>
      </w:r>
      <w:r w:rsidRPr="00C353D2">
        <w:rPr>
          <w:color w:val="7F7F7F" w:themeColor="text1" w:themeTint="80"/>
        </w:rPr>
        <w:t>Feigin et al., 2021</w:t>
      </w:r>
      <w:r w:rsidRPr="00250B3C">
        <w:t xml:space="preserve">). Most likely, this can </w:t>
      </w:r>
      <w:r>
        <w:t xml:space="preserve">be </w:t>
      </w:r>
      <w:r w:rsidRPr="00250B3C">
        <w:t xml:space="preserve">at least partially attributed to the higher life expectancy of </w:t>
      </w:r>
      <w:commentRangeStart w:id="25"/>
      <w:r w:rsidRPr="00250B3C">
        <w:t>women</w:t>
      </w:r>
      <w:commentRangeEnd w:id="25"/>
      <w:r w:rsidR="000E5675">
        <w:rPr>
          <w:rStyle w:val="CommentReference"/>
        </w:rPr>
        <w:commentReference w:id="25"/>
      </w:r>
      <w:r w:rsidRPr="00250B3C">
        <w:t xml:space="preserve">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r w:rsidRPr="00F371C5">
        <w:rPr>
          <w:rFonts w:cs="Arial"/>
          <w:color w:val="7F7F7F" w:themeColor="text1" w:themeTint="80"/>
        </w:rPr>
        <w:t>Appelros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r w:rsidRPr="00C65901">
        <w:rPr>
          <w:rFonts w:cs="Arial"/>
          <w:color w:val="7F7F7F" w:themeColor="text1" w:themeTint="80"/>
        </w:rPr>
        <w:t>Dehlendorff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commentRangeStart w:id="26"/>
      <w:r w:rsidRPr="00250B3C">
        <w:rPr>
          <w:rFonts w:cs="Arial"/>
        </w:rPr>
        <w:t xml:space="preserve">In </w:t>
      </w:r>
      <w:commentRangeEnd w:id="26"/>
      <w:r w:rsidR="002B0FF7">
        <w:rPr>
          <w:rStyle w:val="CommentReference"/>
        </w:rPr>
        <w:commentReference w:id="26"/>
      </w:r>
      <w:r w:rsidRPr="00250B3C">
        <w:rPr>
          <w:rFonts w:cs="Arial"/>
        </w:rPr>
        <w:t xml:space="preserve">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DCF5326"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commentRangeStart w:id="27"/>
      <w:r w:rsidR="00B51177">
        <w:rPr>
          <w:rFonts w:cs="Arial"/>
        </w:rPr>
        <w:t xml:space="preserve">lesions in </w:t>
      </w:r>
      <w:r w:rsidRPr="00B51177">
        <w:rPr>
          <w:rFonts w:cs="Arial"/>
        </w:rPr>
        <w:t xml:space="preserve">more regions </w:t>
      </w:r>
      <w:commentRangeEnd w:id="27"/>
      <w:r w:rsidR="00EC74C3">
        <w:rPr>
          <w:rStyle w:val="CommentReference"/>
        </w:rPr>
        <w:commentReference w:id="27"/>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w:t>
      </w:r>
      <w:del w:id="28" w:author="Lisa" w:date="2022-10-18T10:51:00Z">
        <w:r w:rsidRPr="00250B3C" w:rsidDel="00957C64">
          <w:rPr>
            <w:rFonts w:cs="Arial"/>
          </w:rPr>
          <w:delText>,</w:delText>
        </w:r>
      </w:del>
      <w:r w:rsidRPr="00250B3C">
        <w:rPr>
          <w:rFonts w:cs="Arial"/>
        </w:rPr>
        <w:t xml:space="preserve"> compared to men. The most robust sex differences were strictly left lateralised,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commentRangeStart w:id="29"/>
      <w:commentRangeStart w:id="30"/>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r w:rsidRPr="00F371C5">
        <w:rPr>
          <w:rFonts w:cs="Arial"/>
          <w:color w:val="7F7F7F" w:themeColor="text1" w:themeTint="80"/>
        </w:rPr>
        <w:t>Rupprecht,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Koellhoffer &amp; McCullough, 2012</w:t>
      </w:r>
      <w:r w:rsidRPr="00250B3C">
        <w:rPr>
          <w:rFonts w:cs="Arial"/>
        </w:rPr>
        <w:t xml:space="preserve">; </w:t>
      </w:r>
      <w:r w:rsidRPr="00F371C5">
        <w:rPr>
          <w:rFonts w:cs="Arial"/>
          <w:color w:val="7F7F7F" w:themeColor="text1" w:themeTint="80"/>
        </w:rPr>
        <w:t>Manwani &amp; McCullough, 2012</w:t>
      </w:r>
      <w:r w:rsidRPr="00250B3C">
        <w:rPr>
          <w:rFonts w:cs="Arial"/>
        </w:rPr>
        <w:t xml:space="preserve">; </w:t>
      </w:r>
      <w:r w:rsidRPr="00F371C5">
        <w:rPr>
          <w:rFonts w:cs="Arial"/>
          <w:color w:val="7F7F7F" w:themeColor="text1" w:themeTint="80"/>
        </w:rPr>
        <w:t>Sohrabji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r w:rsidRPr="00264207">
        <w:rPr>
          <w:rFonts w:cs="Arial"/>
          <w:color w:val="7F7F7F" w:themeColor="text1" w:themeTint="80"/>
        </w:rPr>
        <w:t>Koellhoffer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commentRangeEnd w:id="29"/>
      <w:r w:rsidR="009F1254">
        <w:rPr>
          <w:rStyle w:val="CommentReference"/>
        </w:rPr>
        <w:commentReference w:id="29"/>
      </w:r>
      <w:commentRangeEnd w:id="30"/>
      <w:r w:rsidR="00DF5FF1">
        <w:rPr>
          <w:rStyle w:val="CommentReference"/>
        </w:rPr>
        <w:commentReference w:id="30"/>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Paragraph"/>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1" w:name="_Toc116064598"/>
      <w:bookmarkStart w:id="32" w:name="_Toc116551045"/>
      <w:r w:rsidRPr="00250B3C">
        <w:rPr>
          <w:rFonts w:ascii="Avenir Next LT Pro Light" w:eastAsiaTheme="majorEastAsia" w:hAnsi="Avenir Next LT Pro Light" w:cstheme="majorBidi"/>
          <w:spacing w:val="4"/>
          <w:sz w:val="24"/>
          <w:szCs w:val="24"/>
        </w:rPr>
        <w:lastRenderedPageBreak/>
        <w:t>Visuospatial Neglect</w:t>
      </w:r>
      <w:bookmarkEnd w:id="31"/>
      <w:bookmarkEnd w:id="32"/>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F371C5">
        <w:rPr>
          <w:color w:val="7F7F7F" w:themeColor="text1" w:themeTint="80"/>
        </w:rPr>
        <w:t>Hammerbeck et al. (2019)</w:t>
      </w:r>
      <w:r w:rsidRPr="00250B3C">
        <w:t xml:space="preserve"> established that </w:t>
      </w:r>
      <w:commentRangeStart w:id="33"/>
      <w:commentRangeStart w:id="34"/>
      <w:r w:rsidRPr="00250B3C">
        <w:t xml:space="preserve">neglect is associated with higher age at stroke onset </w:t>
      </w:r>
      <w:r w:rsidR="00B10987">
        <w:t>of 3 years on average</w:t>
      </w:r>
      <w:commentRangeEnd w:id="33"/>
      <w:r w:rsidR="009F1254">
        <w:rPr>
          <w:rStyle w:val="CommentReference"/>
        </w:rPr>
        <w:commentReference w:id="33"/>
      </w:r>
      <w:commentRangeEnd w:id="34"/>
      <w:r w:rsidR="00B155C3">
        <w:rPr>
          <w:rStyle w:val="CommentReference"/>
        </w:rPr>
        <w:commentReference w:id="34"/>
      </w:r>
      <w:r w:rsidR="00B10987">
        <w:t>,</w:t>
      </w:r>
      <w:r w:rsidRPr="00250B3C">
        <w:t xml:space="preserve"> with more severe strokes, greater disability, and mortality. Further, they discovered a sex difference in acute neglect incidence, with women exhibiting a prevalence of 33% versus 27% in </w:t>
      </w:r>
      <w:commentRangeStart w:id="35"/>
      <w:commentRangeStart w:id="36"/>
      <w:r w:rsidRPr="00250B3C">
        <w:t>men</w:t>
      </w:r>
      <w:commentRangeEnd w:id="35"/>
      <w:r w:rsidR="00130C67">
        <w:rPr>
          <w:rStyle w:val="CommentReference"/>
        </w:rPr>
        <w:commentReference w:id="35"/>
      </w:r>
      <w:commentRangeEnd w:id="36"/>
      <w:r w:rsidR="00B155C3">
        <w:rPr>
          <w:rStyle w:val="CommentReference"/>
        </w:rPr>
        <w:commentReference w:id="36"/>
      </w:r>
      <w:r w:rsidRPr="00250B3C">
        <w:t xml:space="preserve">. </w:t>
      </w:r>
      <w:r w:rsidRPr="00264207">
        <w:t>Recovery rates for the core symptoms during the post-acute phase are relatively high at 70-80% (</w:t>
      </w:r>
      <w:r w:rsidRPr="00264207">
        <w:rPr>
          <w:color w:val="7F7F7F" w:themeColor="text1" w:themeTint="80"/>
        </w:rPr>
        <w:t>Demeyere &amp; Gillebert, 2019</w:t>
      </w:r>
      <w:r w:rsidRPr="00264207">
        <w:t xml:space="preserve">), making the prevalence rates of chronic neglect considerably lower than for acute neglect. </w:t>
      </w:r>
      <w:commentRangeStart w:id="37"/>
      <w:r w:rsidRPr="00264207">
        <w:t xml:space="preserve">Current </w:t>
      </w:r>
      <w:commentRangeEnd w:id="37"/>
      <w:r w:rsidR="00D45BCC">
        <w:rPr>
          <w:rStyle w:val="CommentReference"/>
        </w:rPr>
        <w:commentReference w:id="37"/>
      </w:r>
      <w:r w:rsidRPr="00264207">
        <w:t>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44592F28" w:rsidR="00546BD9" w:rsidRPr="00250B3C" w:rsidRDefault="00546BD9" w:rsidP="00546BD9">
      <w:pPr>
        <w:spacing w:after="120" w:line="276" w:lineRule="auto"/>
      </w:pPr>
      <w:r w:rsidRPr="00250B3C">
        <w:t>Further, th</w:t>
      </w:r>
      <w:ins w:id="38" w:author="Lisa" w:date="2022-10-18T11:20:00Z">
        <w:r w:rsidR="003B52EF">
          <w:t>e</w:t>
        </w:r>
      </w:ins>
      <w:del w:id="39" w:author="Lisa" w:date="2022-10-18T11:20:00Z">
        <w:r w:rsidRPr="00250B3C" w:rsidDel="003B52EF">
          <w:delText>ose</w:delText>
        </w:r>
      </w:del>
      <w:r w:rsidRPr="00250B3C">
        <w:t xml:space="preserve"> behavioural core symptoms </w:t>
      </w:r>
      <w:ins w:id="40" w:author="Lisa" w:date="2022-10-18T11:20:00Z">
        <w:r w:rsidR="003B52EF">
          <w:t xml:space="preserve">of neglect </w:t>
        </w:r>
      </w:ins>
      <w:r w:rsidRPr="00250B3C">
        <w:t xml:space="preserve">do not necessarily only affect vision, but may also affect other modalities, such as audition, olfaction, motion, and even </w:t>
      </w:r>
      <w:commentRangeStart w:id="41"/>
      <w:r w:rsidRPr="00250B3C">
        <w:t>memory</w:t>
      </w:r>
      <w:commentRangeEnd w:id="41"/>
      <w:r w:rsidR="00130C67">
        <w:rPr>
          <w:rStyle w:val="CommentReference"/>
        </w:rPr>
        <w:commentReference w:id="41"/>
      </w:r>
      <w:r w:rsidRPr="00250B3C">
        <w:t xml:space="preserve"> (</w:t>
      </w:r>
      <w:r w:rsidRPr="00F371C5">
        <w:rPr>
          <w:color w:val="7F7F7F" w:themeColor="text1" w:themeTint="80"/>
        </w:rPr>
        <w:t>Bisiach &amp; Luzatti, 1978</w:t>
      </w:r>
      <w:r w:rsidRPr="00250B3C">
        <w:t xml:space="preserve">; </w:t>
      </w:r>
      <w:r w:rsidRPr="00F371C5">
        <w:rPr>
          <w:color w:val="7F7F7F" w:themeColor="text1" w:themeTint="80"/>
        </w:rPr>
        <w:t>Beschin et al., 1997</w:t>
      </w:r>
      <w:r w:rsidRPr="00250B3C">
        <w:t xml:space="preserve">; </w:t>
      </w:r>
      <w:r w:rsidRPr="00F371C5">
        <w:rPr>
          <w:color w:val="7F7F7F" w:themeColor="text1" w:themeTint="80"/>
        </w:rPr>
        <w:t>Karnath, 2012</w:t>
      </w:r>
      <w:r w:rsidRPr="00250B3C">
        <w:t xml:space="preserve">). Though the symptoms may be alleviated or overcome for a short period of time, this requires top-down (e.g., verbal request) or bottom-up (e.g., visual cues) input, as </w:t>
      </w:r>
      <w:del w:id="42" w:author="Lisa" w:date="2022-10-18T11:23:00Z">
        <w:r w:rsidRPr="00250B3C" w:rsidDel="00355196">
          <w:delText xml:space="preserve">often times </w:delText>
        </w:r>
      </w:del>
      <w:r w:rsidRPr="00250B3C">
        <w:t xml:space="preserve">patients are </w:t>
      </w:r>
      <w:ins w:id="43" w:author="Lisa" w:date="2022-10-18T11:23:00Z">
        <w:r w:rsidR="00355196">
          <w:t xml:space="preserve">often </w:t>
        </w:r>
      </w:ins>
      <w:r w:rsidRPr="00250B3C">
        <w:t>not aware of their deficit (</w:t>
      </w:r>
      <w:r w:rsidRPr="00F371C5">
        <w:rPr>
          <w:color w:val="7F7F7F" w:themeColor="text1" w:themeTint="80"/>
        </w:rPr>
        <w:t>Karnath, 2012</w:t>
      </w:r>
      <w:r w:rsidRPr="00250B3C">
        <w:t xml:space="preserve">). Given the great heterogeneity of clinical symptoms, it is common that many patients </w:t>
      </w:r>
      <w:r w:rsidRPr="00250B3C">
        <w:lastRenderedPageBreak/>
        <w:t>show neglect in 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xml:space="preserve">). Several studies in animal models have demonstrated that severe </w:t>
      </w:r>
      <w:commentRangeStart w:id="44"/>
      <w:r w:rsidRPr="00250B3C">
        <w:rPr>
          <w:bCs/>
        </w:rPr>
        <w:t>experimental</w:t>
      </w:r>
      <w:commentRangeEnd w:id="44"/>
      <w:r w:rsidR="00130C67">
        <w:rPr>
          <w:rStyle w:val="CommentReference"/>
        </w:rPr>
        <w:commentReference w:id="44"/>
      </w:r>
      <w:r w:rsidRPr="00250B3C">
        <w:rPr>
          <w:bCs/>
        </w:rPr>
        <w:t xml:space="preserve">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36AD3CDB"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w:t>
      </w:r>
      <w:del w:id="45" w:author="Lisa" w:date="2022-10-18T11:40:00Z">
        <w:r w:rsidRPr="00250B3C" w:rsidDel="00E86C88">
          <w:rPr>
            <w:bCs/>
          </w:rPr>
          <w:delText xml:space="preserve">technique </w:delText>
        </w:r>
      </w:del>
      <w:ins w:id="46" w:author="Lisa" w:date="2022-10-18T11:40:00Z">
        <w:r w:rsidR="00E86C88">
          <w:rPr>
            <w:bCs/>
          </w:rPr>
          <w:t>tool</w:t>
        </w:r>
        <w:r w:rsidR="00E86C88" w:rsidRPr="00250B3C">
          <w:rPr>
            <w:bCs/>
          </w:rPr>
          <w:t xml:space="preserve"> </w:t>
        </w:r>
      </w:ins>
      <w:r w:rsidRPr="00250B3C">
        <w:rPr>
          <w:bCs/>
        </w:rPr>
        <w:t xml:space="preserve">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w:t>
      </w:r>
      <w:ins w:id="47" w:author="Lisa" w:date="2022-10-18T11:54:00Z">
        <w:r w:rsidR="00883B78">
          <w:rPr>
            <w:bCs/>
          </w:rPr>
          <w:t xml:space="preserve"> authors</w:t>
        </w:r>
      </w:ins>
      <w:del w:id="48" w:author="Lisa" w:date="2022-10-18T11:54:00Z">
        <w:r w:rsidRPr="00250B3C" w:rsidDel="00883B78">
          <w:rPr>
            <w:bCs/>
          </w:rPr>
          <w:delText>y</w:delText>
        </w:r>
      </w:del>
      <w:r w:rsidRPr="00250B3C">
        <w:rPr>
          <w:bCs/>
        </w:rPr>
        <w:t xml:space="preserve"> were able to replicate the findings obtained in seminal studies in the past, in that they also found neglect severity to be primarily linked to</w:t>
      </w:r>
      <w:r w:rsidR="00B419AB">
        <w:rPr>
          <w:bCs/>
        </w:rPr>
        <w:t xml:space="preserve"> </w:t>
      </w:r>
      <w:commentRangeStart w:id="49"/>
      <w:r w:rsidR="00B419AB">
        <w:rPr>
          <w:bCs/>
        </w:rPr>
        <w:t>right-hemispheric</w:t>
      </w:r>
      <w:r w:rsidRPr="00250B3C">
        <w:rPr>
          <w:bCs/>
        </w:rPr>
        <w:t xml:space="preserve"> </w:t>
      </w:r>
      <w:commentRangeEnd w:id="49"/>
      <w:r w:rsidR="00E86C88">
        <w:rPr>
          <w:rStyle w:val="CommentReference"/>
        </w:rPr>
        <w:commentReference w:id="49"/>
      </w:r>
      <w:r w:rsidRPr="00250B3C">
        <w:rPr>
          <w:bCs/>
        </w:rPr>
        <w:t xml:space="preserve">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242B1A89"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w:t>
      </w:r>
      <w:ins w:id="50" w:author="Lisa" w:date="2022-10-18T11:51:00Z">
        <w:r w:rsidR="00DA6EB0" w:rsidRPr="00B51177">
          <w:t xml:space="preserve">is </w:t>
        </w:r>
      </w:ins>
      <w:r w:rsidRPr="00B51177">
        <w:t xml:space="preserve">likely </w:t>
      </w:r>
      <w:del w:id="51" w:author="Lisa" w:date="2022-10-18T11:51:00Z">
        <w:r w:rsidRPr="00B51177" w:rsidDel="00DA6EB0">
          <w:delText xml:space="preserve">is </w:delText>
        </w:r>
      </w:del>
      <w:r w:rsidRPr="00B51177">
        <w:t xml:space="preserve">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Paragraph"/>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52" w:name="_Toc116064599"/>
      <w:bookmarkStart w:id="53" w:name="_Toc116551046"/>
      <w:r w:rsidRPr="00250B3C">
        <w:rPr>
          <w:rFonts w:ascii="Avenir Next LT Pro Light" w:eastAsiaTheme="majorEastAsia" w:hAnsi="Avenir Next LT Pro Light" w:cstheme="majorBidi"/>
          <w:spacing w:val="4"/>
          <w:sz w:val="24"/>
          <w:szCs w:val="24"/>
        </w:rPr>
        <w:lastRenderedPageBreak/>
        <w:t>Motivation</w:t>
      </w:r>
      <w:bookmarkEnd w:id="52"/>
      <w:bookmarkEnd w:id="53"/>
    </w:p>
    <w:bookmarkEnd w:id="6"/>
    <w:p w14:paraId="14DD6086" w14:textId="5746D612"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ins w:id="54" w:author="Lisa" w:date="2022-10-18T11:58:00Z">
        <w:r w:rsidR="00637983">
          <w:t xml:space="preserve">WM </w:t>
        </w:r>
      </w:ins>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320183EB" w:rsidR="00CD239D" w:rsidRDefault="00546BD9" w:rsidP="00546BD9">
      <w:pPr>
        <w:spacing w:after="120" w:line="276" w:lineRule="auto"/>
      </w:pPr>
      <w:commentRangeStart w:id="55"/>
      <w:r>
        <w:t xml:space="preserve">Even though visuospatial neglect is a </w:t>
      </w:r>
      <w:ins w:id="56" w:author="Lisa" w:date="2022-10-18T12:06:00Z">
        <w:r w:rsidR="008C7045">
          <w:t xml:space="preserve">highly lateralized </w:t>
        </w:r>
      </w:ins>
      <w:r>
        <w:t>syndrome that</w:t>
      </w:r>
      <w:r w:rsidR="007A3B42">
        <w:t xml:space="preserve"> commonly</w:t>
      </w:r>
      <w:r>
        <w:t xml:space="preserve"> affects survivors of right-hemispheric stroke, resea</w:t>
      </w:r>
      <w:r w:rsidR="008F682D">
        <w:t>rch has not paid much attention</w:t>
      </w:r>
      <w:r>
        <w:t xml:space="preserve"> to sex </w:t>
      </w:r>
      <w:ins w:id="57" w:author="Lisa" w:date="2022-10-18T12:06:00Z">
        <w:r w:rsidR="008C7045">
          <w:t xml:space="preserve">and the </w:t>
        </w:r>
      </w:ins>
      <w:ins w:id="58" w:author="Lisa" w:date="2022-10-18T12:08:00Z">
        <w:r w:rsidR="008C7045">
          <w:t xml:space="preserve">previously described </w:t>
        </w:r>
      </w:ins>
      <w:ins w:id="59" w:author="Lisa" w:date="2022-10-18T12:06:00Z">
        <w:r w:rsidR="008C7045">
          <w:t xml:space="preserve">corresponding </w:t>
        </w:r>
      </w:ins>
      <w:ins w:id="60" w:author="Lisa" w:date="2022-10-18T12:07:00Z">
        <w:r w:rsidR="008C7045">
          <w:t xml:space="preserve">connectivity asymmetry </w:t>
        </w:r>
      </w:ins>
      <w:r>
        <w:t>as a factor that might affect the manifestation of this syndrome</w:t>
      </w:r>
      <w:r w:rsidR="008F682D">
        <w:t xml:space="preserve"> significantly</w:t>
      </w:r>
      <w:commentRangeEnd w:id="55"/>
      <w:r w:rsidR="008C7045">
        <w:rPr>
          <w:rStyle w:val="CommentReference"/>
        </w:rPr>
        <w:commentReference w:id="55"/>
      </w:r>
      <w:r>
        <w:t>.</w:t>
      </w:r>
      <w:r w:rsidR="007A3B42">
        <w:t xml:space="preserve"> While a difference in neglect incidence between the sexes </w:t>
      </w:r>
      <w:del w:id="61" w:author="Smaczny, Stefan" w:date="2022-10-17T11:53:00Z">
        <w:r w:rsidR="007A3B42" w:rsidDel="00130C67">
          <w:delText xml:space="preserve">have </w:delText>
        </w:r>
      </w:del>
      <w:ins w:id="62" w:author="Smaczny, Stefan" w:date="2022-10-17T11:53:00Z">
        <w:r w:rsidR="00130C67">
          <w:t xml:space="preserve">has </w:t>
        </w:r>
      </w:ins>
      <w:r w:rsidR="007A3B42">
        <w:t>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 xml:space="preserve">investigating sex differences in the anatomical </w:t>
      </w:r>
      <w:ins w:id="63" w:author="Lisa" w:date="2022-10-18T12:13:00Z">
        <w:r w:rsidR="0067745E">
          <w:t xml:space="preserve">and connectomic </w:t>
        </w:r>
      </w:ins>
      <w:r w:rsidR="00BF636E">
        <w:t>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Pr>
          <w:color w:val="7F7F7F" w:themeColor="text1" w:themeTint="80"/>
        </w:rPr>
        <w:t xml:space="preserve">). </w:t>
      </w:r>
    </w:p>
    <w:p w14:paraId="7C8A641D" w14:textId="0B79DCE1"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r w:rsidR="00353508" w:rsidRPr="00353508">
        <w:rPr>
          <w:color w:val="7F7F7F" w:themeColor="text1" w:themeTint="80"/>
        </w:rPr>
        <w:t>Griffis et al., 2019</w:t>
      </w:r>
      <w:r w:rsidR="00353508">
        <w:t>) to assess different disconnectivity measures based on lesion data.</w:t>
      </w:r>
      <w:r w:rsidR="001C7866">
        <w:t xml:space="preserve"> We examined if there are any sex differences or sex-specific differences in neglect severity in the whole-brain</w:t>
      </w:r>
      <w:ins w:id="64" w:author="Lisa" w:date="2022-10-18T12:19:00Z">
        <w:r w:rsidR="005E788A">
          <w:t xml:space="preserve"> (voxel-wise)</w:t>
        </w:r>
      </w:ins>
      <w:r w:rsidR="001C7866">
        <w:t xml:space="preserve"> disconnectivity or region-to-region </w:t>
      </w:r>
      <w:ins w:id="65" w:author="Lisa" w:date="2022-10-18T12:19:00Z">
        <w:r w:rsidR="005E788A">
          <w:t xml:space="preserve">(parcel-wise) </w:t>
        </w:r>
      </w:ins>
      <w:r w:rsidR="001C7866">
        <w:t xml:space="preserve">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w:t>
      </w:r>
      <w:ins w:id="66" w:author="Smaczny, Stefan" w:date="2022-10-17T11:55:00Z">
        <w:r w:rsidR="00130C67">
          <w:t xml:space="preserve">neglect </w:t>
        </w:r>
      </w:ins>
      <w:r w:rsidR="007F51A1">
        <w:t xml:space="preserve">diagnosis, or a combination of both) based on lesion data, as well as whole-brain disconnectivity </w:t>
      </w:r>
      <w:commentRangeStart w:id="67"/>
      <w:r w:rsidR="007F51A1">
        <w:t>data</w:t>
      </w:r>
      <w:commentRangeEnd w:id="67"/>
      <w:r w:rsidR="007C48A8">
        <w:rPr>
          <w:rStyle w:val="CommentReference"/>
        </w:rPr>
        <w:commentReference w:id="67"/>
      </w:r>
      <w:r w:rsidR="007F51A1">
        <w:t xml:space="preserve">. </w:t>
      </w:r>
    </w:p>
    <w:p w14:paraId="61663819" w14:textId="7F42C683" w:rsidR="00584C94" w:rsidRDefault="00584C94">
      <w:pPr>
        <w:rPr>
          <w:rFonts w:ascii="Avenir Next LT Pro Light" w:eastAsiaTheme="majorEastAsia" w:hAnsi="Avenir Next LT Pro Light" w:cstheme="majorBidi"/>
          <w:sz w:val="28"/>
          <w:szCs w:val="28"/>
        </w:rPr>
      </w:pPr>
      <w:bookmarkStart w:id="68" w:name="_Toc116064600"/>
      <w:r>
        <w:rPr>
          <w:b/>
          <w:bCs/>
        </w:rPr>
        <w:br w:type="page"/>
      </w:r>
    </w:p>
    <w:p w14:paraId="6A8BE114" w14:textId="4CC94B9A" w:rsidR="00ED13AD" w:rsidRPr="00EA784A" w:rsidRDefault="000E5F13" w:rsidP="00EA784A">
      <w:pPr>
        <w:pStyle w:val="Heading2"/>
        <w:numPr>
          <w:ilvl w:val="0"/>
          <w:numId w:val="3"/>
        </w:numPr>
        <w:rPr>
          <w:b w:val="0"/>
          <w:bCs w:val="0"/>
        </w:rPr>
      </w:pPr>
      <w:bookmarkStart w:id="69" w:name="_Toc116551047"/>
      <w:r w:rsidRPr="00EA784A">
        <w:rPr>
          <w:b w:val="0"/>
          <w:bCs w:val="0"/>
        </w:rPr>
        <w:lastRenderedPageBreak/>
        <w:t>Material &amp; Methods</w:t>
      </w:r>
      <w:bookmarkEnd w:id="68"/>
      <w:bookmarkEnd w:id="69"/>
    </w:p>
    <w:p w14:paraId="1C5C558C" w14:textId="7E725EDD" w:rsidR="00A40F89" w:rsidRDefault="000E5F13" w:rsidP="00A40F89">
      <w:pPr>
        <w:pStyle w:val="Heading3"/>
        <w:numPr>
          <w:ilvl w:val="1"/>
          <w:numId w:val="3"/>
        </w:numPr>
      </w:pPr>
      <w:bookmarkStart w:id="70" w:name="_Toc116064601"/>
      <w:bookmarkStart w:id="71" w:name="_Toc116551048"/>
      <w:r w:rsidRPr="00EA784A">
        <w:t>Patient Sample</w:t>
      </w:r>
      <w:bookmarkEnd w:id="70"/>
      <w:bookmarkEnd w:id="71"/>
    </w:p>
    <w:p w14:paraId="4FE913FE" w14:textId="148CCD84" w:rsidR="008A06EC" w:rsidRDefault="00A161AB" w:rsidP="008A06EC">
      <w:pPr>
        <w:rPr>
          <w:lang w:val="en-US"/>
        </w:rPr>
      </w:pPr>
      <w:bookmarkStart w:id="72"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Paragraph"/>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Paragraph"/>
        <w:numPr>
          <w:ilvl w:val="0"/>
          <w:numId w:val="4"/>
        </w:numPr>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Paragraph"/>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Paragraph"/>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Paragraph"/>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73"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EA2C63">
        <w:rPr>
          <w:color w:val="7F7F7F" w:themeColor="text1" w:themeTint="80"/>
          <w:sz w:val="18"/>
          <w:szCs w:val="18"/>
          <w:lang w:val="en-US"/>
        </w:rPr>
        <w:t>Rorden &amp; Karnath, 2010</w:t>
      </w:r>
      <w:r w:rsidR="00196F92">
        <w:rPr>
          <w:sz w:val="18"/>
          <w:szCs w:val="18"/>
          <w:lang w:val="en-US"/>
        </w:rPr>
        <w:t>)</w:t>
      </w:r>
    </w:p>
    <w:bookmarkEnd w:id="72"/>
    <w:bookmarkEnd w:id="73"/>
    <w:p w14:paraId="3969C7B3" w14:textId="77777777" w:rsidR="00483B4A" w:rsidRPr="006D687B" w:rsidRDefault="00483B4A" w:rsidP="00483B4A">
      <w:pPr>
        <w:rPr>
          <w:lang w:val="en-US"/>
        </w:rPr>
      </w:pPr>
    </w:p>
    <w:p w14:paraId="50424A5A" w14:textId="23F54160" w:rsidR="00A0198A" w:rsidRDefault="008A06EC" w:rsidP="00A0198A">
      <w:pPr>
        <w:pStyle w:val="Heading3"/>
        <w:numPr>
          <w:ilvl w:val="1"/>
          <w:numId w:val="3"/>
        </w:numPr>
      </w:pPr>
      <w:bookmarkStart w:id="74" w:name="_Behavioural_Data"/>
      <w:bookmarkStart w:id="75" w:name="_Toc116064602"/>
      <w:bookmarkStart w:id="76" w:name="_Toc116551049"/>
      <w:bookmarkEnd w:id="74"/>
      <w:r w:rsidRPr="00AC673A">
        <w:t>Behavioural Data</w:t>
      </w:r>
      <w:bookmarkEnd w:id="75"/>
      <w:bookmarkEnd w:id="76"/>
    </w:p>
    <w:p w14:paraId="42B87965" w14:textId="2769C812" w:rsidR="008A06EC" w:rsidRPr="00376FFF" w:rsidRDefault="008D62DA" w:rsidP="00A0198A">
      <w:bookmarkStart w:id="77"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36A0B240"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4DE3147F" w14:textId="77777777" w:rsidR="00BF280A" w:rsidRDefault="00BF280A" w:rsidP="00A0198A"/>
    <w:p w14:paraId="1564C690" w14:textId="66988466" w:rsidR="00CB3E93" w:rsidRPr="00CB3E93" w:rsidRDefault="00CB3E93" w:rsidP="00CB3E93">
      <w:pPr>
        <w:pStyle w:val="Heading3"/>
        <w:numPr>
          <w:ilvl w:val="1"/>
          <w:numId w:val="3"/>
        </w:numPr>
      </w:pPr>
      <w:bookmarkStart w:id="78" w:name="_Toc116064603"/>
      <w:bookmarkStart w:id="79" w:name="_Toc116551050"/>
      <w:r>
        <w:t>Neuroimaging Data</w:t>
      </w:r>
      <w:bookmarkEnd w:id="78"/>
      <w:bookmarkEnd w:id="79"/>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80" w:name="_Hlk104548924"/>
      <w:bookmarkEnd w:id="77"/>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6919668D" w14:textId="77777777" w:rsidR="00BF280A" w:rsidRDefault="00BF280A" w:rsidP="005A7ED5"/>
    <w:p w14:paraId="55B6E3C5" w14:textId="1B961E69" w:rsidR="003B65EB" w:rsidRDefault="00471D19" w:rsidP="005A7ED5">
      <w:pPr>
        <w:rPr>
          <w:color w:val="FF9933"/>
        </w:rPr>
      </w:pPr>
      <w:r>
        <w:lastRenderedPageBreak/>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Heading2"/>
        <w:numPr>
          <w:ilvl w:val="0"/>
          <w:numId w:val="3"/>
        </w:numPr>
        <w:rPr>
          <w:b w:val="0"/>
        </w:rPr>
      </w:pPr>
      <w:bookmarkStart w:id="81" w:name="_Toc116064604"/>
      <w:bookmarkStart w:id="82" w:name="_Toc116551051"/>
      <w:bookmarkEnd w:id="80"/>
      <w:r w:rsidRPr="0013785F">
        <w:rPr>
          <w:b w:val="0"/>
        </w:rPr>
        <w:lastRenderedPageBreak/>
        <w:t>Data Analysis</w:t>
      </w:r>
      <w:bookmarkEnd w:id="81"/>
      <w:bookmarkEnd w:id="82"/>
    </w:p>
    <w:p w14:paraId="039DDD30" w14:textId="505A86CC" w:rsidR="006A5AAF" w:rsidRDefault="00D2266E" w:rsidP="00610E4A">
      <w:pPr>
        <w:pStyle w:val="Heading3"/>
        <w:numPr>
          <w:ilvl w:val="1"/>
          <w:numId w:val="3"/>
        </w:numPr>
      </w:pPr>
      <w:bookmarkStart w:id="83" w:name="_Lesion_Analysis"/>
      <w:bookmarkStart w:id="84" w:name="_Voxel-based_Lesion-Behaviour_Mappin"/>
      <w:bookmarkStart w:id="85" w:name="_Toc116064605"/>
      <w:bookmarkStart w:id="86" w:name="_Toc116551052"/>
      <w:bookmarkStart w:id="87" w:name="_Hlk107484099"/>
      <w:bookmarkEnd w:id="83"/>
      <w:bookmarkEnd w:id="84"/>
      <w:r>
        <w:t>Voxel-based Lesion-Behaviour Mapping</w:t>
      </w:r>
      <w:bookmarkEnd w:id="85"/>
      <w:bookmarkEnd w:id="86"/>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0F48D7A6"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w:t>
      </w:r>
      <w:commentRangeStart w:id="88"/>
      <w:commentRangeStart w:id="89"/>
      <w:r w:rsidR="001C75C0">
        <w:t xml:space="preserve">First, </w:t>
      </w:r>
      <w:r w:rsidR="00126F2E">
        <w:t xml:space="preserve">we ran the analysis using </w:t>
      </w:r>
      <w:ins w:id="90" w:author="Lisa" w:date="2022-10-18T15:42:00Z">
        <w:r w:rsidR="000224A4">
          <w:t xml:space="preserve">the </w:t>
        </w:r>
      </w:ins>
      <w:r w:rsidR="00126F2E">
        <w:t xml:space="preserve">binary voxel status (i.e., 0 = undamaged, 1 = damaged) as independent variable and sex as dependent variable, </w:t>
      </w:r>
      <w:commentRangeStart w:id="91"/>
      <w:r w:rsidR="00126F2E">
        <w:t xml:space="preserve">before repeating the analysis using the normalised behavioural score </w:t>
      </w:r>
      <w:ins w:id="92" w:author="Lisa" w:date="2022-10-18T15:44:00Z">
        <w:r w:rsidR="004C1614">
          <w:t xml:space="preserve">(i.e., neglect severity) </w:t>
        </w:r>
      </w:ins>
      <w:r w:rsidR="00126F2E">
        <w:t xml:space="preserve">as dependent variable. </w:t>
      </w:r>
      <w:commentRangeEnd w:id="91"/>
      <w:r w:rsidR="004C1614">
        <w:rPr>
          <w:rStyle w:val="CommentReference"/>
        </w:rPr>
        <w:commentReference w:id="91"/>
      </w:r>
      <w:ins w:id="93" w:author="Smaczny, Stefan" w:date="2022-10-17T11:59:00Z">
        <w:r w:rsidR="00F76FB1">
          <w:t xml:space="preserve">The first analysis </w:t>
        </w:r>
      </w:ins>
      <w:ins w:id="94" w:author="Smaczny, Stefan" w:date="2022-10-17T12:00:00Z">
        <w:r w:rsidR="00F76FB1">
          <w:t>was carried out to</w:t>
        </w:r>
      </w:ins>
      <w:ins w:id="95" w:author="Smaczny, Stefan" w:date="2022-10-17T12:01:00Z">
        <w:r w:rsidR="00F76FB1">
          <w:t xml:space="preserve"> (…) </w:t>
        </w:r>
      </w:ins>
      <w:ins w:id="96" w:author="Smaczny, Stefan" w:date="2022-10-17T12:00:00Z">
        <w:r w:rsidR="00F76FB1">
          <w:t>.</w:t>
        </w:r>
      </w:ins>
      <w:ins w:id="97" w:author="Smaczny, Stefan" w:date="2022-10-17T11:59:00Z">
        <w:r w:rsidR="00F76FB1">
          <w:t xml:space="preserve"> </w:t>
        </w:r>
      </w:ins>
      <w:r w:rsidR="00126F2E">
        <w:t xml:space="preserve">This was done to dissociate which </w:t>
      </w:r>
      <w:commentRangeStart w:id="98"/>
      <w:r w:rsidR="00126F2E">
        <w:t>effects</w:t>
      </w:r>
      <w:commentRangeEnd w:id="98"/>
      <w:r w:rsidR="00F76FB1">
        <w:rPr>
          <w:rStyle w:val="CommentReference"/>
        </w:rPr>
        <w:commentReference w:id="98"/>
      </w:r>
      <w:r w:rsidR="00126F2E">
        <w:t xml:space="preserve"> are fully attributable to sex</w:t>
      </w:r>
      <w:del w:id="99" w:author="Smaczny, Stefan" w:date="2022-10-17T15:57:00Z">
        <w:r w:rsidR="00126F2E" w:rsidDel="00BC70BE">
          <w:delText>, and which effects were due to sex differences that are associated with neglect.</w:delText>
        </w:r>
      </w:del>
      <w:r w:rsidR="004A6C1E">
        <w:t xml:space="preserve"> </w:t>
      </w:r>
      <w:ins w:id="100" w:author="Lisa" w:date="2022-10-18T15:46:00Z">
        <w:r w:rsidR="004C1614">
          <w:t xml:space="preserve">The second analysis was carried out </w:t>
        </w:r>
      </w:ins>
      <w:del w:id="101" w:author="Lisa" w:date="2022-10-18T15:46:00Z">
        <w:r w:rsidR="001C75C0" w:rsidDel="004C1614">
          <w:delText>T</w:delText>
        </w:r>
      </w:del>
      <w:ins w:id="102" w:author="Lisa" w:date="2022-10-18T15:46:00Z">
        <w:r w:rsidR="004C1614">
          <w:t>t</w:t>
        </w:r>
      </w:ins>
      <w:r w:rsidR="001C75C0">
        <w:t>o identify voxels whose damage is associated with more severe</w:t>
      </w:r>
      <w:ins w:id="103" w:author="Smaczny, Stefan" w:date="2022-10-17T12:01:00Z">
        <w:r w:rsidR="00F76FB1">
          <w:t xml:space="preserve"> neglect</w:t>
        </w:r>
      </w:ins>
      <w:r w:rsidR="001C75C0">
        <w:t xml:space="preserve"> symptoms</w:t>
      </w:r>
      <w:ins w:id="104" w:author="Lisa" w:date="2022-10-18T15:46:00Z">
        <w:r w:rsidR="004C1614">
          <w:t>.</w:t>
        </w:r>
      </w:ins>
      <w:del w:id="105" w:author="Lisa" w:date="2022-10-18T15:46:00Z">
        <w:r w:rsidR="001C75C0" w:rsidDel="004C1614">
          <w:delText>,</w:delText>
        </w:r>
      </w:del>
      <w:r w:rsidR="001C75C0">
        <w:t xml:space="preserve"> </w:t>
      </w:r>
      <w:ins w:id="106" w:author="Lisa" w:date="2022-10-18T15:47:00Z">
        <w:r w:rsidR="004C1614">
          <w:t xml:space="preserve">Here, </w:t>
        </w:r>
      </w:ins>
      <w:r w:rsidR="001C75C0">
        <w:t>we first applied the VLBM analyses to the entire patient sample.</w:t>
      </w:r>
      <w:ins w:id="107" w:author="Lisa" w:date="2022-10-18T15:51:00Z">
        <w:r w:rsidR="004C1614">
          <w:t>;</w:t>
        </w:r>
      </w:ins>
      <w:del w:id="108" w:author="Lisa" w:date="2022-10-18T15:51:00Z">
        <w:r w:rsidR="00BD282F" w:rsidDel="004C1614">
          <w:delText xml:space="preserve"> Then,</w:delText>
        </w:r>
      </w:del>
      <w:r w:rsidR="00BD282F">
        <w:t xml:space="preserve"> we </w:t>
      </w:r>
      <w:ins w:id="109" w:author="Lisa" w:date="2022-10-18T15:51:00Z">
        <w:r w:rsidR="004C1614">
          <w:t xml:space="preserve">then </w:t>
        </w:r>
      </w:ins>
      <w:r w:rsidR="00BD282F">
        <w:t xml:space="preserve">repeated the analysis separately for the female and male patient </w:t>
      </w:r>
      <w:r w:rsidR="007A1AB8">
        <w:t>sub</w:t>
      </w:r>
      <w:r w:rsidR="00BD282F">
        <w:t>sample</w:t>
      </w:r>
      <w:r w:rsidR="007A1AB8">
        <w:t>s</w:t>
      </w:r>
      <w:del w:id="110" w:author="Lisa" w:date="2022-10-18T15:52:00Z">
        <w:r w:rsidR="00BD282F" w:rsidDel="004C1614">
          <w:delText>,</w:delText>
        </w:r>
      </w:del>
      <w:r w:rsidR="00BD282F">
        <w:t xml:space="preserve"> to investigate if different clusters of voxels are associated with neglect severity in women and men. </w:t>
      </w:r>
      <w:commentRangeEnd w:id="88"/>
      <w:r w:rsidR="00BF280A">
        <w:rPr>
          <w:rStyle w:val="CommentReference"/>
        </w:rPr>
        <w:commentReference w:id="88"/>
      </w:r>
      <w:commentRangeEnd w:id="89"/>
      <w:r w:rsidR="0096607C">
        <w:rPr>
          <w:rStyle w:val="CommentReference"/>
        </w:rPr>
        <w:commentReference w:id="89"/>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Heading3"/>
        <w:numPr>
          <w:ilvl w:val="1"/>
          <w:numId w:val="3"/>
        </w:numPr>
        <w:rPr>
          <w:lang w:val="de-DE"/>
        </w:rPr>
      </w:pPr>
      <w:bookmarkStart w:id="111" w:name="_Whole-brain_Disconnectivity_Mapping"/>
      <w:bookmarkStart w:id="112" w:name="_Whole-Brain_Disconnectivity"/>
      <w:bookmarkStart w:id="113" w:name="_Toc116064606"/>
      <w:bookmarkStart w:id="114" w:name="_Toc116551053"/>
      <w:bookmarkEnd w:id="87"/>
      <w:bookmarkEnd w:id="111"/>
      <w:bookmarkEnd w:id="112"/>
      <w:r>
        <w:rPr>
          <w:lang w:val="de-DE"/>
        </w:rPr>
        <w:t>Whole-</w:t>
      </w:r>
      <w:r w:rsidR="006B7D75">
        <w:rPr>
          <w:lang w:val="de-DE"/>
        </w:rPr>
        <w:t>B</w:t>
      </w:r>
      <w:r>
        <w:rPr>
          <w:lang w:val="de-DE"/>
        </w:rPr>
        <w:t>rain Disconnectivity</w:t>
      </w:r>
      <w:bookmarkEnd w:id="113"/>
      <w:bookmarkEnd w:id="114"/>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commentRangeStart w:id="115"/>
      <w:r w:rsidR="001C75C0">
        <w:t>sex-</w:t>
      </w:r>
      <w:r w:rsidR="0052736D">
        <w:t>neglect severity</w:t>
      </w:r>
      <w:commentRangeEnd w:id="115"/>
      <w:r w:rsidR="00E73FAB">
        <w:rPr>
          <w:rStyle w:val="CommentReference"/>
        </w:rPr>
        <w:commentReference w:id="115"/>
      </w:r>
      <w:r>
        <w:t>.</w:t>
      </w:r>
      <w:r w:rsidR="00425789">
        <w:t xml:space="preserve"> </w:t>
      </w:r>
      <w:commentRangeStart w:id="116"/>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w:t>
      </w:r>
      <w:commentRangeStart w:id="117"/>
      <w:r w:rsidR="00425789">
        <w:t>once using sex as dependent variable, and once using the behavioural score</w:t>
      </w:r>
      <w:del w:id="118" w:author="Lisa" w:date="2022-10-18T15:55:00Z">
        <w:r w:rsidR="00425789" w:rsidDel="00E73FAB">
          <w:delText>s</w:delText>
        </w:r>
      </w:del>
      <w:r w:rsidR="00425789">
        <w:t xml:space="preserve"> as dependent variable </w:t>
      </w:r>
      <w:commentRangeEnd w:id="117"/>
      <w:r w:rsidR="00E73FAB">
        <w:rPr>
          <w:rStyle w:val="CommentReference"/>
        </w:rPr>
        <w:commentReference w:id="117"/>
      </w:r>
      <w:r w:rsidR="00425789">
        <w:t xml:space="preserve">in order to </w:t>
      </w:r>
      <w:commentRangeStart w:id="119"/>
      <w:r w:rsidR="00425789">
        <w:t>dissociate</w:t>
      </w:r>
      <w:commentRangeEnd w:id="119"/>
      <w:r w:rsidR="00BC70BE">
        <w:rPr>
          <w:rStyle w:val="CommentReference"/>
        </w:rPr>
        <w:commentReference w:id="119"/>
      </w:r>
      <w:r w:rsidR="00425789">
        <w:t xml:space="preserve"> the effects of sex and neglect </w:t>
      </w:r>
      <w:r w:rsidR="00425789">
        <w:lastRenderedPageBreak/>
        <w:t xml:space="preserve">severity. We then repeated the neglect severity analysis </w:t>
      </w:r>
      <w:r>
        <w:t>three time</w:t>
      </w:r>
      <w:r w:rsidR="0096163C">
        <w:t>s</w:t>
      </w:r>
      <w:r>
        <w:t xml:space="preserve">: for the whole patient sample, for the female patients and for the male patients, separately. </w:t>
      </w:r>
      <w:commentRangeEnd w:id="116"/>
      <w:r w:rsidR="00BF280A">
        <w:rPr>
          <w:rStyle w:val="CommentReference"/>
        </w:rPr>
        <w:commentReference w:id="116"/>
      </w:r>
    </w:p>
    <w:p w14:paraId="76D0A00C" w14:textId="5EBB62CC" w:rsidR="005436F9" w:rsidRDefault="00761D5C" w:rsidP="00610E4A">
      <w:pPr>
        <w:pStyle w:val="Heading3"/>
        <w:numPr>
          <w:ilvl w:val="1"/>
          <w:numId w:val="3"/>
        </w:numPr>
        <w:rPr>
          <w:lang w:val="de-DE"/>
        </w:rPr>
      </w:pPr>
      <w:bookmarkStart w:id="120" w:name="_Region-to-Region_Disconnectivity"/>
      <w:bookmarkStart w:id="121" w:name="_Toc116064607"/>
      <w:bookmarkStart w:id="122" w:name="_Toc116551054"/>
      <w:bookmarkStart w:id="123" w:name="_Hlk107484211"/>
      <w:bookmarkEnd w:id="120"/>
      <w:r>
        <w:rPr>
          <w:lang w:val="de-DE"/>
        </w:rPr>
        <w:t>Region-to-</w:t>
      </w:r>
      <w:r w:rsidR="005436F9">
        <w:rPr>
          <w:lang w:val="de-DE"/>
        </w:rPr>
        <w:t>R</w:t>
      </w:r>
      <w:r w:rsidR="00346AE4">
        <w:rPr>
          <w:lang w:val="de-DE"/>
        </w:rPr>
        <w:t>egion D</w:t>
      </w:r>
      <w:r>
        <w:rPr>
          <w:lang w:val="de-DE"/>
        </w:rPr>
        <w:t>isconnectivity</w:t>
      </w:r>
      <w:bookmarkEnd w:id="121"/>
      <w:bookmarkEnd w:id="122"/>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25B130A1" w:rsidR="0052736D" w:rsidRDefault="0052736D" w:rsidP="00836643">
      <w:commentRangeStart w:id="124"/>
      <w:r w:rsidRPr="005C54EA">
        <w:t>In order to assess if any of the disconnections can be ascribed to a purely sex-</w:t>
      </w:r>
      <w:commentRangeStart w:id="125"/>
      <w:r w:rsidRPr="005C54EA">
        <w:t>specific</w:t>
      </w:r>
      <w:commentRangeEnd w:id="125"/>
      <w:r w:rsidR="00BC70BE">
        <w:rPr>
          <w:rStyle w:val="CommentReference"/>
        </w:rPr>
        <w:commentReference w:id="125"/>
      </w:r>
      <w:r w:rsidRPr="005C54EA">
        <w:t xml:space="preserve"> effect, we </w:t>
      </w:r>
      <w:r w:rsidR="00184675" w:rsidRPr="005C54EA">
        <w:t xml:space="preserve">used custom MATLAB scripts employing mass-univariate </w:t>
      </w:r>
      <w:ins w:id="126" w:author="Lisa" w:date="2022-10-18T16:22:00Z">
        <w:r w:rsidR="00CB29E3">
          <w:t xml:space="preserve">non-parametric </w:t>
        </w:r>
      </w:ins>
      <w:r w:rsidR="00184675" w:rsidRPr="005C54EA">
        <w:t xml:space="preserve">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ins w:id="127" w:author="Lisa" w:date="2022-10-18T16:18:00Z">
        <w:r w:rsidR="00430DEC">
          <w:t xml:space="preserve">calculated the rank-sum test for each ROI-to-ROI connection; this procedure was </w:t>
        </w:r>
      </w:ins>
      <w:r w:rsidR="00184675" w:rsidRPr="005C54EA">
        <w:t xml:space="preserve">repeated </w:t>
      </w:r>
      <w:del w:id="128" w:author="Lisa" w:date="2022-10-18T16:19:00Z">
        <w:r w:rsidR="00184675" w:rsidRPr="005C54EA" w:rsidDel="00430DEC">
          <w:delText xml:space="preserve">the rank-sum test </w:delText>
        </w:r>
      </w:del>
      <w:r w:rsidR="00184675" w:rsidRPr="005C54EA">
        <w:t xml:space="preserve">50,000 times. </w:t>
      </w:r>
      <w:ins w:id="129" w:author="Lisa" w:date="2022-10-18T16:20:00Z">
        <w:r w:rsidR="00C71509">
          <w:t>For every permutation iteration, w</w:t>
        </w:r>
      </w:ins>
      <w:del w:id="130" w:author="Lisa" w:date="2022-10-18T16:20:00Z">
        <w:r w:rsidR="00184675" w:rsidRPr="005C54EA" w:rsidDel="00C71509">
          <w:delText>W</w:delText>
        </w:r>
      </w:del>
      <w:r w:rsidR="00184675" w:rsidRPr="005C54EA">
        <w:t xml:space="preserve">e saved the maximum </w:t>
      </w:r>
      <w:r w:rsidR="005C54EA" w:rsidRPr="005C54EA">
        <w:t xml:space="preserve">of the absolute </w:t>
      </w:r>
      <w:r w:rsidR="00184675" w:rsidRPr="005C54EA">
        <w:t>z-statistic</w:t>
      </w:r>
      <w:del w:id="131" w:author="Lisa" w:date="2022-10-18T16:20:00Z">
        <w:r w:rsidR="00184675" w:rsidRPr="005C54EA" w:rsidDel="00C71509">
          <w:delText xml:space="preserve"> for every permutation</w:delText>
        </w:r>
      </w:del>
      <w:r w:rsidR="00184675" w:rsidRPr="005C54EA">
        <w:t xml:space="preserve">, which describes how different the two group means are from each other. Then, we compared the </w:t>
      </w:r>
      <w:r w:rsidR="005C54EA" w:rsidRPr="005C54EA">
        <w:t>z</w:t>
      </w:r>
      <w:r w:rsidR="00184675" w:rsidRPr="005C54EA">
        <w:t xml:space="preserve">-statistics derived from the </w:t>
      </w:r>
      <w:commentRangeStart w:id="132"/>
      <w:r w:rsidR="00184675" w:rsidRPr="005C54EA">
        <w:t xml:space="preserve">original disconnection data </w:t>
      </w:r>
      <w:commentRangeEnd w:id="132"/>
      <w:r w:rsidR="00CB29E3">
        <w:rPr>
          <w:rStyle w:val="CommentReference"/>
        </w:rPr>
        <w:commentReference w:id="132"/>
      </w:r>
      <w:r w:rsidR="00184675" w:rsidRPr="005C54EA">
        <w:t xml:space="preserve">to the permutation distribution. </w:t>
      </w:r>
      <w:commentRangeEnd w:id="124"/>
      <w:r w:rsidR="00BF280A">
        <w:rPr>
          <w:rStyle w:val="CommentReference"/>
        </w:rPr>
        <w:commentReference w:id="124"/>
      </w:r>
      <w:r w:rsidR="00184675" w:rsidRPr="005C54EA">
        <w:t>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Heading3"/>
        <w:numPr>
          <w:ilvl w:val="1"/>
          <w:numId w:val="3"/>
        </w:numPr>
      </w:pPr>
      <w:bookmarkStart w:id="133" w:name="_Toc116064609"/>
      <w:bookmarkStart w:id="134" w:name="_Toc116551055"/>
      <w:r>
        <w:t xml:space="preserve">Prediction of Patient </w:t>
      </w:r>
      <w:r w:rsidR="004B4C63">
        <w:t>Status</w:t>
      </w:r>
      <w:bookmarkEnd w:id="133"/>
      <w:bookmarkEnd w:id="134"/>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w:t>
      </w:r>
      <w:r w:rsidR="00DA1C57">
        <w:lastRenderedPageBreak/>
        <w:t xml:space="preserve">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123"/>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Heading2"/>
        <w:numPr>
          <w:ilvl w:val="0"/>
          <w:numId w:val="3"/>
        </w:numPr>
        <w:rPr>
          <w:b w:val="0"/>
          <w:bCs w:val="0"/>
        </w:rPr>
      </w:pPr>
      <w:bookmarkStart w:id="135" w:name="_Toc116064610"/>
      <w:bookmarkStart w:id="136" w:name="_Toc116551056"/>
      <w:r w:rsidRPr="00EA784A">
        <w:rPr>
          <w:b w:val="0"/>
          <w:bCs w:val="0"/>
        </w:rPr>
        <w:lastRenderedPageBreak/>
        <w:t>Results</w:t>
      </w:r>
      <w:bookmarkEnd w:id="135"/>
      <w:bookmarkEnd w:id="136"/>
    </w:p>
    <w:p w14:paraId="7AB70D20" w14:textId="37FE2F39" w:rsidR="002571FF" w:rsidRPr="00DC0715" w:rsidRDefault="00C16B0E" w:rsidP="002571FF">
      <w:pPr>
        <w:pStyle w:val="Heading3"/>
        <w:numPr>
          <w:ilvl w:val="1"/>
          <w:numId w:val="3"/>
        </w:numPr>
        <w:rPr>
          <w:color w:val="FF9933"/>
          <w:lang w:val="en-US"/>
        </w:rPr>
      </w:pPr>
      <w:bookmarkStart w:id="137" w:name="_Toc116064611"/>
      <w:bookmarkStart w:id="138" w:name="_Toc116551057"/>
      <w:r w:rsidRPr="00BE0402">
        <w:rPr>
          <w:lang w:val="en-US"/>
        </w:rPr>
        <w:t>Clinical and Demographic Data</w:t>
      </w:r>
      <w:bookmarkEnd w:id="137"/>
      <w:bookmarkEnd w:id="138"/>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139"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139"/>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Heading3"/>
        <w:numPr>
          <w:ilvl w:val="1"/>
          <w:numId w:val="3"/>
        </w:numPr>
      </w:pPr>
      <w:bookmarkStart w:id="140" w:name="_Toc116064612"/>
      <w:bookmarkStart w:id="141" w:name="_Toc116551058"/>
      <w:r w:rsidRPr="007A1AB8">
        <w:t>Voxel-based Lesion-Behaviour Mapping</w:t>
      </w:r>
      <w:bookmarkEnd w:id="140"/>
      <w:bookmarkEnd w:id="141"/>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142"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142"/>
    <w:p w14:paraId="7A63704A" w14:textId="52300CC5" w:rsidR="004A6C1E" w:rsidRDefault="004A6C1E" w:rsidP="00A02678">
      <w:pPr>
        <w:rPr>
          <w:szCs w:val="18"/>
        </w:rPr>
      </w:pPr>
      <w:commentRangeStart w:id="143"/>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status was significantly correlated with sex. </w:t>
      </w:r>
      <w:commentRangeEnd w:id="143"/>
      <w:r w:rsidR="00BF280A">
        <w:rPr>
          <w:rStyle w:val="CommentReference"/>
        </w:rPr>
        <w:commentReference w:id="143"/>
      </w:r>
    </w:p>
    <w:p w14:paraId="3E340ED9" w14:textId="5634B87A" w:rsidR="00A02678" w:rsidRPr="004A6C1E" w:rsidRDefault="00C419BA"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144"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p>
    <w:bookmarkEnd w:id="144"/>
    <w:p w14:paraId="625FA103" w14:textId="77777777" w:rsidR="00A27977" w:rsidRPr="00E32F6E" w:rsidRDefault="00A27977" w:rsidP="00A02678">
      <w:pPr>
        <w:rPr>
          <w:sz w:val="18"/>
          <w:szCs w:val="18"/>
          <w:lang w:val="en-US"/>
        </w:rPr>
      </w:pPr>
    </w:p>
    <w:p w14:paraId="4D87C93E" w14:textId="097ECFE6" w:rsidR="00A02678" w:rsidRDefault="00B70E52" w:rsidP="00A02678">
      <w:pPr>
        <w:pStyle w:val="Heading3"/>
        <w:numPr>
          <w:ilvl w:val="1"/>
          <w:numId w:val="3"/>
        </w:numPr>
        <w:rPr>
          <w:lang w:val="de-DE"/>
        </w:rPr>
      </w:pPr>
      <w:bookmarkStart w:id="145" w:name="_Toc116064613"/>
      <w:bookmarkStart w:id="146" w:name="_Toc11655105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145"/>
      <w:bookmarkEnd w:id="146"/>
    </w:p>
    <w:p w14:paraId="09A581DA" w14:textId="4749A228" w:rsidR="00430144" w:rsidRDefault="00C419BA"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147"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147"/>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2E3ED68A" w:rsidR="009E6C6E" w:rsidRDefault="009E6C6E" w:rsidP="00EE67DD">
      <w:commentRangeStart w:id="148"/>
      <w:r>
        <w:t xml:space="preserve">The </w:t>
      </w:r>
      <w:r w:rsidRPr="00104F1E">
        <w:t>VLBM analyses</w:t>
      </w:r>
      <w:r>
        <w:t xml:space="preserve"> we applied to identify any voxels whose </w:t>
      </w:r>
      <w:commentRangeStart w:id="149"/>
      <w:r>
        <w:t xml:space="preserve">disconnection status </w:t>
      </w:r>
      <w:commentRangeEnd w:id="149"/>
      <w:r w:rsidR="002B22C0">
        <w:rPr>
          <w:rStyle w:val="CommentReference"/>
        </w:rPr>
        <w:commentReference w:id="149"/>
      </w:r>
      <w:r>
        <w:t xml:space="preserve">is significantly correlated with </w:t>
      </w:r>
      <w:r w:rsidR="00427A3C">
        <w:t>either sex or</w:t>
      </w:r>
      <w:r w:rsidR="003D0178">
        <w:t xml:space="preserve"> neglect severity</w:t>
      </w:r>
      <w:r w:rsidR="00427A3C">
        <w:t xml:space="preserve"> yielded no significant results, as no voxels survived the </w:t>
      </w:r>
      <w:ins w:id="150" w:author="Lisa" w:date="2022-10-18T16:47:00Z">
        <w:r w:rsidR="00B04357">
          <w:t xml:space="preserve">corresponding </w:t>
        </w:r>
      </w:ins>
      <w:r w:rsidR="00427A3C">
        <w:t>threshold.</w:t>
      </w:r>
      <w:commentRangeEnd w:id="148"/>
      <w:r w:rsidR="00BF280A">
        <w:rPr>
          <w:rStyle w:val="CommentReference"/>
        </w:rPr>
        <w:commentReference w:id="148"/>
      </w:r>
    </w:p>
    <w:p w14:paraId="2CDAFF32" w14:textId="0839D7D9" w:rsidR="00A02678" w:rsidRPr="006856BF" w:rsidRDefault="00A02678" w:rsidP="00A02678">
      <w:pPr>
        <w:rPr>
          <w:lang w:val="en-US"/>
        </w:rPr>
      </w:pPr>
    </w:p>
    <w:p w14:paraId="10078E31" w14:textId="450039DA" w:rsidR="00A02678" w:rsidRPr="00113CDB" w:rsidRDefault="00842BA6" w:rsidP="00700ECE">
      <w:pPr>
        <w:pStyle w:val="Heading3"/>
        <w:numPr>
          <w:ilvl w:val="1"/>
          <w:numId w:val="3"/>
        </w:numPr>
        <w:rPr>
          <w:highlight w:val="yellow"/>
          <w:lang w:val="de-DE"/>
        </w:rPr>
      </w:pPr>
      <w:bookmarkStart w:id="151" w:name="_Toc116064614"/>
      <w:bookmarkStart w:id="152" w:name="_Toc116551060"/>
      <w:r w:rsidRPr="00113CDB">
        <w:rPr>
          <w:highlight w:val="yellow"/>
          <w:lang w:val="de-DE"/>
        </w:rPr>
        <w:t xml:space="preserve">Region-to-Region </w:t>
      </w:r>
      <w:commentRangeStart w:id="153"/>
      <w:r w:rsidRPr="00113CDB">
        <w:rPr>
          <w:highlight w:val="yellow"/>
          <w:lang w:val="de-DE"/>
        </w:rPr>
        <w:t>D</w:t>
      </w:r>
      <w:r w:rsidR="00A02678" w:rsidRPr="00113CDB">
        <w:rPr>
          <w:highlight w:val="yellow"/>
          <w:lang w:val="de-DE"/>
        </w:rPr>
        <w:t>isconnectivity</w:t>
      </w:r>
      <w:bookmarkEnd w:id="151"/>
      <w:bookmarkEnd w:id="152"/>
      <w:commentRangeEnd w:id="153"/>
      <w:r w:rsidR="00BF280A">
        <w:rPr>
          <w:rStyle w:val="CommentReference"/>
          <w:rFonts w:ascii="Ebrima" w:eastAsiaTheme="minorEastAsia" w:hAnsi="Ebrima" w:cstheme="minorBidi"/>
          <w:spacing w:val="0"/>
        </w:rPr>
        <w:commentReference w:id="153"/>
      </w:r>
    </w:p>
    <w:p w14:paraId="60C2AB84" w14:textId="77777777"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r w:rsidR="009121BF" w:rsidRPr="00113CDB">
        <w:t>Figure 5 &amp; Table 2</w:t>
      </w:r>
      <w:r w:rsidR="009121BF">
        <w:t xml:space="preserve">): 69 of those disconnections were more pronounced in men, the remaining 30 were stronger in women. </w:t>
      </w:r>
      <w:r w:rsidR="00FE2E61">
        <w:rPr>
          <w:szCs w:val="18"/>
        </w:rPr>
        <w:t>There was a higher ratio of interhemispheric disconnections that were associated with men (85%), compared to interhemispheric disconnections associated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1ECF83F0" w:rsidR="009121BF" w:rsidRPr="005B11FA" w:rsidRDefault="009121BF" w:rsidP="00B2571F">
      <w:pPr>
        <w:jc w:val="center"/>
        <w:rPr>
          <w:highlight w:val="yellow"/>
        </w:rPr>
      </w:pPr>
      <w:bookmarkStart w:id="154" w:name="figure05roiDCs"/>
      <w:r>
        <w:rPr>
          <w:noProof/>
          <w:lang w:val="en-US"/>
        </w:rPr>
        <w:lastRenderedPageBreak/>
        <w:drawing>
          <wp:inline distT="0" distB="0" distL="0" distR="0" wp14:anchorId="7FA6B2A4" wp14:editId="30E4F4E8">
            <wp:extent cx="2604526" cy="1612900"/>
            <wp:effectExtent l="0" t="0" r="571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xdiff_p05_s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5705" cy="1613630"/>
                    </a:xfrm>
                    <a:prstGeom prst="rect">
                      <a:avLst/>
                    </a:prstGeom>
                  </pic:spPr>
                </pic:pic>
              </a:graphicData>
            </a:graphic>
          </wp:inline>
        </w:drawing>
      </w:r>
      <w:r w:rsidR="00B2571F">
        <w:rPr>
          <w:noProof/>
          <w:lang w:val="en-US"/>
        </w:rPr>
        <w:drawing>
          <wp:inline distT="0" distB="0" distL="0" distR="0" wp14:anchorId="10AE1C5E" wp14:editId="02830CA2">
            <wp:extent cx="2444750" cy="151395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xdiff_p05_tilt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373" cy="1515580"/>
                    </a:xfrm>
                    <a:prstGeom prst="rect">
                      <a:avLst/>
                    </a:prstGeom>
                  </pic:spPr>
                </pic:pic>
              </a:graphicData>
            </a:graphic>
          </wp:inline>
        </w:drawing>
      </w:r>
    </w:p>
    <w:p w14:paraId="0155BA21" w14:textId="73D83D6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commentRangeStart w:id="155"/>
      <w:commentRangeStart w:id="156"/>
      <w:r w:rsidRPr="009121BF">
        <w:rPr>
          <w:sz w:val="18"/>
          <w:szCs w:val="18"/>
        </w:rPr>
        <w:t>Signifi</w:t>
      </w:r>
      <w:r w:rsidR="009121BF" w:rsidRPr="009121BF">
        <w:rPr>
          <w:sz w:val="18"/>
          <w:szCs w:val="18"/>
        </w:rPr>
        <w:t>cant</w:t>
      </w:r>
      <w:commentRangeEnd w:id="155"/>
      <w:r w:rsidR="00BC70BE">
        <w:rPr>
          <w:rStyle w:val="CommentReference"/>
        </w:rPr>
        <w:commentReference w:id="155"/>
      </w:r>
      <w:commentRangeEnd w:id="156"/>
      <w:r w:rsidR="00204D2B">
        <w:rPr>
          <w:rStyle w:val="CommentReference"/>
        </w:rPr>
        <w:commentReference w:id="156"/>
      </w:r>
      <w:r w:rsidR="009121BF" w:rsidRPr="009121BF">
        <w:rPr>
          <w:sz w:val="18"/>
          <w:szCs w:val="18"/>
        </w:rPr>
        <w:t xml:space="preserve">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p>
    <w:bookmarkEnd w:id="154"/>
    <w:p w14:paraId="6BC81D04" w14:textId="737F1460" w:rsidR="005123FC" w:rsidRPr="00113CDB" w:rsidRDefault="005123FC" w:rsidP="004A4ACD">
      <w:pPr>
        <w:rPr>
          <w:strike/>
          <w:highlight w:val="yellow"/>
        </w:rPr>
      </w:pPr>
      <w:r w:rsidRPr="00113CDB">
        <w:rPr>
          <w:strike/>
          <w:highlight w:val="yellow"/>
        </w:rPr>
        <w:t>Generally, disconnections involving the IPL were the most common</w:t>
      </w:r>
      <w:r w:rsidR="00734638" w:rsidRPr="00113CDB">
        <w:rPr>
          <w:strike/>
          <w:highlight w:val="yellow"/>
        </w:rPr>
        <w:t xml:space="preserve"> (see </w:t>
      </w:r>
      <w:hyperlink w:anchor="table02roiDCs_summary" w:history="1">
        <w:r w:rsidR="00D91FE5" w:rsidRPr="00113CDB">
          <w:rPr>
            <w:rStyle w:val="Hyperlink"/>
            <w:rFonts w:ascii="Ebrima" w:hAnsi="Ebrima"/>
            <w:strike/>
            <w:highlight w:val="yellow"/>
          </w:rPr>
          <w:t>Table</w:t>
        </w:r>
        <w:r w:rsidR="006856BF" w:rsidRPr="00113CDB">
          <w:rPr>
            <w:rStyle w:val="Hyperlink"/>
            <w:rFonts w:ascii="Ebrima" w:hAnsi="Ebrima"/>
            <w:strike/>
            <w:highlight w:val="yellow"/>
          </w:rPr>
          <w:t xml:space="preserve"> 2</w:t>
        </w:r>
      </w:hyperlink>
      <w:r w:rsidR="00156D63" w:rsidRPr="00113CDB">
        <w:rPr>
          <w:strike/>
          <w:highlight w:val="yellow"/>
        </w:rPr>
        <w:t xml:space="preserve"> for an overview</w:t>
      </w:r>
      <w:r w:rsidR="006856BF" w:rsidRPr="00113CDB">
        <w:rPr>
          <w:strike/>
          <w:highlight w:val="yellow"/>
        </w:rPr>
        <w:t xml:space="preserve">, and </w:t>
      </w:r>
      <w:hyperlink w:anchor="s_table04sigDCs_regions" w:history="1">
        <w:r w:rsidR="00D91FE5" w:rsidRPr="00113CDB">
          <w:rPr>
            <w:rStyle w:val="Hyperlink"/>
            <w:rFonts w:ascii="Ebrima" w:hAnsi="Ebrima"/>
            <w:strike/>
            <w:highlight w:val="yellow"/>
          </w:rPr>
          <w:t>Supplementary</w:t>
        </w:r>
        <w:r w:rsidR="00734638" w:rsidRPr="00113CDB">
          <w:rPr>
            <w:rStyle w:val="Hyperlink"/>
            <w:rFonts w:ascii="Ebrima" w:hAnsi="Ebrima"/>
            <w:strike/>
            <w:highlight w:val="yellow"/>
          </w:rPr>
          <w:t xml:space="preserve"> </w:t>
        </w:r>
        <w:r w:rsidR="00D91FE5" w:rsidRPr="00113CDB">
          <w:rPr>
            <w:rStyle w:val="Hyperlink"/>
            <w:rFonts w:ascii="Ebrima" w:hAnsi="Ebrima"/>
            <w:strike/>
            <w:highlight w:val="yellow"/>
          </w:rPr>
          <w:t>Table</w:t>
        </w:r>
        <w:r w:rsidR="00734638" w:rsidRPr="00113CDB">
          <w:rPr>
            <w:rStyle w:val="Hyperlink"/>
            <w:rFonts w:ascii="Ebrima" w:hAnsi="Ebrima"/>
            <w:strike/>
            <w:highlight w:val="yellow"/>
          </w:rPr>
          <w:t xml:space="preserve"> </w:t>
        </w:r>
        <w:r w:rsidR="0021286C" w:rsidRPr="00113CDB">
          <w:rPr>
            <w:rStyle w:val="Hyperlink"/>
            <w:rFonts w:ascii="Ebrima" w:hAnsi="Ebrima"/>
            <w:strike/>
            <w:highlight w:val="yellow"/>
          </w:rPr>
          <w:t>4</w:t>
        </w:r>
      </w:hyperlink>
      <w:r w:rsidR="006856BF" w:rsidRPr="00113CDB">
        <w:rPr>
          <w:strike/>
          <w:highlight w:val="yellow"/>
        </w:rPr>
        <w:t xml:space="preserve"> for details)</w:t>
      </w:r>
      <w:r w:rsidRPr="00113CDB">
        <w:rPr>
          <w:strike/>
          <w:highlight w:val="yellow"/>
        </w:rPr>
        <w:t xml:space="preserve">: </w:t>
      </w:r>
      <w:r w:rsidR="0092609B" w:rsidRPr="00113CDB">
        <w:rPr>
          <w:strike/>
          <w:highlight w:val="yellow"/>
        </w:rPr>
        <w:t>34.8</w:t>
      </w:r>
      <w:r w:rsidRPr="00113CDB">
        <w:rPr>
          <w:strike/>
          <w:highlight w:val="yellow"/>
        </w:rPr>
        <w:t xml:space="preserve">% of all disconnections across the whole patient sample had one of their endpoints in the IPL. IPL-related disconnections were also the most common disconnection in the male subsample, attributing for </w:t>
      </w:r>
      <w:r w:rsidR="0092609B" w:rsidRPr="00113CDB">
        <w:rPr>
          <w:strike/>
          <w:highlight w:val="yellow"/>
        </w:rPr>
        <w:t>30.9</w:t>
      </w:r>
      <w:r w:rsidRPr="00113CDB">
        <w:rPr>
          <w:strike/>
          <w:highlight w:val="yellow"/>
        </w:rPr>
        <w:t>% of their disconnections. In the female subsample, however, the majority of disconnections (</w:t>
      </w:r>
      <w:r w:rsidR="0092609B" w:rsidRPr="00113CDB">
        <w:rPr>
          <w:strike/>
          <w:highlight w:val="yellow"/>
        </w:rPr>
        <w:t>48.3</w:t>
      </w:r>
      <w:r w:rsidRPr="00113CDB">
        <w:rPr>
          <w:strike/>
          <w:highlight w:val="yellow"/>
        </w:rPr>
        <w:t xml:space="preserve">%) </w:t>
      </w:r>
      <w:r w:rsidR="00512A5C" w:rsidRPr="00113CDB">
        <w:rPr>
          <w:strike/>
          <w:highlight w:val="yellow"/>
        </w:rPr>
        <w:t>was</w:t>
      </w:r>
      <w:r w:rsidRPr="00113CDB">
        <w:rPr>
          <w:strike/>
          <w:highlight w:val="yellow"/>
        </w:rPr>
        <w:t xml:space="preserve"> associated with the ITG. Here, IPL-related disconnections were the third most common (</w:t>
      </w:r>
      <w:r w:rsidR="0092609B" w:rsidRPr="00113CDB">
        <w:rPr>
          <w:strike/>
          <w:highlight w:val="yellow"/>
        </w:rPr>
        <w:t>27.8</w:t>
      </w:r>
      <w:r w:rsidRPr="00113CDB">
        <w:rPr>
          <w:strike/>
          <w:highlight w:val="yellow"/>
        </w:rPr>
        <w:t>%), after disconnections involving the pSTS (</w:t>
      </w:r>
      <w:r w:rsidR="0092609B" w:rsidRPr="00113CDB">
        <w:rPr>
          <w:strike/>
          <w:highlight w:val="yellow"/>
        </w:rPr>
        <w:t>36.1</w:t>
      </w:r>
      <w:r w:rsidRPr="00113CDB">
        <w:rPr>
          <w:strike/>
          <w:highlight w:val="yellow"/>
        </w:rPr>
        <w:t>%).</w:t>
      </w:r>
      <w:r w:rsidR="000720EF" w:rsidRPr="00113CDB">
        <w:rPr>
          <w:strike/>
          <w:highlight w:val="yellow"/>
        </w:rPr>
        <w:t xml:space="preserve"> </w:t>
      </w:r>
      <w:r w:rsidR="0023210C" w:rsidRPr="00113CDB">
        <w:rPr>
          <w:strike/>
          <w:highlight w:val="yellow"/>
        </w:rPr>
        <w:tab/>
      </w:r>
      <w:r w:rsidR="00CC55CE" w:rsidRPr="00113CDB">
        <w:rPr>
          <w:strike/>
          <w:highlight w:val="yellow"/>
        </w:rPr>
        <w:br/>
      </w:r>
    </w:p>
    <w:p w14:paraId="6528447D" w14:textId="7E8AD0EB" w:rsidR="0048504E" w:rsidRPr="005B11FA" w:rsidRDefault="00D91FE5" w:rsidP="0048504E">
      <w:pPr>
        <w:tabs>
          <w:tab w:val="left" w:pos="7068"/>
        </w:tabs>
        <w:rPr>
          <w:highlight w:val="yellow"/>
        </w:rPr>
      </w:pPr>
      <w:bookmarkStart w:id="157" w:name="table02roiDCs_summary"/>
      <w:r w:rsidRPr="005B11FA">
        <w:rPr>
          <w:b/>
          <w:highlight w:val="yellow"/>
        </w:rPr>
        <w:t>Table</w:t>
      </w:r>
      <w:r w:rsidR="006F0C6C" w:rsidRPr="005B11FA">
        <w:rPr>
          <w:b/>
          <w:highlight w:val="yellow"/>
        </w:rPr>
        <w:t xml:space="preserve"> 2:</w:t>
      </w:r>
      <w:r w:rsidR="00156D63" w:rsidRPr="005B11FA">
        <w:rPr>
          <w:highlight w:val="yellow"/>
        </w:rPr>
        <w:t xml:space="preserve"> </w:t>
      </w:r>
      <w:r w:rsidR="00512A5C" w:rsidRPr="005B11FA">
        <w:rPr>
          <w:highlight w:val="yellow"/>
        </w:rPr>
        <w:t>Overview Significant Parcel-wise Disconnections at p = 0.05</w:t>
      </w:r>
      <w:r w:rsidR="00CC55CE" w:rsidRPr="005B11FA">
        <w:rPr>
          <w:highlight w:val="yellow"/>
        </w:rPr>
        <w:tab/>
      </w:r>
    </w:p>
    <w:tbl>
      <w:tblPr>
        <w:tblStyle w:val="PlainTab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Pr="00113CDB" w:rsidRDefault="0048504E" w:rsidP="0048504E">
            <w:pPr>
              <w:rPr>
                <w:strike/>
                <w:highlight w:val="yellow"/>
              </w:rPr>
            </w:pPr>
            <w:r w:rsidRPr="00113CDB">
              <w:rPr>
                <w:strike/>
                <w:sz w:val="18"/>
                <w:szCs w:val="18"/>
                <w:highlight w:val="yellow"/>
                <w:lang w:val="en-US"/>
              </w:rPr>
              <w:t xml:space="preserve">Node with highest number of sign. disconnections </w:t>
            </w:r>
            <w:r w:rsidRPr="00113CDB">
              <w:rPr>
                <w:b w:val="0"/>
                <w:strike/>
                <w:sz w:val="16"/>
                <w:szCs w:val="18"/>
                <w:highlight w:val="yellow"/>
                <w:lang w:val="en-US"/>
              </w:rPr>
              <w:t>(Anatomical Label, % of all disconnections)</w:t>
            </w:r>
          </w:p>
        </w:tc>
        <w:tc>
          <w:tcPr>
            <w:tcW w:w="2265" w:type="dxa"/>
            <w:shd w:val="clear" w:color="auto" w:fill="F2F2F2" w:themeFill="background1" w:themeFillShade="F2"/>
          </w:tcPr>
          <w:p w14:paraId="1F02A3CD" w14:textId="5D843658" w:rsidR="0048504E" w:rsidRPr="00113CDB" w:rsidRDefault="0048504E" w:rsidP="0048504E">
            <w:pPr>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right A39rv (PGa) of IPL (5.38%)</w:t>
            </w:r>
          </w:p>
        </w:tc>
        <w:tc>
          <w:tcPr>
            <w:tcW w:w="2266" w:type="dxa"/>
          </w:tcPr>
          <w:p w14:paraId="4352BD9F" w14:textId="3425C4E2" w:rsidR="0048504E" w:rsidRPr="00113CDB" w:rsidRDefault="0048504E" w:rsidP="0023210C">
            <w:pPr>
              <w:jc w:val="left"/>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 xml:space="preserve">right cpSTS     </w:t>
            </w:r>
            <w:r w:rsidRPr="00113CDB">
              <w:rPr>
                <w:strike/>
                <w:sz w:val="18"/>
                <w:szCs w:val="18"/>
                <w:highlight w:val="yellow"/>
                <w:lang w:val="en-US"/>
              </w:rPr>
              <w:br/>
              <w:t>(18.54%)</w:t>
            </w:r>
          </w:p>
        </w:tc>
        <w:tc>
          <w:tcPr>
            <w:tcW w:w="2266" w:type="dxa"/>
          </w:tcPr>
          <w:p w14:paraId="584167E8" w14:textId="27FECFB2" w:rsidR="0048504E" w:rsidRPr="00113CDB" w:rsidRDefault="0048504E" w:rsidP="0048504E">
            <w:pPr>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 xml:space="preserve">right A39rv (PGa) of IPL (6.87%) </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Pr="00113CDB" w:rsidRDefault="0048504E" w:rsidP="0048504E">
            <w:pPr>
              <w:rPr>
                <w:strike/>
                <w:highlight w:val="yellow"/>
              </w:rPr>
            </w:pPr>
            <w:r w:rsidRPr="00113CDB">
              <w:rPr>
                <w:strike/>
                <w:sz w:val="18"/>
                <w:szCs w:val="18"/>
                <w:highlight w:val="yellow"/>
                <w:lang w:val="en-US"/>
              </w:rPr>
              <w:t xml:space="preserve">ROI with highest number of sign. disconnections </w:t>
            </w:r>
            <w:r w:rsidRPr="00113CDB">
              <w:rPr>
                <w:b w:val="0"/>
                <w:strike/>
                <w:sz w:val="16"/>
                <w:szCs w:val="18"/>
                <w:highlight w:val="yellow"/>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IPL (34.8%)</w:t>
            </w:r>
          </w:p>
        </w:tc>
        <w:tc>
          <w:tcPr>
            <w:tcW w:w="2266" w:type="dxa"/>
            <w:tcBorders>
              <w:bottom w:val="single" w:sz="12" w:space="0" w:color="auto"/>
            </w:tcBorders>
          </w:tcPr>
          <w:p w14:paraId="02E64EBE" w14:textId="2EBD02DE"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ITG (48.3%)</w:t>
            </w:r>
          </w:p>
        </w:tc>
        <w:tc>
          <w:tcPr>
            <w:tcW w:w="2266" w:type="dxa"/>
            <w:tcBorders>
              <w:bottom w:val="single" w:sz="12" w:space="0" w:color="auto"/>
            </w:tcBorders>
          </w:tcPr>
          <w:p w14:paraId="586778D5" w14:textId="2423BB58"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IPL (30.9%)</w:t>
            </w:r>
          </w:p>
        </w:tc>
      </w:tr>
    </w:tbl>
    <w:p w14:paraId="3B610C09" w14:textId="2421E2C3" w:rsidR="00747EBA" w:rsidRPr="005B11FA" w:rsidRDefault="00113CDB" w:rsidP="006856BF">
      <w:pPr>
        <w:rPr>
          <w:sz w:val="18"/>
          <w:szCs w:val="18"/>
          <w:highlight w:val="yellow"/>
        </w:rPr>
      </w:pPr>
      <w:r>
        <w:rPr>
          <w:sz w:val="18"/>
          <w:szCs w:val="18"/>
          <w:highlight w:val="yellow"/>
        </w:rPr>
        <w:br/>
      </w:r>
      <w:r w:rsidR="00512A5C" w:rsidRPr="005B11FA">
        <w:rPr>
          <w:sz w:val="18"/>
          <w:szCs w:val="18"/>
          <w:highlight w:val="yellow"/>
        </w:rPr>
        <w:t xml:space="preserve">Selected summary statistics resulting from the parcel-wise disconnection analysis at p = 0.05. Results are either given as number of significant disconnections, </w:t>
      </w:r>
      <w:r w:rsidR="008A5861" w:rsidRPr="005B11FA">
        <w:rPr>
          <w:sz w:val="18"/>
          <w:szCs w:val="18"/>
          <w:highlight w:val="yellow"/>
        </w:rPr>
        <w:t xml:space="preserve">ratio </w:t>
      </w:r>
      <w:r w:rsidR="00512A5C" w:rsidRPr="005B11FA">
        <w:rPr>
          <w:sz w:val="18"/>
          <w:szCs w:val="18"/>
          <w:highlight w:val="yellow"/>
        </w:rPr>
        <w:t>of interhemisphe</w:t>
      </w:r>
      <w:r w:rsidR="003D7287" w:rsidRPr="005B11FA">
        <w:rPr>
          <w:sz w:val="18"/>
          <w:szCs w:val="18"/>
          <w:highlight w:val="yellow"/>
        </w:rPr>
        <w:t xml:space="preserve">ric disconnections </w:t>
      </w:r>
      <w:r w:rsidR="008A5861" w:rsidRPr="005B11FA">
        <w:rPr>
          <w:sz w:val="18"/>
          <w:szCs w:val="18"/>
          <w:highlight w:val="yellow"/>
        </w:rPr>
        <w:t xml:space="preserve">to </w:t>
      </w:r>
      <w:r w:rsidR="003D7287" w:rsidRPr="005B11FA">
        <w:rPr>
          <w:sz w:val="18"/>
          <w:szCs w:val="18"/>
          <w:highlight w:val="yellow"/>
        </w:rPr>
        <w:t>i</w:t>
      </w:r>
      <w:r w:rsidR="00512A5C" w:rsidRPr="005B11FA">
        <w:rPr>
          <w:sz w:val="18"/>
          <w:szCs w:val="18"/>
          <w:highlight w:val="yellow"/>
        </w:rPr>
        <w:t>ntrahemispheric disconnections or as anatomical label based on</w:t>
      </w:r>
      <w:r w:rsidR="002E4BF9" w:rsidRPr="005B11FA">
        <w:rPr>
          <w:sz w:val="18"/>
          <w:szCs w:val="18"/>
          <w:highlight w:val="yellow"/>
        </w:rPr>
        <w:t xml:space="preserve"> the</w:t>
      </w:r>
      <w:r w:rsidR="00512A5C" w:rsidRPr="005B11FA">
        <w:rPr>
          <w:sz w:val="18"/>
          <w:szCs w:val="18"/>
          <w:highlight w:val="yellow"/>
        </w:rPr>
        <w:t xml:space="preserve"> BN-246 atlas (</w:t>
      </w:r>
      <w:r w:rsidR="00512A5C" w:rsidRPr="005B11FA">
        <w:rPr>
          <w:color w:val="7F7F7F" w:themeColor="text1" w:themeTint="80"/>
          <w:sz w:val="18"/>
          <w:szCs w:val="18"/>
          <w:highlight w:val="yellow"/>
        </w:rPr>
        <w:t>Fan et al., 2016</w:t>
      </w:r>
      <w:r w:rsidR="00512A5C" w:rsidRPr="005B11FA">
        <w:rPr>
          <w:sz w:val="18"/>
          <w:szCs w:val="18"/>
          <w:highlight w:val="yellow"/>
        </w:rPr>
        <w:t xml:space="preserve">) (contributing to percentage of disconnections). </w:t>
      </w:r>
      <w:r w:rsidR="00512A5C" w:rsidRPr="00113CDB">
        <w:rPr>
          <w:strike/>
          <w:sz w:val="18"/>
          <w:szCs w:val="18"/>
          <w:highlight w:val="yellow"/>
        </w:rPr>
        <w:t xml:space="preserve">More details can be found in </w:t>
      </w:r>
      <w:hyperlink w:anchor="s_table04sigDCs_regions" w:history="1">
        <w:r w:rsidR="00512A5C" w:rsidRPr="00113CDB">
          <w:rPr>
            <w:rStyle w:val="Hyperlink"/>
            <w:rFonts w:ascii="Ebrima" w:hAnsi="Ebrima"/>
            <w:strike/>
            <w:sz w:val="18"/>
            <w:szCs w:val="18"/>
            <w:highlight w:val="yellow"/>
          </w:rPr>
          <w:t xml:space="preserve">Supplementary Table </w:t>
        </w:r>
        <w:r w:rsidR="0021286C" w:rsidRPr="00113CDB">
          <w:rPr>
            <w:rStyle w:val="Hyperlink"/>
            <w:rFonts w:ascii="Ebrima" w:hAnsi="Ebrima"/>
            <w:strike/>
            <w:sz w:val="18"/>
            <w:szCs w:val="18"/>
            <w:highlight w:val="yellow"/>
          </w:rPr>
          <w:t>4</w:t>
        </w:r>
      </w:hyperlink>
      <w:r w:rsidR="00512A5C" w:rsidRPr="00113CDB">
        <w:rPr>
          <w:strike/>
          <w:sz w:val="18"/>
          <w:szCs w:val="18"/>
          <w:highlight w:val="yellow"/>
        </w:rPr>
        <w:t>.</w:t>
      </w:r>
      <w:bookmarkEnd w:id="157"/>
    </w:p>
    <w:p w14:paraId="1F35C4CD" w14:textId="3083625B" w:rsidR="00BD13E8" w:rsidRPr="00113CDB" w:rsidRDefault="00151637" w:rsidP="006856BF">
      <w:pPr>
        <w:rPr>
          <w:strike/>
          <w:highlight w:val="yellow"/>
        </w:rPr>
      </w:pPr>
      <w:r w:rsidRPr="00113CDB">
        <w:rPr>
          <w:strike/>
          <w:highlight w:val="yellow"/>
        </w:rPr>
        <w:t xml:space="preserve">In women, the five disconnections that were most significantly associated with pathological behavioural scores were all right </w:t>
      </w:r>
      <w:r w:rsidRPr="00113CDB">
        <w:rPr>
          <w:i/>
          <w:iCs/>
          <w:strike/>
          <w:highlight w:val="yellow"/>
        </w:rPr>
        <w:t>intra</w:t>
      </w:r>
      <w:r w:rsidR="002E4BF9" w:rsidRPr="00113CDB">
        <w:rPr>
          <w:i/>
          <w:iCs/>
          <w:strike/>
          <w:highlight w:val="yellow"/>
        </w:rPr>
        <w:t>-</w:t>
      </w:r>
      <w:r w:rsidRPr="00113CDB">
        <w:rPr>
          <w:strike/>
          <w:highlight w:val="yellow"/>
        </w:rPr>
        <w:t xml:space="preserve">hemispheric disconnections involving the </w:t>
      </w:r>
      <w:r w:rsidR="0023210C" w:rsidRPr="00113CDB">
        <w:rPr>
          <w:strike/>
          <w:highlight w:val="yellow"/>
        </w:rPr>
        <w:t>t</w:t>
      </w:r>
      <w:r w:rsidRPr="00113CDB">
        <w:rPr>
          <w:strike/>
          <w:highlight w:val="yellow"/>
        </w:rPr>
        <w:t xml:space="preserve">halamus, specifically the occipital and caudal temporal segments of the </w:t>
      </w:r>
      <w:r w:rsidR="0023210C" w:rsidRPr="00113CDB">
        <w:rPr>
          <w:strike/>
          <w:highlight w:val="yellow"/>
        </w:rPr>
        <w:t>t</w:t>
      </w:r>
      <w:r w:rsidRPr="00113CDB">
        <w:rPr>
          <w:strike/>
          <w:highlight w:val="yellow"/>
        </w:rPr>
        <w:t xml:space="preserve">halamus. In contrast to this, the five most significant disconnections in men were all </w:t>
      </w:r>
      <w:r w:rsidRPr="00113CDB">
        <w:rPr>
          <w:i/>
          <w:iCs/>
          <w:strike/>
          <w:highlight w:val="yellow"/>
        </w:rPr>
        <w:t>inter</w:t>
      </w:r>
      <w:r w:rsidR="002E4BF9" w:rsidRPr="00113CDB">
        <w:rPr>
          <w:i/>
          <w:iCs/>
          <w:strike/>
          <w:highlight w:val="yellow"/>
        </w:rPr>
        <w:t>-</w:t>
      </w:r>
      <w:r w:rsidRPr="00113CDB">
        <w:rPr>
          <w:strike/>
          <w:highlight w:val="yellow"/>
        </w:rPr>
        <w:t>hemispheric disconnections involving the right caudoventral ITG.</w:t>
      </w:r>
    </w:p>
    <w:p w14:paraId="47675846" w14:textId="5AA64D77" w:rsidR="006856BF" w:rsidRPr="00113CDB" w:rsidRDefault="0023210C" w:rsidP="006856BF">
      <w:pPr>
        <w:rPr>
          <w:strike/>
        </w:rPr>
      </w:pPr>
      <w:r w:rsidRPr="00113CDB">
        <w:rPr>
          <w:strike/>
          <w:highlight w:val="yellow"/>
        </w:rPr>
        <w:lastRenderedPageBreak/>
        <w:t xml:space="preserve">Further, </w:t>
      </w:r>
      <w:r w:rsidR="006856BF" w:rsidRPr="00113CDB">
        <w:rPr>
          <w:strike/>
          <w:highlight w:val="yellow"/>
        </w:rPr>
        <w:t>the disconnection that most significantly was associated with pathological behavioural scores</w:t>
      </w:r>
      <w:r w:rsidRPr="00113CDB">
        <w:rPr>
          <w:strike/>
          <w:highlight w:val="yellow"/>
        </w:rPr>
        <w:t xml:space="preserve"> in women</w:t>
      </w:r>
      <w:r w:rsidR="006856BF" w:rsidRPr="00113CDB">
        <w:rPr>
          <w:strike/>
          <w:highlight w:val="yellow"/>
        </w:rPr>
        <w:t xml:space="preserve"> was between the ventrolateral ITG and the occipital </w:t>
      </w:r>
      <w:r w:rsidRPr="00113CDB">
        <w:rPr>
          <w:strike/>
          <w:highlight w:val="yellow"/>
        </w:rPr>
        <w:t>t</w:t>
      </w:r>
      <w:r w:rsidR="006856BF" w:rsidRPr="00113CDB">
        <w:rPr>
          <w:strike/>
          <w:highlight w:val="yellow"/>
        </w:rPr>
        <w:t xml:space="preserve">halamus of the right hemisphere. </w:t>
      </w:r>
      <w:r w:rsidRPr="00113CDB">
        <w:rPr>
          <w:strike/>
          <w:highlight w:val="yellow"/>
        </w:rPr>
        <w:t>In men, however, the interhemispheric disconnection between the left extreme lateroventral ITG and the right caudoventral ITG was associated most significantly with neglect severity.</w:t>
      </w:r>
    </w:p>
    <w:p w14:paraId="74A05820" w14:textId="22C36D22" w:rsidR="006856BF" w:rsidRPr="005B11FA" w:rsidRDefault="001C3302" w:rsidP="004A4ACD">
      <w:pPr>
        <w:rPr>
          <w:highlight w:val="yellow"/>
        </w:rPr>
      </w:pPr>
      <w:r>
        <w:br w:type="page"/>
      </w:r>
      <w:bookmarkStart w:id="158" w:name="table03roiDCs_5most"/>
      <w:r w:rsidR="00E45B12" w:rsidRPr="005B11FA">
        <w:rPr>
          <w:b/>
          <w:highlight w:val="yellow"/>
        </w:rPr>
        <w:lastRenderedPageBreak/>
        <w:t>Table 3:</w:t>
      </w:r>
      <w:r w:rsidR="00E45B12" w:rsidRPr="005B11FA">
        <w:rPr>
          <w:highlight w:val="yellow"/>
        </w:rPr>
        <w:t xml:space="preserve"> Most Significant Parcel-wise Disconnections</w:t>
      </w:r>
      <w:r w:rsidR="003D0178" w:rsidRPr="005B11FA">
        <w:rPr>
          <w:highlight w:val="yellow"/>
        </w:rPr>
        <w:tab/>
      </w:r>
    </w:p>
    <w:tbl>
      <w:tblPr>
        <w:tblStyle w:val="PlainTable2"/>
        <w:tblW w:w="0" w:type="auto"/>
        <w:tblLook w:val="04A0" w:firstRow="1" w:lastRow="0" w:firstColumn="1" w:lastColumn="0" w:noHBand="0" w:noVBand="1"/>
      </w:tblPr>
      <w:tblGrid>
        <w:gridCol w:w="985"/>
        <w:gridCol w:w="3240"/>
        <w:gridCol w:w="3240"/>
        <w:gridCol w:w="1597"/>
      </w:tblGrid>
      <w:tr w:rsidR="003955C1" w:rsidRPr="005B11FA"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5B11FA" w:rsidRDefault="003955C1" w:rsidP="003955C1">
            <w:pPr>
              <w:jc w:val="center"/>
              <w:rPr>
                <w:sz w:val="18"/>
                <w:highlight w:val="yellow"/>
                <w:lang w:val="en-US"/>
              </w:rPr>
            </w:pPr>
          </w:p>
        </w:tc>
        <w:tc>
          <w:tcPr>
            <w:tcW w:w="3240" w:type="dxa"/>
            <w:tcBorders>
              <w:top w:val="single" w:sz="12" w:space="0" w:color="auto"/>
              <w:bottom w:val="single" w:sz="12" w:space="0" w:color="auto"/>
            </w:tcBorders>
          </w:tcPr>
          <w:p w14:paraId="69005575" w14:textId="46024902"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Node A</w:t>
            </w:r>
          </w:p>
        </w:tc>
        <w:tc>
          <w:tcPr>
            <w:tcW w:w="3240" w:type="dxa"/>
            <w:tcBorders>
              <w:top w:val="single" w:sz="12" w:space="0" w:color="auto"/>
              <w:bottom w:val="single" w:sz="12" w:space="0" w:color="auto"/>
            </w:tcBorders>
          </w:tcPr>
          <w:p w14:paraId="4CDB6583" w14:textId="34BC72A0"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Node B</w:t>
            </w:r>
          </w:p>
        </w:tc>
        <w:tc>
          <w:tcPr>
            <w:tcW w:w="1597" w:type="dxa"/>
            <w:tcBorders>
              <w:top w:val="single" w:sz="12" w:space="0" w:color="auto"/>
              <w:bottom w:val="single" w:sz="12" w:space="0" w:color="auto"/>
            </w:tcBorders>
          </w:tcPr>
          <w:p w14:paraId="17D21DAC" w14:textId="23D2106B"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T-value</w:t>
            </w:r>
          </w:p>
        </w:tc>
      </w:tr>
      <w:tr w:rsidR="003955C1" w:rsidRPr="005B11FA"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5B11FA" w:rsidRDefault="006856BF" w:rsidP="003955C1">
            <w:pPr>
              <w:jc w:val="center"/>
              <w:rPr>
                <w:sz w:val="14"/>
                <w:highlight w:val="yellow"/>
                <w:lang w:val="en-US"/>
              </w:rPr>
            </w:pPr>
            <w:r w:rsidRPr="005B11FA">
              <w:rPr>
                <w:sz w:val="18"/>
                <w:highlight w:val="yellow"/>
                <w:lang w:val="en-US"/>
              </w:rPr>
              <w:br/>
            </w:r>
            <w:r w:rsidR="00AA000D" w:rsidRPr="005B11FA">
              <w:rPr>
                <w:sz w:val="18"/>
                <w:highlight w:val="yellow"/>
                <w:lang w:val="en-US"/>
              </w:rPr>
              <w:br/>
            </w:r>
            <w:r w:rsidR="003955C1" w:rsidRPr="005B11FA">
              <w:rPr>
                <w:sz w:val="18"/>
                <w:highlight w:val="yellow"/>
                <w:lang w:val="en-US"/>
              </w:rPr>
              <w:t>T</w:t>
            </w:r>
            <w:r w:rsidR="003955C1" w:rsidRPr="005B11FA">
              <w:rPr>
                <w:sz w:val="18"/>
                <w:highlight w:val="yellow"/>
                <w:lang w:val="en-US"/>
              </w:rPr>
              <w:br/>
              <w:t>O</w:t>
            </w:r>
            <w:r w:rsidR="003955C1" w:rsidRPr="005B11FA">
              <w:rPr>
                <w:sz w:val="18"/>
                <w:highlight w:val="yellow"/>
                <w:lang w:val="en-US"/>
              </w:rPr>
              <w:br/>
              <w:t>T</w:t>
            </w:r>
            <w:r w:rsidR="003955C1" w:rsidRPr="005B11FA">
              <w:rPr>
                <w:sz w:val="18"/>
                <w:highlight w:val="yellow"/>
                <w:lang w:val="en-US"/>
              </w:rPr>
              <w:br/>
              <w:t>A</w:t>
            </w:r>
            <w:r w:rsidR="003955C1" w:rsidRPr="005B11FA">
              <w:rPr>
                <w:sz w:val="18"/>
                <w:highlight w:val="yellow"/>
                <w:lang w:val="en-US"/>
              </w:rPr>
              <w:br/>
              <w:t>L</w:t>
            </w:r>
          </w:p>
        </w:tc>
        <w:tc>
          <w:tcPr>
            <w:tcW w:w="3240" w:type="dxa"/>
            <w:tcBorders>
              <w:top w:val="single" w:sz="12" w:space="0" w:color="auto"/>
              <w:bottom w:val="nil"/>
            </w:tcBorders>
          </w:tcPr>
          <w:p w14:paraId="4BA4BFEC" w14:textId="77777777" w:rsidR="003955C1"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MTG</w:t>
            </w:r>
          </w:p>
          <w:p w14:paraId="3CEE51CE" w14:textId="46C68BE5"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6"/>
                <w:highlight w:val="yellow"/>
                <w:lang w:val="en-US"/>
              </w:rPr>
              <w:t>(rostral area 21)</w:t>
            </w:r>
          </w:p>
        </w:tc>
        <w:tc>
          <w:tcPr>
            <w:tcW w:w="3240" w:type="dxa"/>
            <w:tcBorders>
              <w:top w:val="single" w:sz="12" w:space="0" w:color="auto"/>
              <w:bottom w:val="nil"/>
            </w:tcBorders>
          </w:tcPr>
          <w:p w14:paraId="1DC51AD0" w14:textId="22728DBE"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single" w:sz="12" w:space="0" w:color="auto"/>
              <w:bottom w:val="nil"/>
            </w:tcBorders>
          </w:tcPr>
          <w:p w14:paraId="2DA26246" w14:textId="6664BD26"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7.5929</w:t>
            </w:r>
          </w:p>
        </w:tc>
      </w:tr>
      <w:tr w:rsidR="003955C1" w:rsidRPr="005B11FA"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5B11FA" w:rsidRDefault="003955C1" w:rsidP="004A4ACD">
            <w:pPr>
              <w:rPr>
                <w:sz w:val="14"/>
                <w:highlight w:val="yellow"/>
                <w:lang w:val="en-US"/>
              </w:rPr>
            </w:pPr>
          </w:p>
        </w:tc>
        <w:tc>
          <w:tcPr>
            <w:tcW w:w="3240" w:type="dxa"/>
            <w:tcBorders>
              <w:top w:val="nil"/>
              <w:bottom w:val="nil"/>
            </w:tcBorders>
          </w:tcPr>
          <w:p w14:paraId="4376AF6F" w14:textId="646FA6BE"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MTG</w:t>
            </w:r>
            <w:r w:rsidRPr="005B11FA">
              <w:rPr>
                <w:sz w:val="18"/>
                <w:highlight w:val="yellow"/>
                <w:lang w:val="en-US"/>
              </w:rPr>
              <w:br/>
            </w:r>
            <w:r w:rsidRPr="005B11FA">
              <w:rPr>
                <w:sz w:val="16"/>
                <w:highlight w:val="yellow"/>
                <w:lang w:val="en-US"/>
              </w:rPr>
              <w:t>(anterior STS)</w:t>
            </w:r>
          </w:p>
        </w:tc>
        <w:tc>
          <w:tcPr>
            <w:tcW w:w="3240" w:type="dxa"/>
            <w:tcBorders>
              <w:top w:val="nil"/>
              <w:bottom w:val="nil"/>
            </w:tcBorders>
          </w:tcPr>
          <w:p w14:paraId="3B34FCBB" w14:textId="781F8E8D"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(ventrolateral area 37)</w:t>
            </w:r>
          </w:p>
        </w:tc>
        <w:tc>
          <w:tcPr>
            <w:tcW w:w="1597" w:type="dxa"/>
            <w:tcBorders>
              <w:top w:val="nil"/>
              <w:bottom w:val="nil"/>
            </w:tcBorders>
          </w:tcPr>
          <w:p w14:paraId="7AD06FBE" w14:textId="440F0FDE" w:rsidR="003955C1" w:rsidRPr="005B11FA"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7.3804</w:t>
            </w:r>
          </w:p>
        </w:tc>
      </w:tr>
      <w:tr w:rsidR="003955C1" w:rsidRPr="005B11FA"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5B11FA" w:rsidRDefault="003955C1" w:rsidP="004A4ACD">
            <w:pPr>
              <w:rPr>
                <w:sz w:val="14"/>
                <w:highlight w:val="yellow"/>
                <w:lang w:val="en-US"/>
              </w:rPr>
            </w:pPr>
          </w:p>
        </w:tc>
        <w:tc>
          <w:tcPr>
            <w:tcW w:w="3240" w:type="dxa"/>
            <w:tcBorders>
              <w:top w:val="nil"/>
              <w:bottom w:val="nil"/>
            </w:tcBorders>
          </w:tcPr>
          <w:p w14:paraId="5B738115" w14:textId="5CDF8666"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STG</w:t>
            </w:r>
            <w:r w:rsidRPr="005B11FA">
              <w:rPr>
                <w:sz w:val="18"/>
                <w:highlight w:val="yellow"/>
                <w:lang w:val="en-US"/>
              </w:rPr>
              <w:br/>
            </w:r>
            <w:r w:rsidRPr="005B11FA">
              <w:rPr>
                <w:sz w:val="16"/>
                <w:highlight w:val="yellow"/>
                <w:lang w:val="en-US"/>
              </w:rPr>
              <w:t>(lateral area 38)</w:t>
            </w:r>
          </w:p>
        </w:tc>
        <w:tc>
          <w:tcPr>
            <w:tcW w:w="3240" w:type="dxa"/>
            <w:tcBorders>
              <w:top w:val="nil"/>
              <w:bottom w:val="nil"/>
            </w:tcBorders>
          </w:tcPr>
          <w:p w14:paraId="792BF5CA" w14:textId="31972BC8"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6814D8E" w14:textId="459A7013"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7.3375</w:t>
            </w:r>
          </w:p>
        </w:tc>
      </w:tr>
      <w:tr w:rsidR="003955C1" w:rsidRPr="005B11FA"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5B11FA" w:rsidRDefault="003955C1" w:rsidP="004A4ACD">
            <w:pPr>
              <w:rPr>
                <w:sz w:val="14"/>
                <w:highlight w:val="yellow"/>
                <w:lang w:val="en-US"/>
              </w:rPr>
            </w:pPr>
          </w:p>
        </w:tc>
        <w:tc>
          <w:tcPr>
            <w:tcW w:w="3240" w:type="dxa"/>
            <w:tcBorders>
              <w:top w:val="nil"/>
              <w:bottom w:val="nil"/>
            </w:tcBorders>
          </w:tcPr>
          <w:p w14:paraId="7E33EF62" w14:textId="0406105B"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(rostroventral area / PFop)</w:t>
            </w:r>
          </w:p>
        </w:tc>
        <w:tc>
          <w:tcPr>
            <w:tcW w:w="3240" w:type="dxa"/>
            <w:tcBorders>
              <w:top w:val="nil"/>
              <w:bottom w:val="nil"/>
            </w:tcBorders>
          </w:tcPr>
          <w:p w14:paraId="2973867A" w14:textId="4E21A7BE" w:rsidR="003955C1" w:rsidRPr="005B11FA"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w:t>
            </w:r>
            <w:r w:rsidR="006712C9" w:rsidRPr="005B11FA">
              <w:rPr>
                <w:sz w:val="16"/>
                <w:highlight w:val="yellow"/>
                <w:lang w:val="en-US"/>
              </w:rPr>
              <w:t>extreme lateroventral area 20</w:t>
            </w:r>
            <w:r w:rsidRPr="005B11FA">
              <w:rPr>
                <w:sz w:val="16"/>
                <w:highlight w:val="yellow"/>
                <w:lang w:val="en-US"/>
              </w:rPr>
              <w:t>)</w:t>
            </w:r>
          </w:p>
        </w:tc>
        <w:tc>
          <w:tcPr>
            <w:tcW w:w="1597" w:type="dxa"/>
            <w:tcBorders>
              <w:top w:val="nil"/>
              <w:bottom w:val="nil"/>
            </w:tcBorders>
          </w:tcPr>
          <w:p w14:paraId="4FFAC42C" w14:textId="3EA8B3BB" w:rsidR="003955C1" w:rsidRPr="005B11FA"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7.3282</w:t>
            </w:r>
          </w:p>
        </w:tc>
      </w:tr>
      <w:tr w:rsidR="003955C1" w:rsidRPr="005B11FA"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5B11FA" w:rsidRDefault="003955C1" w:rsidP="004A4ACD">
            <w:pPr>
              <w:rPr>
                <w:sz w:val="14"/>
                <w:highlight w:val="yellow"/>
                <w:lang w:val="en-US"/>
              </w:rPr>
            </w:pPr>
          </w:p>
        </w:tc>
        <w:tc>
          <w:tcPr>
            <w:tcW w:w="3240" w:type="dxa"/>
            <w:tcBorders>
              <w:top w:val="nil"/>
              <w:bottom w:val="nil"/>
            </w:tcBorders>
          </w:tcPr>
          <w:p w14:paraId="46CC33F5" w14:textId="4B96DDF6"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(caudal area 40/PFm)</w:t>
            </w:r>
          </w:p>
        </w:tc>
        <w:tc>
          <w:tcPr>
            <w:tcW w:w="3240" w:type="dxa"/>
            <w:tcBorders>
              <w:top w:val="nil"/>
              <w:bottom w:val="nil"/>
            </w:tcBorders>
          </w:tcPr>
          <w:p w14:paraId="22F22422" w14:textId="683BA337"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3E60F5EE" w14:textId="7E3A3642"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7.3147</w:t>
            </w:r>
          </w:p>
        </w:tc>
      </w:tr>
      <w:tr w:rsidR="0067037A" w:rsidRPr="005B11F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5B11FA" w:rsidRDefault="0067037A" w:rsidP="0067037A">
            <w:pPr>
              <w:jc w:val="center"/>
              <w:rPr>
                <w:sz w:val="14"/>
                <w:highlight w:val="yellow"/>
                <w:lang w:val="en-US"/>
              </w:rPr>
            </w:pPr>
            <w:r w:rsidRPr="005B11FA">
              <w:rPr>
                <w:sz w:val="18"/>
                <w:highlight w:val="yellow"/>
                <w:lang w:val="en-US"/>
              </w:rPr>
              <w:br/>
            </w:r>
            <w:r w:rsidRPr="005B11FA">
              <w:rPr>
                <w:sz w:val="18"/>
                <w:highlight w:val="yellow"/>
                <w:lang w:val="en-US"/>
              </w:rPr>
              <w:br/>
              <w:t>F</w:t>
            </w:r>
            <w:r w:rsidRPr="005B11FA">
              <w:rPr>
                <w:sz w:val="18"/>
                <w:highlight w:val="yellow"/>
                <w:lang w:val="en-US"/>
              </w:rPr>
              <w:br/>
              <w:t>E</w:t>
            </w:r>
            <w:r w:rsidRPr="005B11FA">
              <w:rPr>
                <w:sz w:val="18"/>
                <w:highlight w:val="yellow"/>
                <w:lang w:val="en-US"/>
              </w:rPr>
              <w:br/>
              <w:t>M</w:t>
            </w:r>
            <w:r w:rsidRPr="005B11FA">
              <w:rPr>
                <w:sz w:val="18"/>
                <w:highlight w:val="yellow"/>
                <w:lang w:val="en-US"/>
              </w:rPr>
              <w:br/>
              <w:t>A</w:t>
            </w:r>
            <w:r w:rsidRPr="005B11FA">
              <w:rPr>
                <w:sz w:val="18"/>
                <w:highlight w:val="yellow"/>
                <w:lang w:val="en-US"/>
              </w:rPr>
              <w:br/>
              <w:t>L</w:t>
            </w:r>
            <w:r w:rsidRPr="005B11FA">
              <w:rPr>
                <w:sz w:val="18"/>
                <w:highlight w:val="yellow"/>
                <w:lang w:val="en-US"/>
              </w:rPr>
              <w:br/>
              <w:t>E</w:t>
            </w:r>
          </w:p>
        </w:tc>
        <w:tc>
          <w:tcPr>
            <w:tcW w:w="3240" w:type="dxa"/>
            <w:tcBorders>
              <w:top w:val="nil"/>
              <w:bottom w:val="nil"/>
            </w:tcBorders>
            <w:shd w:val="clear" w:color="auto" w:fill="F2F2F2" w:themeFill="background1" w:themeFillShade="F2"/>
          </w:tcPr>
          <w:p w14:paraId="759BA68E" w14:textId="4B2D4CFA"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5.2566</w:t>
            </w:r>
          </w:p>
        </w:tc>
      </w:tr>
      <w:tr w:rsidR="0067037A" w:rsidRPr="005B11F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10743561" w14:textId="400C1933"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SPL</w:t>
            </w:r>
            <w:r w:rsidRPr="005B11FA">
              <w:rPr>
                <w:sz w:val="18"/>
                <w:highlight w:val="yellow"/>
                <w:lang w:val="en-US"/>
              </w:rPr>
              <w:br/>
            </w:r>
            <w:r w:rsidRPr="005B11FA">
              <w:rPr>
                <w:sz w:val="16"/>
                <w:highlight w:val="yellow"/>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5B11FA"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szCs w:val="18"/>
                <w:highlight w:val="yellow"/>
                <w:lang w:val="en-US"/>
              </w:rPr>
              <w:t>5.0743</w:t>
            </w:r>
          </w:p>
        </w:tc>
      </w:tr>
      <w:tr w:rsidR="0067037A" w:rsidRPr="005B11F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4328D896" w14:textId="0E263792"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SPL</w:t>
            </w:r>
            <w:r w:rsidRPr="005B11FA">
              <w:rPr>
                <w:sz w:val="18"/>
                <w:highlight w:val="yellow"/>
                <w:lang w:val="en-US"/>
              </w:rPr>
              <w:br/>
            </w:r>
            <w:r w:rsidRPr="005B11FA">
              <w:rPr>
                <w:sz w:val="16"/>
                <w:highlight w:val="yellow"/>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5.0445</w:t>
            </w:r>
          </w:p>
        </w:tc>
      </w:tr>
      <w:tr w:rsidR="0067037A" w:rsidRPr="005B11F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79643E0D" w14:textId="671F8324"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IPL</w:t>
            </w:r>
            <w:r w:rsidRPr="005B11FA">
              <w:rPr>
                <w:sz w:val="18"/>
                <w:highlight w:val="yellow"/>
                <w:lang w:val="en-US"/>
              </w:rPr>
              <w:br/>
            </w:r>
            <w:r w:rsidRPr="005B11FA">
              <w:rPr>
                <w:sz w:val="16"/>
                <w:highlight w:val="yellow"/>
                <w:lang w:val="en-US"/>
              </w:rPr>
              <w:t>(rostrodorsal area 39 / Hip3)</w:t>
            </w:r>
          </w:p>
        </w:tc>
        <w:tc>
          <w:tcPr>
            <w:tcW w:w="3240" w:type="dxa"/>
            <w:tcBorders>
              <w:top w:val="nil"/>
              <w:bottom w:val="nil"/>
            </w:tcBorders>
            <w:shd w:val="clear" w:color="auto" w:fill="F2F2F2" w:themeFill="background1" w:themeFillShade="F2"/>
          </w:tcPr>
          <w:p w14:paraId="15AD6D04" w14:textId="62F97640"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5B11FA"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szCs w:val="18"/>
                <w:highlight w:val="yellow"/>
                <w:lang w:val="en-US"/>
              </w:rPr>
              <w:t>4.8381</w:t>
            </w:r>
          </w:p>
        </w:tc>
      </w:tr>
      <w:tr w:rsidR="0067037A" w:rsidRPr="005B11F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09DE0FB3" w14:textId="202896A5"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IPL</w:t>
            </w:r>
            <w:r w:rsidRPr="005B11FA">
              <w:rPr>
                <w:sz w:val="18"/>
                <w:highlight w:val="yellow"/>
                <w:lang w:val="en-US"/>
              </w:rPr>
              <w:br/>
            </w:r>
            <w:r w:rsidRPr="005B11FA">
              <w:rPr>
                <w:sz w:val="16"/>
                <w:highlight w:val="yellow"/>
                <w:lang w:val="en-US"/>
              </w:rPr>
              <w:t>(rostrodorsal area 40 / PFt)</w:t>
            </w:r>
          </w:p>
        </w:tc>
        <w:tc>
          <w:tcPr>
            <w:tcW w:w="3240" w:type="dxa"/>
            <w:tcBorders>
              <w:top w:val="nil"/>
              <w:bottom w:val="nil"/>
            </w:tcBorders>
            <w:shd w:val="clear" w:color="auto" w:fill="F2F2F2" w:themeFill="background1" w:themeFillShade="F2"/>
          </w:tcPr>
          <w:p w14:paraId="270CF8C1" w14:textId="24198E08"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4.8380</w:t>
            </w:r>
          </w:p>
        </w:tc>
      </w:tr>
      <w:tr w:rsidR="0023533A" w:rsidRPr="005B11F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5B11FA" w:rsidRDefault="0023533A" w:rsidP="0023533A">
            <w:pPr>
              <w:jc w:val="center"/>
              <w:rPr>
                <w:sz w:val="18"/>
                <w:highlight w:val="yellow"/>
                <w:lang w:val="en-US"/>
              </w:rPr>
            </w:pPr>
            <w:r w:rsidRPr="005B11FA">
              <w:rPr>
                <w:sz w:val="18"/>
                <w:highlight w:val="yellow"/>
                <w:lang w:val="en-US"/>
              </w:rPr>
              <w:br/>
            </w:r>
            <w:r w:rsidRPr="005B11FA">
              <w:rPr>
                <w:sz w:val="18"/>
                <w:highlight w:val="yellow"/>
                <w:lang w:val="en-US"/>
              </w:rPr>
              <w:br/>
            </w:r>
            <w:r w:rsidRPr="005B11FA">
              <w:rPr>
                <w:sz w:val="18"/>
                <w:highlight w:val="yellow"/>
                <w:lang w:val="en-US"/>
              </w:rPr>
              <w:br/>
              <w:t>M</w:t>
            </w:r>
            <w:r w:rsidRPr="005B11FA">
              <w:rPr>
                <w:sz w:val="18"/>
                <w:highlight w:val="yellow"/>
                <w:lang w:val="en-US"/>
              </w:rPr>
              <w:br/>
              <w:t>A</w:t>
            </w:r>
            <w:r w:rsidRPr="005B11FA">
              <w:rPr>
                <w:sz w:val="18"/>
                <w:highlight w:val="yellow"/>
                <w:lang w:val="en-US"/>
              </w:rPr>
              <w:br/>
              <w:t>L</w:t>
            </w:r>
            <w:r w:rsidRPr="005B11FA">
              <w:rPr>
                <w:sz w:val="18"/>
                <w:highlight w:val="yellow"/>
                <w:lang w:val="en-US"/>
              </w:rPr>
              <w:br/>
              <w:t>E</w:t>
            </w:r>
          </w:p>
        </w:tc>
        <w:tc>
          <w:tcPr>
            <w:tcW w:w="3240" w:type="dxa"/>
            <w:tcBorders>
              <w:top w:val="nil"/>
              <w:bottom w:val="nil"/>
            </w:tcBorders>
          </w:tcPr>
          <w:p w14:paraId="67EB7776" w14:textId="50286F43"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ITG</w:t>
            </w:r>
            <w:r w:rsidRPr="005B11FA">
              <w:rPr>
                <w:sz w:val="18"/>
                <w:highlight w:val="yellow"/>
                <w:lang w:val="en-US"/>
              </w:rPr>
              <w:br/>
            </w:r>
            <w:r w:rsidRPr="005B11FA">
              <w:rPr>
                <w:sz w:val="16"/>
                <w:highlight w:val="yellow"/>
                <w:lang w:val="en-US"/>
              </w:rPr>
              <w:t>(extreme lateroventral area 37)</w:t>
            </w:r>
          </w:p>
        </w:tc>
        <w:tc>
          <w:tcPr>
            <w:tcW w:w="3240" w:type="dxa"/>
            <w:tcBorders>
              <w:top w:val="nil"/>
              <w:bottom w:val="nil"/>
            </w:tcBorders>
          </w:tcPr>
          <w:p w14:paraId="4F52D371" w14:textId="51210F5C"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37866D45" w14:textId="1347355B"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6.6931</w:t>
            </w:r>
          </w:p>
        </w:tc>
      </w:tr>
      <w:tr w:rsidR="0023533A" w:rsidRPr="005B11F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5B11FA" w:rsidRDefault="0023533A" w:rsidP="0023533A">
            <w:pPr>
              <w:rPr>
                <w:sz w:val="18"/>
                <w:highlight w:val="yellow"/>
                <w:lang w:val="en-US"/>
              </w:rPr>
            </w:pPr>
          </w:p>
        </w:tc>
        <w:tc>
          <w:tcPr>
            <w:tcW w:w="3240" w:type="dxa"/>
            <w:tcBorders>
              <w:top w:val="nil"/>
              <w:bottom w:val="nil"/>
            </w:tcBorders>
          </w:tcPr>
          <w:p w14:paraId="07F0DA76" w14:textId="64A49834"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 xml:space="preserve">left MTG </w:t>
            </w:r>
            <w:r w:rsidRPr="005B11FA">
              <w:rPr>
                <w:sz w:val="18"/>
                <w:highlight w:val="yellow"/>
                <w:lang w:val="en-US"/>
              </w:rPr>
              <w:br/>
            </w:r>
            <w:r w:rsidRPr="005B11FA">
              <w:rPr>
                <w:sz w:val="16"/>
                <w:highlight w:val="yellow"/>
                <w:lang w:val="en-US"/>
              </w:rPr>
              <w:t>(rostral area 21)</w:t>
            </w:r>
          </w:p>
        </w:tc>
        <w:tc>
          <w:tcPr>
            <w:tcW w:w="3240" w:type="dxa"/>
            <w:tcBorders>
              <w:top w:val="nil"/>
              <w:bottom w:val="nil"/>
            </w:tcBorders>
          </w:tcPr>
          <w:p w14:paraId="3DF9A50D" w14:textId="4819118B"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D3DC8CD" w14:textId="2DD6AE77" w:rsidR="0023533A" w:rsidRPr="005B11FA"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6.6168</w:t>
            </w:r>
          </w:p>
        </w:tc>
      </w:tr>
      <w:tr w:rsidR="0023533A" w:rsidRPr="005B11F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5B11FA" w:rsidRDefault="0023533A" w:rsidP="0023533A">
            <w:pPr>
              <w:rPr>
                <w:sz w:val="18"/>
                <w:highlight w:val="yellow"/>
                <w:lang w:val="en-US"/>
              </w:rPr>
            </w:pPr>
          </w:p>
        </w:tc>
        <w:tc>
          <w:tcPr>
            <w:tcW w:w="3240" w:type="dxa"/>
            <w:tcBorders>
              <w:top w:val="nil"/>
              <w:bottom w:val="nil"/>
            </w:tcBorders>
          </w:tcPr>
          <w:p w14:paraId="70AF7CAE" w14:textId="04B69D97"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(rostroventral area 39 / PGa)</w:t>
            </w:r>
          </w:p>
        </w:tc>
        <w:tc>
          <w:tcPr>
            <w:tcW w:w="3240" w:type="dxa"/>
            <w:tcBorders>
              <w:top w:val="nil"/>
              <w:bottom w:val="nil"/>
            </w:tcBorders>
          </w:tcPr>
          <w:p w14:paraId="174F21AA" w14:textId="04C2DDF6"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51CB3360" w14:textId="1FEFCCDF"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6.3379</w:t>
            </w:r>
          </w:p>
        </w:tc>
      </w:tr>
      <w:tr w:rsidR="0023533A" w:rsidRPr="005B11F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5B11FA" w:rsidRDefault="0023533A" w:rsidP="0023533A">
            <w:pPr>
              <w:rPr>
                <w:sz w:val="18"/>
                <w:highlight w:val="yellow"/>
                <w:lang w:val="en-US"/>
              </w:rPr>
            </w:pPr>
          </w:p>
        </w:tc>
        <w:tc>
          <w:tcPr>
            <w:tcW w:w="3240" w:type="dxa"/>
            <w:tcBorders>
              <w:top w:val="nil"/>
              <w:bottom w:val="nil"/>
            </w:tcBorders>
          </w:tcPr>
          <w:p w14:paraId="47BC6851" w14:textId="2F189400"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(caudal area 40 / PFm)</w:t>
            </w:r>
          </w:p>
        </w:tc>
        <w:tc>
          <w:tcPr>
            <w:tcW w:w="3240" w:type="dxa"/>
            <w:tcBorders>
              <w:top w:val="nil"/>
              <w:bottom w:val="nil"/>
            </w:tcBorders>
          </w:tcPr>
          <w:p w14:paraId="21FABA67" w14:textId="42C9DF63"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ACDC621" w14:textId="4D933EFC" w:rsidR="0023533A" w:rsidRPr="005B11FA"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6.3214</w:t>
            </w:r>
          </w:p>
        </w:tc>
      </w:tr>
      <w:tr w:rsidR="0023533A" w:rsidRPr="005B11F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5B11FA" w:rsidRDefault="0023533A" w:rsidP="0023533A">
            <w:pPr>
              <w:rPr>
                <w:sz w:val="18"/>
                <w:highlight w:val="yellow"/>
                <w:lang w:val="en-US"/>
              </w:rPr>
            </w:pPr>
          </w:p>
        </w:tc>
        <w:tc>
          <w:tcPr>
            <w:tcW w:w="3240" w:type="dxa"/>
            <w:tcBorders>
              <w:top w:val="nil"/>
              <w:bottom w:val="single" w:sz="12" w:space="0" w:color="auto"/>
            </w:tcBorders>
          </w:tcPr>
          <w:p w14:paraId="67380B81" w14:textId="60869C18"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pSTS</w:t>
            </w:r>
            <w:r w:rsidRPr="005B11FA">
              <w:rPr>
                <w:sz w:val="18"/>
                <w:highlight w:val="yellow"/>
                <w:lang w:val="en-US"/>
              </w:rPr>
              <w:br/>
            </w:r>
            <w:r w:rsidRPr="005B11FA">
              <w:rPr>
                <w:sz w:val="16"/>
                <w:highlight w:val="yellow"/>
                <w:lang w:val="en-US"/>
              </w:rPr>
              <w:t>(caudoposterior STS)</w:t>
            </w:r>
          </w:p>
        </w:tc>
        <w:tc>
          <w:tcPr>
            <w:tcW w:w="3240" w:type="dxa"/>
            <w:tcBorders>
              <w:top w:val="nil"/>
              <w:bottom w:val="single" w:sz="12" w:space="0" w:color="auto"/>
            </w:tcBorders>
          </w:tcPr>
          <w:p w14:paraId="6C1E35F1" w14:textId="558BBB92"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single" w:sz="12" w:space="0" w:color="auto"/>
            </w:tcBorders>
          </w:tcPr>
          <w:p w14:paraId="5E0855D6" w14:textId="24E41753"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6.3154</w:t>
            </w:r>
          </w:p>
        </w:tc>
      </w:tr>
    </w:tbl>
    <w:p w14:paraId="37C266F7" w14:textId="57373F8B" w:rsidR="00676102" w:rsidRPr="00282BD5" w:rsidRDefault="00282BD5" w:rsidP="00676102">
      <w:pPr>
        <w:rPr>
          <w:sz w:val="18"/>
          <w:szCs w:val="18"/>
          <w:lang w:val="en-US"/>
        </w:rPr>
      </w:pPr>
      <w:r w:rsidRPr="005B11FA">
        <w:rPr>
          <w:sz w:val="18"/>
          <w:szCs w:val="18"/>
          <w:highlight w:val="yellow"/>
        </w:rPr>
        <w:tab/>
      </w:r>
      <w:r w:rsidRPr="005B11FA">
        <w:rPr>
          <w:sz w:val="18"/>
          <w:szCs w:val="18"/>
          <w:highlight w:val="yellow"/>
          <w:lang w:val="en-US"/>
        </w:rPr>
        <w:br/>
      </w:r>
      <w:r w:rsidR="00676102" w:rsidRPr="005B11FA">
        <w:rPr>
          <w:sz w:val="18"/>
          <w:szCs w:val="18"/>
          <w:highlight w:val="yellow"/>
        </w:rPr>
        <w:t>Parcel-wise disconnections with the highest T-values following the region-to-region analysis for the patient (sub-)</w:t>
      </w:r>
      <w:r w:rsidR="00C4473A" w:rsidRPr="005B11FA">
        <w:rPr>
          <w:sz w:val="18"/>
          <w:szCs w:val="18"/>
          <w:highlight w:val="yellow"/>
        </w:rPr>
        <w:t xml:space="preserve"> </w:t>
      </w:r>
      <w:r w:rsidR="00676102" w:rsidRPr="005B11FA">
        <w:rPr>
          <w:sz w:val="18"/>
          <w:szCs w:val="18"/>
          <w:highlight w:val="yellow"/>
        </w:rPr>
        <w:t>samples. Anatomical labels are based on the BN-246 atlas (</w:t>
      </w:r>
      <w:r w:rsidR="00676102" w:rsidRPr="005B11FA">
        <w:rPr>
          <w:color w:val="7F7F7F" w:themeColor="text1" w:themeTint="80"/>
          <w:sz w:val="18"/>
          <w:szCs w:val="18"/>
          <w:highlight w:val="yellow"/>
        </w:rPr>
        <w:t>Fan et al., 2016</w:t>
      </w:r>
      <w:r w:rsidR="00676102" w:rsidRPr="005B11FA">
        <w:rPr>
          <w:sz w:val="18"/>
          <w:szCs w:val="18"/>
          <w:highlight w:val="yellow"/>
        </w:rPr>
        <w:t xml:space="preserve">). </w:t>
      </w:r>
      <w:r w:rsidR="002E5E96" w:rsidRPr="005B11FA">
        <w:rPr>
          <w:sz w:val="18"/>
          <w:szCs w:val="18"/>
          <w:highlight w:val="yellow"/>
        </w:rPr>
        <w:t xml:space="preserve">Abbreviations can be found in </w:t>
      </w:r>
      <w:r w:rsidR="00D91FE5" w:rsidRPr="005B11FA">
        <w:rPr>
          <w:sz w:val="18"/>
          <w:szCs w:val="18"/>
          <w:highlight w:val="yellow"/>
        </w:rPr>
        <w:t>Appendix</w:t>
      </w:r>
      <w:r w:rsidR="002E5E96" w:rsidRPr="005B11FA">
        <w:rPr>
          <w:sz w:val="18"/>
          <w:szCs w:val="18"/>
          <w:highlight w:val="yellow"/>
        </w:rPr>
        <w:t xml:space="preserve"> A. </w:t>
      </w:r>
      <w:r w:rsidR="00676102" w:rsidRPr="005B11FA">
        <w:rPr>
          <w:sz w:val="18"/>
          <w:szCs w:val="18"/>
          <w:highlight w:val="yellow"/>
        </w:rPr>
        <w:t>Intrahemispheric disconnections are highlighted in light grey. T-values were obtained from the GLM analysis, employing maximum statistic permutation at 50,000 permutations</w:t>
      </w:r>
      <w:r w:rsidR="002E5E96" w:rsidRPr="005B11FA">
        <w:rPr>
          <w:sz w:val="18"/>
          <w:szCs w:val="18"/>
          <w:highlight w:val="yellow"/>
        </w:rPr>
        <w:t>.</w:t>
      </w:r>
    </w:p>
    <w:bookmarkEnd w:id="158"/>
    <w:p w14:paraId="65004188" w14:textId="53E27E82" w:rsidR="00A27977" w:rsidRPr="00A27977" w:rsidRDefault="00A27977" w:rsidP="007B2C63">
      <w:pPr>
        <w:rPr>
          <w:bCs/>
          <w:sz w:val="18"/>
        </w:rPr>
      </w:pPr>
    </w:p>
    <w:p w14:paraId="1B20DEAE" w14:textId="2A6C083A" w:rsidR="00131067" w:rsidRPr="00FC497E" w:rsidRDefault="00700ECE" w:rsidP="00131067">
      <w:pPr>
        <w:pStyle w:val="Heading3"/>
        <w:numPr>
          <w:ilvl w:val="1"/>
          <w:numId w:val="3"/>
        </w:numPr>
        <w:rPr>
          <w:sz w:val="28"/>
          <w:szCs w:val="28"/>
          <w:lang w:val="en-US"/>
        </w:rPr>
      </w:pPr>
      <w:bookmarkStart w:id="159" w:name="_Toc116064616"/>
      <w:bookmarkStart w:id="160" w:name="_Toc116551061"/>
      <w:r>
        <w:rPr>
          <w:lang w:val="en-US"/>
        </w:rPr>
        <w:t>Prediction of Patient Status</w:t>
      </w:r>
      <w:bookmarkEnd w:id="159"/>
      <w:bookmarkEnd w:id="160"/>
    </w:p>
    <w:p w14:paraId="61682A29" w14:textId="737EAC56" w:rsidR="003D7287" w:rsidRDefault="00C419BA"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ins w:id="161" w:author="Lisa" w:date="2022-10-18T16:58:00Z">
        <w:r w:rsidR="00A3011F">
          <w:rPr>
            <w:lang w:val="en-US"/>
          </w:rPr>
          <w:t xml:space="preserve">, especially for the disconnection </w:t>
        </w:r>
        <w:commentRangeStart w:id="162"/>
        <w:r w:rsidR="00A3011F">
          <w:rPr>
            <w:lang w:val="en-US"/>
          </w:rPr>
          <w:t>maps</w:t>
        </w:r>
        <w:commentRangeEnd w:id="162"/>
        <w:r w:rsidR="00A3011F">
          <w:rPr>
            <w:rStyle w:val="CommentReference"/>
          </w:rPr>
          <w:commentReference w:id="162"/>
        </w:r>
      </w:ins>
      <w:r w:rsidR="00825A01">
        <w:rPr>
          <w:lang w:val="en-US"/>
        </w:rPr>
        <w:t xml:space="preserve">.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bookmarkStart w:id="163" w:name="_GoBack"/>
      <w:bookmarkEnd w:id="163"/>
    </w:p>
    <w:p w14:paraId="6E8BE7EC" w14:textId="77777777" w:rsidR="00447FE5" w:rsidRDefault="00447FE5">
      <w:pPr>
        <w:rPr>
          <w:b/>
          <w:lang w:val="en-US"/>
        </w:rPr>
      </w:pPr>
      <w:r>
        <w:rPr>
          <w:b/>
          <w:lang w:val="en-US"/>
        </w:rPr>
        <w:br w:type="page"/>
      </w:r>
    </w:p>
    <w:p w14:paraId="708F5617" w14:textId="37030765" w:rsidR="00B83D20" w:rsidRPr="00090387" w:rsidRDefault="00D91FE5" w:rsidP="00131067">
      <w:pPr>
        <w:rPr>
          <w:rFonts w:eastAsiaTheme="majorEastAsia"/>
          <w:sz w:val="28"/>
          <w:szCs w:val="28"/>
          <w:lang w:val="en-US"/>
        </w:rPr>
      </w:pPr>
      <w:bookmarkStart w:id="164" w:name="table04predictionacc"/>
      <w:r>
        <w:rPr>
          <w:b/>
          <w:lang w:val="en-US"/>
        </w:rPr>
        <w:lastRenderedPageBreak/>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PlainTab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164"/>
      <w:r w:rsidR="00A40F89" w:rsidRPr="00B83D20">
        <w:rPr>
          <w:lang w:val="en-US"/>
        </w:rPr>
        <w:br w:type="page"/>
      </w:r>
    </w:p>
    <w:p w14:paraId="1E1928E2" w14:textId="41CC4599" w:rsidR="00F431E1" w:rsidRDefault="000E5F13" w:rsidP="00F431E1">
      <w:pPr>
        <w:pStyle w:val="Heading2"/>
        <w:numPr>
          <w:ilvl w:val="0"/>
          <w:numId w:val="3"/>
        </w:numPr>
        <w:rPr>
          <w:b w:val="0"/>
          <w:bCs w:val="0"/>
        </w:rPr>
      </w:pPr>
      <w:bookmarkStart w:id="165" w:name="_Toc116064617"/>
      <w:bookmarkStart w:id="166" w:name="_Toc116551062"/>
      <w:r w:rsidRPr="00EA784A">
        <w:rPr>
          <w:b w:val="0"/>
          <w:bCs w:val="0"/>
        </w:rPr>
        <w:lastRenderedPageBreak/>
        <w:t>Discussion</w:t>
      </w:r>
      <w:bookmarkEnd w:id="165"/>
      <w:bookmarkEnd w:id="166"/>
    </w:p>
    <w:p w14:paraId="5496CEFB" w14:textId="77777777" w:rsidR="00CC2ACC" w:rsidRPr="00CC2ACC" w:rsidRDefault="00CC2ACC" w:rsidP="00CC2ACC"/>
    <w:p w14:paraId="66334361" w14:textId="54050639" w:rsidR="00A40F89" w:rsidRPr="00444F61" w:rsidRDefault="00444F61" w:rsidP="00CC2ACC">
      <w:pPr>
        <w:jc w:val="center"/>
        <w:rPr>
          <w:rFonts w:ascii="Avenir Next LT Pro Light" w:eastAsiaTheme="majorEastAsia" w:hAnsi="Avenir Next LT Pro Light" w:cstheme="majorBidi"/>
          <w:sz w:val="28"/>
          <w:szCs w:val="28"/>
        </w:rPr>
      </w:pPr>
      <w:r>
        <w:rPr>
          <w:noProof/>
          <w:lang w:val="en-US"/>
        </w:rPr>
        <w:drawing>
          <wp:inline distT="0" distB="0" distL="0" distR="0" wp14:anchorId="3F4B7344" wp14:editId="44D72546">
            <wp:extent cx="4762500" cy="2044700"/>
            <wp:effectExtent l="0" t="0" r="0" b="0"/>
            <wp:docPr id="5" name="Grafik 5" descr="Meme: &quot;Nothing to see here Move along&quot; - All Templates - Meme-arse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e: &quot;Nothing to see here Move along&quot; - All Templates - Meme-arsenal.com"/>
                    <pic:cNvPicPr>
                      <a:picLocks noChangeAspect="1" noChangeArrowheads="1"/>
                    </pic:cNvPicPr>
                  </pic:nvPicPr>
                  <pic:blipFill rotWithShape="1">
                    <a:blip r:embed="rId16">
                      <a:extLst>
                        <a:ext uri="{28A0092B-C50C-407E-A947-70E740481C1C}">
                          <a14:useLocalDpi xmlns:a14="http://schemas.microsoft.com/office/drawing/2010/main" val="0"/>
                        </a:ext>
                      </a:extLst>
                    </a:blip>
                    <a:srcRect b="9804"/>
                    <a:stretch/>
                  </pic:blipFill>
                  <pic:spPr bwMode="auto">
                    <a:xfrm>
                      <a:off x="0" y="0"/>
                      <a:ext cx="4762500" cy="2044700"/>
                    </a:xfrm>
                    <a:prstGeom prst="rect">
                      <a:avLst/>
                    </a:prstGeom>
                    <a:noFill/>
                    <a:ln>
                      <a:noFill/>
                    </a:ln>
                    <a:extLst>
                      <a:ext uri="{53640926-AAD7-44D8-BBD7-CCE9431645EC}">
                        <a14:shadowObscured xmlns:a14="http://schemas.microsoft.com/office/drawing/2010/main"/>
                      </a:ext>
                    </a:extLst>
                  </pic:spPr>
                </pic:pic>
              </a:graphicData>
            </a:graphic>
          </wp:inline>
        </w:drawing>
      </w:r>
      <w:r w:rsidR="00A40F89" w:rsidRPr="00444F61">
        <w:rPr>
          <w:b/>
          <w:bCs/>
        </w:rPr>
        <w:br w:type="page"/>
      </w:r>
    </w:p>
    <w:p w14:paraId="0AA5BC6F" w14:textId="536600E9" w:rsidR="000E5F13" w:rsidRDefault="000E5F13" w:rsidP="00F14B94">
      <w:pPr>
        <w:pStyle w:val="Heading2"/>
        <w:numPr>
          <w:ilvl w:val="0"/>
          <w:numId w:val="3"/>
        </w:numPr>
        <w:rPr>
          <w:b w:val="0"/>
          <w:bCs w:val="0"/>
        </w:rPr>
      </w:pPr>
      <w:bookmarkStart w:id="167" w:name="_Toc116064626"/>
      <w:bookmarkStart w:id="168" w:name="_Toc116551063"/>
      <w:r w:rsidRPr="00EA784A">
        <w:rPr>
          <w:b w:val="0"/>
          <w:bCs w:val="0"/>
        </w:rPr>
        <w:lastRenderedPageBreak/>
        <w:t>Conclusion</w:t>
      </w:r>
      <w:bookmarkEnd w:id="167"/>
      <w:bookmarkEnd w:id="168"/>
    </w:p>
    <w:p w14:paraId="20406402" w14:textId="77777777" w:rsidR="00CC2ACC" w:rsidRDefault="00CC2ACC" w:rsidP="0089785B">
      <w:pPr>
        <w:rPr>
          <w:lang w:val="en-US"/>
        </w:rPr>
      </w:pPr>
    </w:p>
    <w:p w14:paraId="0B3DDB7D" w14:textId="0554C619" w:rsidR="0089785B" w:rsidRDefault="00CC2ACC" w:rsidP="00CC2ACC">
      <w:pPr>
        <w:jc w:val="center"/>
      </w:pPr>
      <w:r w:rsidRPr="00CC2ACC">
        <w:rPr>
          <w:noProof/>
          <w:lang w:val="en-US"/>
        </w:rPr>
        <w:drawing>
          <wp:inline distT="0" distB="0" distL="0" distR="0" wp14:anchorId="123B1625" wp14:editId="4BA96715">
            <wp:extent cx="2698750" cy="2205778"/>
            <wp:effectExtent l="0" t="0" r="6350" b="4445"/>
            <wp:docPr id="6" name="Grafik 6" descr="Meme: &quot;There's nothing to see here. It's just regular maintenance.&quot; - All  Templates - Meme-arse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e: &quot;There's nothing to see here. It's just regular maintenance.&quot; - All  Templates - Meme-arsenal.com"/>
                    <pic:cNvPicPr>
                      <a:picLocks noChangeAspect="1" noChangeArrowheads="1"/>
                    </pic:cNvPicPr>
                  </pic:nvPicPr>
                  <pic:blipFill rotWithShape="1">
                    <a:blip r:embed="rId17">
                      <a:extLst>
                        <a:ext uri="{28A0092B-C50C-407E-A947-70E740481C1C}">
                          <a14:useLocalDpi xmlns:a14="http://schemas.microsoft.com/office/drawing/2010/main" val="0"/>
                        </a:ext>
                      </a:extLst>
                    </a:blip>
                    <a:srcRect b="5255"/>
                    <a:stretch/>
                  </pic:blipFill>
                  <pic:spPr bwMode="auto">
                    <a:xfrm>
                      <a:off x="0" y="0"/>
                      <a:ext cx="2706063" cy="2211755"/>
                    </a:xfrm>
                    <a:prstGeom prst="rect">
                      <a:avLst/>
                    </a:prstGeom>
                    <a:noFill/>
                    <a:ln>
                      <a:noFill/>
                    </a:ln>
                    <a:extLst>
                      <a:ext uri="{53640926-AAD7-44D8-BBD7-CCE9431645EC}">
                        <a14:shadowObscured xmlns:a14="http://schemas.microsoft.com/office/drawing/2010/main"/>
                      </a:ext>
                    </a:extLst>
                  </pic:spPr>
                </pic:pic>
              </a:graphicData>
            </a:graphic>
          </wp:inline>
        </w:drawing>
      </w:r>
    </w:p>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Heading2"/>
        <w:rPr>
          <w:b w:val="0"/>
          <w:bCs w:val="0"/>
        </w:rPr>
      </w:pPr>
      <w:bookmarkStart w:id="169" w:name="_Toc116064627"/>
      <w:bookmarkStart w:id="170" w:name="_Toc116551064"/>
      <w:r w:rsidRPr="0089785B">
        <w:rPr>
          <w:b w:val="0"/>
          <w:bCs w:val="0"/>
        </w:rPr>
        <w:lastRenderedPageBreak/>
        <w:t>References</w:t>
      </w:r>
      <w:bookmarkEnd w:id="169"/>
      <w:bookmarkEnd w:id="170"/>
    </w:p>
    <w:p w14:paraId="34973CF0" w14:textId="71ADC04F" w:rsidR="00F81109" w:rsidRDefault="00F81109" w:rsidP="00346AE4"/>
    <w:p w14:paraId="636F30AE" w14:textId="4429B245" w:rsidR="00275F68" w:rsidRPr="00C4191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BB54A0">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0E5675" w:rsidRDefault="004F5B90"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Brain Communications, 4(2). </w:t>
      </w:r>
      <w:r w:rsidR="00C419BA">
        <w:rPr>
          <w:rStyle w:val="Hyperlink"/>
          <w:rFonts w:ascii="Ebrima" w:hAnsi="Ebrima" w:cs="Arial"/>
          <w:sz w:val="22"/>
          <w:szCs w:val="22"/>
          <w:lang w:val="de-DE"/>
        </w:rPr>
        <w:fldChar w:fldCharType="begin"/>
      </w:r>
      <w:r w:rsidR="00C419BA" w:rsidRPr="00C419BA">
        <w:rPr>
          <w:rStyle w:val="Hyperlink"/>
          <w:rFonts w:ascii="Ebrima" w:hAnsi="Ebrima" w:cs="Arial"/>
          <w:sz w:val="22"/>
          <w:szCs w:val="22"/>
          <w:lang w:val="en-US"/>
          <w:rPrChange w:id="171" w:author="Lisa" w:date="2022-10-17T16:56:00Z">
            <w:rPr>
              <w:rStyle w:val="Hyperlink"/>
              <w:rFonts w:ascii="Ebrima" w:hAnsi="Ebrima" w:cs="Arial"/>
              <w:sz w:val="22"/>
              <w:szCs w:val="22"/>
              <w:lang w:val="de-DE"/>
            </w:rPr>
          </w:rPrChange>
        </w:rPr>
        <w:instrText xml:space="preserve"> HYPERLINK "https://doi.org/10.1093/braincomms/fcac020" </w:instrText>
      </w:r>
      <w:r w:rsidR="00C419BA">
        <w:rPr>
          <w:rStyle w:val="Hyperlink"/>
          <w:rFonts w:ascii="Ebrima" w:hAnsi="Ebrima" w:cs="Arial"/>
          <w:sz w:val="22"/>
          <w:szCs w:val="22"/>
          <w:lang w:val="de-DE"/>
        </w:rPr>
        <w:fldChar w:fldCharType="separate"/>
      </w:r>
      <w:r w:rsidRPr="000E5675">
        <w:rPr>
          <w:rStyle w:val="Hyperlink"/>
          <w:rFonts w:ascii="Ebrima" w:hAnsi="Ebrima" w:cs="Arial"/>
          <w:sz w:val="22"/>
          <w:szCs w:val="22"/>
          <w:lang w:val="de-DE"/>
        </w:rPr>
        <w:t>https://doi.org/10.1093/braincomms/fcac020</w:t>
      </w:r>
      <w:r w:rsidR="00C419BA">
        <w:rPr>
          <w:rStyle w:val="Hyperlink"/>
          <w:rFonts w:ascii="Ebrima" w:hAnsi="Ebrima" w:cs="Arial"/>
          <w:sz w:val="22"/>
          <w:szCs w:val="22"/>
          <w:lang w:val="de-DE"/>
        </w:rPr>
        <w:fldChar w:fldCharType="end"/>
      </w:r>
      <w:r w:rsidRPr="000E5675">
        <w:rPr>
          <w:rFonts w:ascii="Ebrima" w:hAnsi="Ebrima" w:cs="Arial"/>
          <w:sz w:val="22"/>
          <w:szCs w:val="22"/>
          <w:lang w:val="de-DE"/>
        </w:rPr>
        <w:t xml:space="preserve"> </w:t>
      </w:r>
    </w:p>
    <w:p w14:paraId="7F67F143" w14:textId="0E4385B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0E5675">
        <w:rPr>
          <w:rFonts w:ascii="Ebrima" w:hAnsi="Ebrima" w:cs="Arial"/>
          <w:sz w:val="22"/>
          <w:szCs w:val="22"/>
          <w:lang w:val="de-DE"/>
        </w:rPr>
        <w:lastRenderedPageBreak/>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6ABD304D" w14:textId="034FAEE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Matos Casano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Tadi P</w:t>
      </w:r>
      <w:r>
        <w:rPr>
          <w:rFonts w:ascii="Ebrima" w:hAnsi="Ebrima" w:cs="Arial"/>
          <w:sz w:val="22"/>
          <w:szCs w:val="22"/>
          <w:lang w:val="en-US"/>
        </w:rPr>
        <w:t>.</w:t>
      </w:r>
      <w:r w:rsidRPr="0062116E">
        <w:rPr>
          <w:rFonts w:ascii="Ebrima" w:hAnsi="Ebrima" w:cs="Arial"/>
          <w:sz w:val="22"/>
          <w:szCs w:val="22"/>
          <w:lang w:val="en-US"/>
        </w:rPr>
        <w:t>, Ciofoaia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Anterior Cerebral Artery Stroke. In: StatPearls [Internet]. Treasure Island (FL): StatPearls Publishing; 2022 Jan-. Available from: https://www.ncbi.nlm.nih.gov/books/NBK537333/</w:t>
      </w:r>
    </w:p>
    <w:p w14:paraId="5C21F007" w14:textId="57FABED3"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Ceci, S. J., Williams, W. M. &amp; Barnett, S. M. (2009). Women’s underrepresentation in science: Sociocultural and biological considerations. Psychological Bulletin, 135(2), 218–261. </w:t>
      </w:r>
      <w:hyperlink r:id="rId20"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w:t>
      </w:r>
      <w:r w:rsidRPr="00250B3C">
        <w:rPr>
          <w:rFonts w:ascii="Ebrima" w:hAnsi="Ebrima" w:cs="Arial"/>
          <w:sz w:val="22"/>
          <w:szCs w:val="22"/>
          <w:lang w:val="en-US"/>
        </w:rPr>
        <w:lastRenderedPageBreak/>
        <w:t xml:space="preserve">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Clas, P., Groeschel,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05B9DDBD" w14:textId="6EB28C78"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Haan, B., Clas, P., Juenger, H., Wilke, M., &amp; Karnath, H. O. (2015). Fast semi-automated lesion demarcation in stroke. NeuroImage: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65070A">
        <w:rPr>
          <w:rFonts w:ascii="Ebrima" w:hAnsi="Ebrima" w:cs="Arial"/>
          <w:sz w:val="22"/>
          <w:szCs w:val="22"/>
          <w:lang w:val="de-DE"/>
        </w:rPr>
        <w:t xml:space="preserve">Neuropsychologia,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2C158076" w14:textId="670EEC4E" w:rsidR="00275F68" w:rsidRDefault="00275F68" w:rsidP="00275F68">
      <w:pPr>
        <w:pStyle w:val="Normal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793B6026" w14:textId="33FD20C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BB54A0"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BB54A0">
        <w:rPr>
          <w:rFonts w:ascii="Ebrima" w:hAnsi="Ebrima" w:cs="Arial"/>
          <w:i/>
          <w:iCs/>
          <w:sz w:val="22"/>
          <w:szCs w:val="22"/>
          <w:lang w:val="de-DE"/>
        </w:rPr>
        <w:t>The Lancet Neurology</w:t>
      </w:r>
      <w:r w:rsidRPr="00BB54A0">
        <w:rPr>
          <w:rFonts w:ascii="Ebrima" w:hAnsi="Ebrima" w:cs="Arial"/>
          <w:sz w:val="22"/>
          <w:szCs w:val="22"/>
          <w:lang w:val="de-DE"/>
        </w:rPr>
        <w:t xml:space="preserve">, </w:t>
      </w:r>
      <w:r w:rsidRPr="00BB54A0">
        <w:rPr>
          <w:rFonts w:ascii="Ebrima" w:hAnsi="Ebrima" w:cs="Arial"/>
          <w:i/>
          <w:iCs/>
          <w:sz w:val="22"/>
          <w:szCs w:val="22"/>
          <w:lang w:val="de-DE"/>
        </w:rPr>
        <w:t>20</w:t>
      </w:r>
      <w:r w:rsidRPr="00BB54A0">
        <w:rPr>
          <w:rFonts w:ascii="Ebrima" w:hAnsi="Ebrima" w:cs="Arial"/>
          <w:sz w:val="22"/>
          <w:szCs w:val="22"/>
          <w:lang w:val="de-DE"/>
        </w:rPr>
        <w:t xml:space="preserve">(10), 795–820. </w:t>
      </w:r>
      <w:r w:rsidR="00D14833" w:rsidRPr="00BB54A0">
        <w:rPr>
          <w:rFonts w:ascii="Ebrima" w:hAnsi="Ebrima" w:cs="Arial"/>
          <w:sz w:val="22"/>
          <w:szCs w:val="22"/>
          <w:lang w:val="de-DE"/>
        </w:rPr>
        <w:t xml:space="preserve">https://doi.org/10.1016/s1474-4422(21)00252-0 </w:t>
      </w:r>
    </w:p>
    <w:p w14:paraId="37A15E3A" w14:textId="13DD513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Gaffan,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The Bells Test: A Quantitative and Qualitative Test for Visual Neglect. International Journal of Clinical Neuropsychology, XI(2), 49–54.</w:t>
      </w:r>
      <w:r>
        <w:rPr>
          <w:rFonts w:ascii="Ebrima" w:hAnsi="Ebrima" w:cs="Arial"/>
          <w:sz w:val="22"/>
          <w:szCs w:val="22"/>
          <w:lang w:val="en-US"/>
        </w:rPr>
        <w:t xml:space="preserve"> </w:t>
      </w:r>
    </w:p>
    <w:p w14:paraId="7F64C6D2" w14:textId="2D3FC26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Coomber,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7787AC9F" w14:textId="3751DD7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45A31145" w14:textId="7A118FE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NeuroImage,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21"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22"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444F61">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w:t>
      </w:r>
      <w:r w:rsidRPr="00250B3C">
        <w:rPr>
          <w:rFonts w:ascii="Ebrima" w:hAnsi="Ebrima" w:cs="Arial"/>
          <w:sz w:val="22"/>
          <w:szCs w:val="22"/>
          <w:lang w:val="en-US"/>
        </w:rPr>
        <w:lastRenderedPageBreak/>
        <w:t xml:space="preserve">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American Psychologist</w:t>
      </w:r>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15A0ABE8" w14:textId="5140ADE6"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ed.,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lastRenderedPageBreak/>
        <w:t xml:space="preserve">Karnath, H. O., Rorden, C., &amp; Ticini,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444F61">
        <w:rPr>
          <w:rFonts w:ascii="Ebrima" w:hAnsi="Ebrima" w:cs="Arial"/>
          <w:sz w:val="22"/>
          <w:szCs w:val="22"/>
          <w:lang w:val="en-US"/>
        </w:rPr>
        <w:t>Kasties, V., Karnath, H.</w:t>
      </w:r>
      <w:r w:rsidR="00D14833" w:rsidRPr="00444F61">
        <w:rPr>
          <w:rFonts w:ascii="Ebrima" w:hAnsi="Ebrima" w:cs="Arial"/>
          <w:sz w:val="22"/>
          <w:szCs w:val="22"/>
          <w:lang w:val="en-US"/>
        </w:rPr>
        <w:t xml:space="preserve"> O.</w:t>
      </w:r>
      <w:r w:rsidRPr="00444F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1213CFAE" w14:textId="7D57835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0E5675">
        <w:rPr>
          <w:rFonts w:ascii="Ebrima" w:hAnsi="Ebrima" w:cs="Arial"/>
          <w:sz w:val="22"/>
          <w:szCs w:val="22"/>
          <w:lang w:val="en-US"/>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Herson, P. S., &amp; Hurn, P. D. (2010). Neuroprotection of Sex Steroids. </w:t>
      </w:r>
      <w:r w:rsidRPr="00250B3C">
        <w:rPr>
          <w:rFonts w:ascii="Ebrima" w:hAnsi="Ebrima" w:cs="Arial"/>
          <w:i/>
          <w:iCs/>
          <w:sz w:val="22"/>
          <w:szCs w:val="22"/>
          <w:lang w:val="en-US"/>
        </w:rPr>
        <w:t>Minerva Endocrinologica</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Alkayed, N. J., Traystman, R. J., Williams, M. J., &amp; Hurn,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44F61"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44F61">
        <w:rPr>
          <w:rFonts w:ascii="Ebrima" w:hAnsi="Ebrima" w:cs="Arial"/>
          <w:i/>
          <w:iCs/>
          <w:sz w:val="22"/>
          <w:szCs w:val="22"/>
          <w:lang w:val="de-DE"/>
        </w:rPr>
        <w:t>Hormones and Behavior</w:t>
      </w:r>
      <w:r w:rsidRPr="00444F61">
        <w:rPr>
          <w:rFonts w:ascii="Ebrima" w:hAnsi="Ebrima" w:cs="Arial"/>
          <w:sz w:val="22"/>
          <w:szCs w:val="22"/>
          <w:lang w:val="de-DE"/>
        </w:rPr>
        <w:t xml:space="preserve">, </w:t>
      </w:r>
      <w:r w:rsidRPr="00444F61">
        <w:rPr>
          <w:rFonts w:ascii="Ebrima" w:hAnsi="Ebrima" w:cs="Arial"/>
          <w:i/>
          <w:iCs/>
          <w:sz w:val="22"/>
          <w:szCs w:val="22"/>
          <w:lang w:val="de-DE"/>
        </w:rPr>
        <w:t>31</w:t>
      </w:r>
      <w:r w:rsidRPr="00444F61">
        <w:rPr>
          <w:rFonts w:ascii="Ebrima" w:hAnsi="Ebrima" w:cs="Arial"/>
          <w:sz w:val="22"/>
          <w:szCs w:val="22"/>
          <w:lang w:val="de-DE"/>
        </w:rPr>
        <w:t xml:space="preserve">(1), 65–74. </w:t>
      </w:r>
      <w:r w:rsidR="00D14833" w:rsidRPr="00444F61">
        <w:rPr>
          <w:rFonts w:ascii="Ebrima" w:hAnsi="Ebrima" w:cs="Arial"/>
          <w:sz w:val="22"/>
          <w:szCs w:val="22"/>
          <w:lang w:val="de-DE"/>
        </w:rPr>
        <w:t xml:space="preserve">https://doi.org/10.1006/hbeh.1997.1363 </w:t>
      </w:r>
    </w:p>
    <w:p w14:paraId="1CC5F1E2" w14:textId="4EAE9A5B" w:rsidR="0079718A" w:rsidRPr="0079718A" w:rsidRDefault="0079718A" w:rsidP="00275F68">
      <w:pPr>
        <w:pStyle w:val="NormalWeb"/>
        <w:spacing w:before="0" w:beforeAutospacing="0" w:after="120" w:afterAutospacing="0" w:line="276" w:lineRule="auto"/>
        <w:ind w:left="709" w:hanging="709"/>
        <w:jc w:val="both"/>
        <w:rPr>
          <w:rFonts w:ascii="Ebrima" w:hAnsi="Ebrima" w:cs="Arial"/>
          <w:sz w:val="22"/>
          <w:szCs w:val="22"/>
        </w:rPr>
      </w:pPr>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23"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0E5675"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w:t>
      </w:r>
      <w:r w:rsidRPr="00250B3C">
        <w:rPr>
          <w:rFonts w:ascii="Ebrima" w:hAnsi="Ebrima" w:cs="Arial"/>
          <w:sz w:val="22"/>
          <w:szCs w:val="22"/>
          <w:lang w:val="en-US"/>
        </w:rPr>
        <w:lastRenderedPageBreak/>
        <w:t xml:space="preserve">and outcomes. </w:t>
      </w:r>
      <w:r w:rsidRPr="000E5675">
        <w:rPr>
          <w:rFonts w:ascii="Ebrima" w:hAnsi="Ebrima" w:cs="Arial"/>
          <w:i/>
          <w:iCs/>
          <w:sz w:val="22"/>
          <w:szCs w:val="22"/>
          <w:lang w:val="de-DE"/>
        </w:rPr>
        <w:t>The Lancet Neurology</w:t>
      </w:r>
      <w:r w:rsidRPr="000E5675">
        <w:rPr>
          <w:rFonts w:ascii="Ebrima" w:hAnsi="Ebrima" w:cs="Arial"/>
          <w:sz w:val="22"/>
          <w:szCs w:val="22"/>
          <w:lang w:val="de-DE"/>
        </w:rPr>
        <w:t xml:space="preserve">, </w:t>
      </w:r>
      <w:r w:rsidRPr="000E5675">
        <w:rPr>
          <w:rFonts w:ascii="Ebrima" w:hAnsi="Ebrima" w:cs="Arial"/>
          <w:i/>
          <w:iCs/>
          <w:sz w:val="22"/>
          <w:szCs w:val="22"/>
          <w:lang w:val="de-DE"/>
        </w:rPr>
        <w:t>7</w:t>
      </w:r>
      <w:r w:rsidRPr="000E5675">
        <w:rPr>
          <w:rFonts w:ascii="Ebrima" w:hAnsi="Ebrima" w:cs="Arial"/>
          <w:sz w:val="22"/>
          <w:szCs w:val="22"/>
          <w:lang w:val="de-DE"/>
        </w:rPr>
        <w:t xml:space="preserve">(10), 915–926. </w:t>
      </w:r>
      <w:r w:rsidR="00D14833" w:rsidRPr="000E5675">
        <w:rPr>
          <w:rFonts w:ascii="Ebrima" w:hAnsi="Ebrima" w:cs="Arial"/>
          <w:sz w:val="22"/>
          <w:szCs w:val="22"/>
          <w:lang w:val="de-DE"/>
        </w:rPr>
        <w:t xml:space="preserve">https://doi.org/10.1016/s1474-4422(08)70193-5 </w:t>
      </w:r>
    </w:p>
    <w:p w14:paraId="0287AF2E" w14:textId="5105655E" w:rsidR="00687332" w:rsidRPr="00687332" w:rsidRDefault="00687332" w:rsidP="00275F68">
      <w:pPr>
        <w:pStyle w:val="NormalWeb"/>
        <w:spacing w:before="0" w:beforeAutospacing="0" w:after="120" w:afterAutospacing="0" w:line="276" w:lineRule="auto"/>
        <w:ind w:left="709" w:hanging="709"/>
        <w:jc w:val="both"/>
        <w:rPr>
          <w:rFonts w:ascii="Ebrima" w:hAnsi="Ebrima" w:cs="Arial"/>
          <w:sz w:val="22"/>
          <w:szCs w:val="22"/>
        </w:rPr>
      </w:pPr>
      <w:r w:rsidRPr="007D35FE">
        <w:rPr>
          <w:rFonts w:ascii="Ebrima" w:hAnsi="Ebrima" w:cs="Arial"/>
          <w:sz w:val="22"/>
          <w:szCs w:val="22"/>
          <w:lang w:val="de-DE"/>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medRxiv.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0E802D6A" w14:textId="0D10B257" w:rsidR="00687332" w:rsidRDefault="00687332" w:rsidP="00687332">
      <w:pPr>
        <w:pStyle w:val="Normal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NeuroImage,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Normal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rPr>
        <w:t xml:space="preserve">Rorden,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680C2D5A" w14:textId="08CA3020"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0E5675">
        <w:rPr>
          <w:rFonts w:ascii="Ebrima" w:hAnsi="Ebrima" w:cs="Arial"/>
          <w:sz w:val="22"/>
          <w:szCs w:val="22"/>
          <w:lang w:val="en-US"/>
        </w:rPr>
        <w:t xml:space="preserve">Rorden, C., &amp; Karnath, H. O. (2010). </w:t>
      </w:r>
      <w:r w:rsidRPr="002C6163">
        <w:rPr>
          <w:rFonts w:ascii="Ebrima" w:hAnsi="Ebrima" w:cs="Arial"/>
          <w:sz w:val="22"/>
          <w:szCs w:val="22"/>
          <w:lang w:val="en-US"/>
        </w:rPr>
        <w:t xml:space="preserve">A simple measure of neglect severity. Neuropsychologia,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0E5675"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Rupprecht, R. (2003). Neuroactive steroids: mechanisms of action and neuropsychopharmacological properties. </w:t>
      </w:r>
      <w:r w:rsidRPr="000E5675">
        <w:rPr>
          <w:rFonts w:ascii="Ebrima" w:hAnsi="Ebrima" w:cs="Arial"/>
          <w:i/>
          <w:iCs/>
          <w:sz w:val="22"/>
          <w:szCs w:val="22"/>
          <w:lang w:val="en-US"/>
        </w:rPr>
        <w:t>Psychoneuroendocrinology</w:t>
      </w:r>
      <w:r w:rsidRPr="000E5675">
        <w:rPr>
          <w:rFonts w:ascii="Ebrima" w:hAnsi="Ebrima" w:cs="Arial"/>
          <w:sz w:val="22"/>
          <w:szCs w:val="22"/>
          <w:lang w:val="en-US"/>
        </w:rPr>
        <w:t xml:space="preserve">, </w:t>
      </w:r>
      <w:r w:rsidRPr="000E5675">
        <w:rPr>
          <w:rFonts w:ascii="Ebrima" w:hAnsi="Ebrima" w:cs="Arial"/>
          <w:i/>
          <w:iCs/>
          <w:sz w:val="22"/>
          <w:szCs w:val="22"/>
          <w:lang w:val="en-US"/>
        </w:rPr>
        <w:t>28</w:t>
      </w:r>
      <w:r w:rsidRPr="000E5675">
        <w:rPr>
          <w:rFonts w:ascii="Ebrima" w:hAnsi="Ebrima" w:cs="Arial"/>
          <w:sz w:val="22"/>
          <w:szCs w:val="22"/>
          <w:lang w:val="en-US"/>
        </w:rPr>
        <w:t xml:space="preserve">(2), 139–168. </w:t>
      </w:r>
      <w:r w:rsidR="00D14833" w:rsidRPr="000E5675">
        <w:rPr>
          <w:rFonts w:ascii="Ebrima" w:hAnsi="Ebrima" w:cs="Arial"/>
          <w:sz w:val="22"/>
          <w:szCs w:val="22"/>
          <w:lang w:val="en-US"/>
        </w:rPr>
        <w:t xml:space="preserve">https://doi.org/10.1016/s0306-4530(02)00064-1 </w:t>
      </w:r>
    </w:p>
    <w:p w14:paraId="07E3A1E5" w14:textId="4B403899"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rPr>
        <w:t xml:space="preserve">Schölkopf, B., Platt, J. C., Shawe-Taylor, J., Smola,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NormalWeb"/>
        <w:spacing w:before="0" w:beforeAutospacing="0" w:after="120" w:afterAutospacing="0" w:line="276" w:lineRule="auto"/>
        <w:ind w:left="709" w:hanging="709"/>
        <w:jc w:val="both"/>
        <w:rPr>
          <w:rFonts w:ascii="Ebrima" w:hAnsi="Ebrima" w:cs="Arial"/>
          <w:sz w:val="22"/>
          <w:szCs w:val="22"/>
        </w:rPr>
      </w:pPr>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51E56BC3" w14:textId="2D37125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3E1DFF18" w14:textId="299E69AD"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7D35FE">
        <w:rPr>
          <w:rFonts w:ascii="Ebrima" w:hAnsi="Ebrima" w:cs="Arial"/>
          <w:sz w:val="22"/>
          <w:szCs w:val="22"/>
          <w:lang w:val="de-DE"/>
        </w:rPr>
        <w:lastRenderedPageBreak/>
        <w:t xml:space="preserve">Sperber, C., &amp; Karnath, H. O. (2017). </w:t>
      </w:r>
      <w:r w:rsidRPr="002C6163">
        <w:rPr>
          <w:rFonts w:ascii="Ebrima" w:hAnsi="Ebrima" w:cs="Arial"/>
          <w:sz w:val="22"/>
          <w:szCs w:val="22"/>
          <w:lang w:val="en-US"/>
        </w:rPr>
        <w:t xml:space="preserve">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51909F5D" w14:textId="5E16A489" w:rsidR="00275F68" w:rsidRPr="00B225D5"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Vaessen, M. J., Saj, A., Lovblad, K. O., Gschwind, M., &amp; Vuilleumier,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Dubal, D. B., Wilson, M. E., Rau, S. W., Böttner, M., &amp; Rosewell,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555F4581" w14:textId="4EDF6A64" w:rsidR="00275F68" w:rsidRPr="00D2724E"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980B66">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65070A">
        <w:rPr>
          <w:rFonts w:ascii="Ebrima" w:hAnsi="Ebrima" w:cs="Arial"/>
          <w:sz w:val="22"/>
          <w:szCs w:val="22"/>
          <w:lang w:val="de-DE"/>
        </w:rPr>
        <w:t xml:space="preserve">NeuroImage,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7A0540B4" w14:textId="4A3ECFF0"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Heading2"/>
        <w:rPr>
          <w:b w:val="0"/>
        </w:rPr>
      </w:pPr>
      <w:bookmarkStart w:id="172" w:name="_Toc116064628"/>
      <w:bookmarkStart w:id="173" w:name="_Toc116551065"/>
      <w:r w:rsidRPr="004345A1">
        <w:rPr>
          <w:b w:val="0"/>
        </w:rPr>
        <w:lastRenderedPageBreak/>
        <w:t>Ack</w:t>
      </w:r>
      <w:r>
        <w:rPr>
          <w:b w:val="0"/>
        </w:rPr>
        <w:t>nowledgements</w:t>
      </w:r>
      <w:bookmarkEnd w:id="172"/>
      <w:bookmarkEnd w:id="173"/>
    </w:p>
    <w:p w14:paraId="41E0CEC2" w14:textId="77777777" w:rsidR="00C364E0" w:rsidRDefault="00C364E0" w:rsidP="00C364E0"/>
    <w:p w14:paraId="39CC1DBA" w14:textId="6C19C37E" w:rsidR="004345A1" w:rsidRPr="004345A1" w:rsidRDefault="004345A1" w:rsidP="00C364E0">
      <w:pPr>
        <w:rPr>
          <w:rFonts w:eastAsiaTheme="majorEastAsia"/>
        </w:rPr>
      </w:pPr>
      <w:r w:rsidRPr="004345A1">
        <w:br w:type="page"/>
      </w:r>
    </w:p>
    <w:p w14:paraId="7A56A734" w14:textId="65EFC101" w:rsidR="003079AB" w:rsidRDefault="003079AB" w:rsidP="003079AB">
      <w:pPr>
        <w:pStyle w:val="Heading2"/>
        <w:rPr>
          <w:b w:val="0"/>
        </w:rPr>
      </w:pPr>
      <w:bookmarkStart w:id="174" w:name="_Toc116064629"/>
      <w:bookmarkStart w:id="175" w:name="_Toc116551066"/>
      <w:r>
        <w:rPr>
          <w:b w:val="0"/>
        </w:rPr>
        <w:lastRenderedPageBreak/>
        <w:t>Data Usage Statement</w:t>
      </w:r>
      <w:bookmarkEnd w:id="174"/>
      <w:bookmarkEnd w:id="175"/>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Heading2"/>
        <w:rPr>
          <w:b w:val="0"/>
          <w:bCs w:val="0"/>
        </w:rPr>
      </w:pPr>
      <w:bookmarkStart w:id="176" w:name="_Toc116064630"/>
      <w:bookmarkStart w:id="177" w:name="_Toc116551067"/>
      <w:r>
        <w:rPr>
          <w:b w:val="0"/>
          <w:bCs w:val="0"/>
        </w:rPr>
        <w:lastRenderedPageBreak/>
        <w:t>Appendix</w:t>
      </w:r>
      <w:bookmarkEnd w:id="176"/>
      <w:bookmarkEnd w:id="177"/>
    </w:p>
    <w:p w14:paraId="147D8AAF" w14:textId="77777777" w:rsidR="00F76B93" w:rsidRPr="00F76B93" w:rsidRDefault="00F76B93" w:rsidP="00F76B93"/>
    <w:p w14:paraId="2CAAA965" w14:textId="117401E9" w:rsidR="0089785B" w:rsidRDefault="00D91FE5" w:rsidP="00F76B93">
      <w:pPr>
        <w:pStyle w:val="Heading3"/>
      </w:pPr>
      <w:bookmarkStart w:id="178" w:name="_Appendix_A:_List"/>
      <w:bookmarkStart w:id="179" w:name="_Toc116064631"/>
      <w:bookmarkStart w:id="180" w:name="_Toc116551068"/>
      <w:bookmarkEnd w:id="178"/>
      <w:r>
        <w:t>Appendix</w:t>
      </w:r>
      <w:r w:rsidR="00F76B93">
        <w:t xml:space="preserve"> A: List of Abbreviations</w:t>
      </w:r>
      <w:bookmarkEnd w:id="179"/>
      <w:bookmarkEnd w:id="180"/>
    </w:p>
    <w:p w14:paraId="41F2F07F" w14:textId="20010A56" w:rsidR="00F76B93" w:rsidRDefault="00F76B93" w:rsidP="00F76B93"/>
    <w:tbl>
      <w:tblPr>
        <w:tblStyle w:val="TableGrid"/>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Heading3"/>
      </w:pPr>
      <w:bookmarkStart w:id="181" w:name="_Toc116064632"/>
      <w:bookmarkStart w:id="182" w:name="_Toc116551069"/>
      <w:r>
        <w:lastRenderedPageBreak/>
        <w:t>Appendix</w:t>
      </w:r>
      <w:r w:rsidR="00AE3409">
        <w:t xml:space="preserve"> B: </w:t>
      </w:r>
      <w:r>
        <w:t>Supplementary</w:t>
      </w:r>
      <w:r w:rsidR="00AE3409">
        <w:t xml:space="preserve"> Tables and </w:t>
      </w:r>
      <w:r>
        <w:t>Figure</w:t>
      </w:r>
      <w:r w:rsidR="008F1B24">
        <w:t>s</w:t>
      </w:r>
      <w:bookmarkEnd w:id="181"/>
      <w:bookmarkEnd w:id="182"/>
    </w:p>
    <w:p w14:paraId="5317A780" w14:textId="4BAFC5F3" w:rsidR="00AE3409" w:rsidRDefault="00D91FE5" w:rsidP="0089785B">
      <w:bookmarkStart w:id="183"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183"/>
    </w:tbl>
    <w:p w14:paraId="52C50F03" w14:textId="6CDDB716" w:rsidR="00944DA2" w:rsidRDefault="00944DA2" w:rsidP="0089785B"/>
    <w:p w14:paraId="10C5AE65" w14:textId="3BB29AD1" w:rsidR="00944DA2" w:rsidRDefault="00D91FE5" w:rsidP="0089785B">
      <w:bookmarkStart w:id="184"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r w:rsidR="00E43438" w:rsidRPr="00F23203">
        <w:rPr>
          <w:color w:val="7F7F7F" w:themeColor="text1" w:themeTint="80"/>
          <w:sz w:val="18"/>
          <w:szCs w:val="18"/>
          <w:lang w:val="en-US"/>
        </w:rPr>
        <w:t>Rorden &amp; Karnath, 2010</w:t>
      </w:r>
      <w:r w:rsidR="00E43438">
        <w:rPr>
          <w:sz w:val="18"/>
          <w:szCs w:val="18"/>
          <w:lang w:val="en-US"/>
        </w:rPr>
        <w:t>)</w:t>
      </w:r>
      <w:r w:rsidR="00A7162F">
        <w:rPr>
          <w:sz w:val="18"/>
          <w:szCs w:val="18"/>
          <w:lang w:val="en-US"/>
        </w:rPr>
        <w:tab/>
      </w:r>
    </w:p>
    <w:bookmarkEnd w:id="184"/>
    <w:p w14:paraId="3955CF96" w14:textId="2E3BAE78" w:rsidR="00A72E7A" w:rsidRPr="00A161AB" w:rsidRDefault="00CE2208" w:rsidP="0089785B">
      <w:pPr>
        <w:rPr>
          <w:sz w:val="18"/>
          <w:szCs w:val="18"/>
          <w:lang w:val="en-US"/>
        </w:rPr>
      </w:pPr>
      <w:r>
        <w:rPr>
          <w:sz w:val="18"/>
          <w:szCs w:val="18"/>
          <w:lang w:val="en-US"/>
        </w:rPr>
        <w:br/>
      </w:r>
      <w:bookmarkStart w:id="185"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PlainTab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185"/>
    <w:p w14:paraId="1ECA4B35" w14:textId="32F5A080" w:rsidR="00E13A04" w:rsidRPr="009C731D" w:rsidRDefault="00AA6B9F" w:rsidP="00E13A04">
      <w:r>
        <w:rPr>
          <w:b/>
          <w:bCs/>
        </w:rPr>
        <w:lastRenderedPageBreak/>
        <w:br/>
      </w:r>
      <w:bookmarkStart w:id="186"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PlainTab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186"/>
      <w:r w:rsidR="00AA6B9F">
        <w:rPr>
          <w:sz w:val="18"/>
          <w:szCs w:val="18"/>
          <w:lang w:val="en-US"/>
        </w:rPr>
        <w:br/>
      </w:r>
      <w:r w:rsidR="00CE2208">
        <w:rPr>
          <w:rStyle w:val="Hyperlink"/>
          <w:rFonts w:ascii="Ebrima" w:hAnsi="Ebrima"/>
          <w:sz w:val="18"/>
          <w:szCs w:val="18"/>
          <w:lang w:val="en-US"/>
        </w:rPr>
        <w:br/>
      </w:r>
      <w:bookmarkStart w:id="187"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PlainTab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187"/>
    <w:p w14:paraId="1BD79076" w14:textId="77777777" w:rsidR="00A7162F" w:rsidRDefault="00A7162F">
      <w:pPr>
        <w:rPr>
          <w:b/>
        </w:rPr>
      </w:pPr>
      <w:r>
        <w:rPr>
          <w:b/>
        </w:rPr>
        <w:br w:type="page"/>
      </w:r>
    </w:p>
    <w:p w14:paraId="4DDD5654" w14:textId="3CE0EC57" w:rsidR="008F1B24" w:rsidRPr="007D35FE" w:rsidRDefault="00D91FE5" w:rsidP="0089785B">
      <w:pPr>
        <w:rPr>
          <w:highlight w:val="yellow"/>
        </w:rPr>
      </w:pPr>
      <w:bookmarkStart w:id="188" w:name="s_table04sigDCs_regions"/>
      <w:r w:rsidRPr="007D35FE">
        <w:rPr>
          <w:b/>
          <w:highlight w:val="yellow"/>
        </w:rPr>
        <w:lastRenderedPageBreak/>
        <w:t>Supplementary</w:t>
      </w:r>
      <w:r w:rsidR="007700C1" w:rsidRPr="007D35FE">
        <w:rPr>
          <w:b/>
          <w:highlight w:val="yellow"/>
        </w:rPr>
        <w:t xml:space="preserve"> </w:t>
      </w:r>
      <w:r w:rsidRPr="007D35FE">
        <w:rPr>
          <w:b/>
          <w:highlight w:val="yellow"/>
        </w:rPr>
        <w:t>Table</w:t>
      </w:r>
      <w:r w:rsidR="007700C1" w:rsidRPr="007D35FE">
        <w:rPr>
          <w:b/>
          <w:highlight w:val="yellow"/>
        </w:rPr>
        <w:t xml:space="preserve"> </w:t>
      </w:r>
      <w:r w:rsidR="00CE2208" w:rsidRPr="007D35FE">
        <w:rPr>
          <w:b/>
          <w:highlight w:val="yellow"/>
        </w:rPr>
        <w:t>4</w:t>
      </w:r>
      <w:r w:rsidR="007700C1" w:rsidRPr="007D35FE">
        <w:rPr>
          <w:highlight w:val="yellow"/>
        </w:rPr>
        <w:t xml:space="preserve">: </w:t>
      </w:r>
      <w:r w:rsidR="0092609B" w:rsidRPr="007D35FE">
        <w:rPr>
          <w:highlight w:val="yellow"/>
        </w:rPr>
        <w:t xml:space="preserve">Number </w:t>
      </w:r>
      <w:r w:rsidR="001E66E8" w:rsidRPr="007D35FE">
        <w:rPr>
          <w:highlight w:val="yellow"/>
        </w:rPr>
        <w:t>of significant disconnections per Region at p = 0.05</w:t>
      </w:r>
    </w:p>
    <w:tbl>
      <w:tblPr>
        <w:tblStyle w:val="PlainTab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7D35FE"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7D35FE" w:rsidRDefault="000D3033" w:rsidP="00585720">
            <w:pPr>
              <w:jc w:val="center"/>
              <w:rPr>
                <w:sz w:val="18"/>
                <w:szCs w:val="18"/>
                <w:highlight w:val="yellow"/>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 xml:space="preserve">Total </w:t>
            </w:r>
            <w:r w:rsidRPr="007D35FE">
              <w:rPr>
                <w:sz w:val="18"/>
                <w:szCs w:val="18"/>
                <w:highlight w:val="yellow"/>
              </w:rPr>
              <w:br/>
              <w:t>(N = 893)</w:t>
            </w:r>
          </w:p>
        </w:tc>
        <w:tc>
          <w:tcPr>
            <w:tcW w:w="1816" w:type="dxa"/>
            <w:gridSpan w:val="4"/>
            <w:tcBorders>
              <w:top w:val="single" w:sz="12" w:space="0" w:color="auto"/>
              <w:bottom w:val="single" w:sz="12" w:space="0" w:color="auto"/>
            </w:tcBorders>
          </w:tcPr>
          <w:p w14:paraId="784429DE" w14:textId="52448BDB"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 xml:space="preserve">Female </w:t>
            </w:r>
            <w:r w:rsidRPr="007D35FE">
              <w:rPr>
                <w:sz w:val="18"/>
                <w:szCs w:val="18"/>
                <w:highlight w:val="yellow"/>
              </w:rPr>
              <w:br/>
              <w:t>(N = 205)</w:t>
            </w:r>
          </w:p>
        </w:tc>
        <w:tc>
          <w:tcPr>
            <w:tcW w:w="1789" w:type="dxa"/>
            <w:gridSpan w:val="4"/>
            <w:tcBorders>
              <w:top w:val="single" w:sz="12" w:space="0" w:color="auto"/>
              <w:bottom w:val="single" w:sz="12" w:space="0" w:color="auto"/>
            </w:tcBorders>
          </w:tcPr>
          <w:p w14:paraId="6A071146" w14:textId="7DAD9498"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Male</w:t>
            </w:r>
            <w:r w:rsidRPr="007D35FE">
              <w:rPr>
                <w:sz w:val="18"/>
                <w:szCs w:val="18"/>
                <w:highlight w:val="yellow"/>
              </w:rPr>
              <w:br/>
              <w:t>(N = 611)</w:t>
            </w:r>
          </w:p>
        </w:tc>
      </w:tr>
      <w:tr w:rsidR="000D3033" w:rsidRPr="007D35FE"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7D35FE" w:rsidRDefault="000D3033" w:rsidP="001E66E8">
            <w:pPr>
              <w:rPr>
                <w:sz w:val="18"/>
                <w:szCs w:val="18"/>
                <w:highlight w:val="yellow"/>
                <w:lang w:val="en-US"/>
              </w:rPr>
            </w:pPr>
            <w:r w:rsidRPr="007D35FE">
              <w:rPr>
                <w:sz w:val="18"/>
                <w:szCs w:val="18"/>
                <w:highlight w:val="yellow"/>
              </w:rPr>
              <w:t xml:space="preserve">Amygdala </w:t>
            </w:r>
            <w:r w:rsidRPr="007D35FE">
              <w:rPr>
                <w:b w:val="0"/>
                <w:sz w:val="16"/>
                <w:szCs w:val="18"/>
                <w:highlight w:val="yellow"/>
              </w:rPr>
              <w:t>(Amyg)</w:t>
            </w:r>
          </w:p>
        </w:tc>
        <w:tc>
          <w:tcPr>
            <w:tcW w:w="508" w:type="dxa"/>
            <w:tcBorders>
              <w:top w:val="single" w:sz="12" w:space="0" w:color="auto"/>
              <w:bottom w:val="nil"/>
            </w:tcBorders>
            <w:shd w:val="clear" w:color="auto" w:fill="F2F2F2" w:themeFill="background1" w:themeFillShade="F2"/>
          </w:tcPr>
          <w:p w14:paraId="0436951A" w14:textId="315CE0D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r w:rsidRPr="007D35FE">
              <w:rPr>
                <w:sz w:val="18"/>
                <w:szCs w:val="18"/>
                <w:highlight w:val="yellow"/>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r w:rsidRPr="007D35FE">
              <w:rPr>
                <w:sz w:val="18"/>
                <w:szCs w:val="18"/>
                <w:highlight w:val="yellow"/>
                <w:lang w:val="en-US"/>
              </w:rPr>
              <w:t>(1.34%)</w:t>
            </w:r>
          </w:p>
        </w:tc>
        <w:tc>
          <w:tcPr>
            <w:tcW w:w="570" w:type="dxa"/>
            <w:tcBorders>
              <w:top w:val="single" w:sz="12" w:space="0" w:color="auto"/>
              <w:bottom w:val="nil"/>
            </w:tcBorders>
          </w:tcPr>
          <w:p w14:paraId="14DBECAA" w14:textId="28F14520"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single" w:sz="12" w:space="0" w:color="auto"/>
              <w:bottom w:val="nil"/>
            </w:tcBorders>
          </w:tcPr>
          <w:p w14:paraId="720D77E6" w14:textId="307D9D3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single" w:sz="12" w:space="0" w:color="auto"/>
              <w:bottom w:val="nil"/>
            </w:tcBorders>
          </w:tcPr>
          <w:p w14:paraId="6DF94FFF"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7</w:t>
            </w:r>
          </w:p>
        </w:tc>
        <w:tc>
          <w:tcPr>
            <w:tcW w:w="1033" w:type="dxa"/>
            <w:gridSpan w:val="2"/>
            <w:tcBorders>
              <w:top w:val="single" w:sz="12" w:space="0" w:color="auto"/>
              <w:bottom w:val="nil"/>
            </w:tcBorders>
          </w:tcPr>
          <w:p w14:paraId="09BDAC21" w14:textId="28B25679"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(1.14%)</w:t>
            </w:r>
          </w:p>
        </w:tc>
      </w:tr>
      <w:tr w:rsidR="000D3033" w:rsidRPr="007D35FE"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7D35FE" w:rsidRDefault="000D3033" w:rsidP="001E66E8">
            <w:pPr>
              <w:rPr>
                <w:sz w:val="18"/>
                <w:szCs w:val="18"/>
                <w:highlight w:val="yellow"/>
              </w:rPr>
            </w:pPr>
            <w:r w:rsidRPr="007D35FE">
              <w:rPr>
                <w:sz w:val="18"/>
                <w:szCs w:val="18"/>
                <w:highlight w:val="yellow"/>
              </w:rPr>
              <w:t xml:space="preserve">Basal Ganglia </w:t>
            </w:r>
            <w:r w:rsidRPr="007D35FE">
              <w:rPr>
                <w:b w:val="0"/>
                <w:sz w:val="16"/>
                <w:szCs w:val="18"/>
                <w:highlight w:val="yellow"/>
              </w:rPr>
              <w:t>(BG)</w:t>
            </w:r>
          </w:p>
        </w:tc>
        <w:tc>
          <w:tcPr>
            <w:tcW w:w="508" w:type="dxa"/>
            <w:tcBorders>
              <w:top w:val="nil"/>
              <w:bottom w:val="nil"/>
            </w:tcBorders>
            <w:shd w:val="clear" w:color="auto" w:fill="F2F2F2" w:themeFill="background1" w:themeFillShade="F2"/>
          </w:tcPr>
          <w:p w14:paraId="2777A668" w14:textId="3A23940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60</w:t>
            </w:r>
          </w:p>
        </w:tc>
        <w:tc>
          <w:tcPr>
            <w:tcW w:w="1378" w:type="dxa"/>
            <w:tcBorders>
              <w:top w:val="nil"/>
              <w:bottom w:val="nil"/>
            </w:tcBorders>
            <w:shd w:val="clear" w:color="auto" w:fill="F2F2F2" w:themeFill="background1" w:themeFillShade="F2"/>
          </w:tcPr>
          <w:p w14:paraId="4AB7513A" w14:textId="55AD6AE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(6.72%)</w:t>
            </w:r>
          </w:p>
        </w:tc>
        <w:tc>
          <w:tcPr>
            <w:tcW w:w="570" w:type="dxa"/>
            <w:tcBorders>
              <w:top w:val="nil"/>
              <w:bottom w:val="nil"/>
            </w:tcBorders>
          </w:tcPr>
          <w:p w14:paraId="045E7D47"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75B40C70" w14:textId="10213272"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54108BB5"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w:t>
            </w:r>
          </w:p>
        </w:tc>
        <w:tc>
          <w:tcPr>
            <w:tcW w:w="1033" w:type="dxa"/>
            <w:gridSpan w:val="2"/>
            <w:tcBorders>
              <w:top w:val="nil"/>
              <w:bottom w:val="nil"/>
            </w:tcBorders>
          </w:tcPr>
          <w:p w14:paraId="174E13E2" w14:textId="302B5AAB"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(6.06%)</w:t>
            </w:r>
          </w:p>
        </w:tc>
      </w:tr>
      <w:tr w:rsidR="000D3033" w:rsidRPr="007D35FE"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7D35FE" w:rsidRDefault="000D3033" w:rsidP="001E66E8">
            <w:pPr>
              <w:rPr>
                <w:sz w:val="18"/>
                <w:szCs w:val="18"/>
                <w:highlight w:val="yellow"/>
                <w:lang w:val="en-US"/>
              </w:rPr>
            </w:pPr>
            <w:r w:rsidRPr="007D35FE">
              <w:rPr>
                <w:sz w:val="18"/>
                <w:szCs w:val="18"/>
                <w:highlight w:val="yellow"/>
              </w:rPr>
              <w:t xml:space="preserve">Fusiform Gyrus </w:t>
            </w:r>
            <w:r w:rsidRPr="007D35FE">
              <w:rPr>
                <w:b w:val="0"/>
                <w:sz w:val="16"/>
                <w:szCs w:val="18"/>
                <w:highlight w:val="yellow"/>
              </w:rPr>
              <w:t>(FuG)</w:t>
            </w:r>
          </w:p>
        </w:tc>
        <w:tc>
          <w:tcPr>
            <w:tcW w:w="508" w:type="dxa"/>
            <w:tcBorders>
              <w:top w:val="nil"/>
              <w:bottom w:val="nil"/>
            </w:tcBorders>
            <w:shd w:val="clear" w:color="auto" w:fill="F2F2F2" w:themeFill="background1" w:themeFillShade="F2"/>
          </w:tcPr>
          <w:p w14:paraId="7F560402" w14:textId="01F2CF7A"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24</w:t>
            </w:r>
          </w:p>
        </w:tc>
        <w:tc>
          <w:tcPr>
            <w:tcW w:w="1378" w:type="dxa"/>
            <w:tcBorders>
              <w:top w:val="nil"/>
              <w:bottom w:val="nil"/>
            </w:tcBorders>
            <w:shd w:val="clear" w:color="auto" w:fill="F2F2F2" w:themeFill="background1" w:themeFillShade="F2"/>
          </w:tcPr>
          <w:p w14:paraId="25D93014" w14:textId="4A249042"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(2.69%)</w:t>
            </w:r>
          </w:p>
        </w:tc>
        <w:tc>
          <w:tcPr>
            <w:tcW w:w="570" w:type="dxa"/>
            <w:tcBorders>
              <w:top w:val="nil"/>
              <w:bottom w:val="nil"/>
            </w:tcBorders>
          </w:tcPr>
          <w:p w14:paraId="77D209FB"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w:t>
            </w:r>
          </w:p>
        </w:tc>
        <w:tc>
          <w:tcPr>
            <w:tcW w:w="1240" w:type="dxa"/>
            <w:gridSpan w:val="2"/>
            <w:tcBorders>
              <w:top w:val="nil"/>
              <w:bottom w:val="nil"/>
            </w:tcBorders>
          </w:tcPr>
          <w:p w14:paraId="18163853" w14:textId="07BE5ECC"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(0.49%)</w:t>
            </w:r>
          </w:p>
        </w:tc>
        <w:tc>
          <w:tcPr>
            <w:tcW w:w="756" w:type="dxa"/>
            <w:gridSpan w:val="2"/>
            <w:tcBorders>
              <w:top w:val="nil"/>
              <w:bottom w:val="nil"/>
            </w:tcBorders>
          </w:tcPr>
          <w:p w14:paraId="61868841"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18</w:t>
            </w:r>
          </w:p>
        </w:tc>
        <w:tc>
          <w:tcPr>
            <w:tcW w:w="1033" w:type="dxa"/>
            <w:gridSpan w:val="2"/>
            <w:tcBorders>
              <w:top w:val="nil"/>
              <w:bottom w:val="nil"/>
            </w:tcBorders>
          </w:tcPr>
          <w:p w14:paraId="277B9674" w14:textId="4A71A87D"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(2.94%)</w:t>
            </w:r>
          </w:p>
        </w:tc>
      </w:tr>
      <w:tr w:rsidR="000D3033" w:rsidRPr="007D35FE"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7D35FE" w:rsidRDefault="000D3033" w:rsidP="001E66E8">
            <w:pPr>
              <w:rPr>
                <w:b w:val="0"/>
                <w:sz w:val="16"/>
                <w:szCs w:val="18"/>
                <w:highlight w:val="yellow"/>
                <w:lang w:val="en-US"/>
              </w:rPr>
            </w:pPr>
            <w:r w:rsidRPr="007D35FE">
              <w:rPr>
                <w:sz w:val="18"/>
                <w:szCs w:val="18"/>
                <w:highlight w:val="yellow"/>
              </w:rPr>
              <w:t xml:space="preserve">Hippocampus </w:t>
            </w:r>
            <w:r w:rsidRPr="007D35FE">
              <w:rPr>
                <w:b w:val="0"/>
                <w:sz w:val="16"/>
                <w:szCs w:val="18"/>
                <w:highlight w:val="yellow"/>
              </w:rPr>
              <w:t>(Hipp)</w:t>
            </w:r>
          </w:p>
        </w:tc>
        <w:tc>
          <w:tcPr>
            <w:tcW w:w="508" w:type="dxa"/>
            <w:tcBorders>
              <w:top w:val="nil"/>
              <w:bottom w:val="nil"/>
            </w:tcBorders>
            <w:shd w:val="clear" w:color="auto" w:fill="F2F2F2" w:themeFill="background1" w:themeFillShade="F2"/>
          </w:tcPr>
          <w:p w14:paraId="7336213D" w14:textId="5B0E2341"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27</w:t>
            </w:r>
          </w:p>
        </w:tc>
        <w:tc>
          <w:tcPr>
            <w:tcW w:w="1378" w:type="dxa"/>
            <w:tcBorders>
              <w:top w:val="nil"/>
              <w:bottom w:val="nil"/>
            </w:tcBorders>
            <w:shd w:val="clear" w:color="auto" w:fill="F2F2F2" w:themeFill="background1" w:themeFillShade="F2"/>
          </w:tcPr>
          <w:p w14:paraId="2C6F323E" w14:textId="5F7BE15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(3.02%)</w:t>
            </w:r>
          </w:p>
        </w:tc>
        <w:tc>
          <w:tcPr>
            <w:tcW w:w="570" w:type="dxa"/>
            <w:tcBorders>
              <w:top w:val="nil"/>
              <w:bottom w:val="nil"/>
            </w:tcBorders>
          </w:tcPr>
          <w:p w14:paraId="7CEB5116"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40E73590" w14:textId="7590772A"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78B2ADED"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13</w:t>
            </w:r>
          </w:p>
        </w:tc>
        <w:tc>
          <w:tcPr>
            <w:tcW w:w="1033" w:type="dxa"/>
            <w:gridSpan w:val="2"/>
            <w:tcBorders>
              <w:top w:val="nil"/>
              <w:bottom w:val="nil"/>
            </w:tcBorders>
          </w:tcPr>
          <w:p w14:paraId="00FEA245" w14:textId="011AC99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(2.13%)</w:t>
            </w:r>
          </w:p>
        </w:tc>
      </w:tr>
      <w:tr w:rsidR="000D3033" w:rsidRPr="007D35FE"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7D35FE" w:rsidRDefault="000D3033" w:rsidP="001E66E8">
            <w:pPr>
              <w:rPr>
                <w:b w:val="0"/>
                <w:i/>
                <w:sz w:val="18"/>
                <w:szCs w:val="18"/>
                <w:highlight w:val="yellow"/>
                <w:lang w:val="en-US"/>
              </w:rPr>
            </w:pPr>
            <w:r w:rsidRPr="007D35FE">
              <w:rPr>
                <w:sz w:val="18"/>
                <w:szCs w:val="18"/>
                <w:highlight w:val="yellow"/>
              </w:rPr>
              <w:t xml:space="preserve">Inferior Frontal Gyrus </w:t>
            </w:r>
            <w:r w:rsidRPr="007D35FE">
              <w:rPr>
                <w:b w:val="0"/>
                <w:sz w:val="16"/>
                <w:szCs w:val="18"/>
                <w:highlight w:val="yellow"/>
              </w:rPr>
              <w:t>(IFG)</w:t>
            </w:r>
          </w:p>
        </w:tc>
        <w:tc>
          <w:tcPr>
            <w:tcW w:w="508" w:type="dxa"/>
            <w:tcBorders>
              <w:top w:val="nil"/>
              <w:bottom w:val="nil"/>
            </w:tcBorders>
            <w:shd w:val="clear" w:color="auto" w:fill="F2F2F2" w:themeFill="background1" w:themeFillShade="F2"/>
          </w:tcPr>
          <w:p w14:paraId="633F4588" w14:textId="5DB2FEE9"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12</w:t>
            </w:r>
          </w:p>
        </w:tc>
        <w:tc>
          <w:tcPr>
            <w:tcW w:w="1378" w:type="dxa"/>
            <w:tcBorders>
              <w:top w:val="nil"/>
              <w:bottom w:val="nil"/>
            </w:tcBorders>
            <w:shd w:val="clear" w:color="auto" w:fill="F2F2F2" w:themeFill="background1" w:themeFillShade="F2"/>
          </w:tcPr>
          <w:p w14:paraId="16C1175C" w14:textId="5F472BB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(1.34%)</w:t>
            </w:r>
          </w:p>
        </w:tc>
        <w:tc>
          <w:tcPr>
            <w:tcW w:w="570" w:type="dxa"/>
            <w:tcBorders>
              <w:top w:val="nil"/>
              <w:bottom w:val="nil"/>
            </w:tcBorders>
          </w:tcPr>
          <w:p w14:paraId="2B0126F1" w14:textId="4DD07723"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08A9F559" w14:textId="28313D4E"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28A94A6A"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w:t>
            </w:r>
          </w:p>
        </w:tc>
        <w:tc>
          <w:tcPr>
            <w:tcW w:w="1033" w:type="dxa"/>
            <w:gridSpan w:val="2"/>
            <w:tcBorders>
              <w:top w:val="nil"/>
              <w:bottom w:val="nil"/>
            </w:tcBorders>
          </w:tcPr>
          <w:p w14:paraId="7B361166" w14:textId="2377566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(0.65%)</w:t>
            </w:r>
          </w:p>
        </w:tc>
      </w:tr>
      <w:tr w:rsidR="000D3033" w:rsidRPr="007D35FE"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7D35FE" w:rsidRDefault="000D3033" w:rsidP="001E66E8">
            <w:pPr>
              <w:rPr>
                <w:b w:val="0"/>
                <w:sz w:val="16"/>
                <w:szCs w:val="18"/>
                <w:highlight w:val="yellow"/>
                <w:lang w:val="en-US"/>
              </w:rPr>
            </w:pPr>
            <w:r w:rsidRPr="007D35FE">
              <w:rPr>
                <w:sz w:val="18"/>
                <w:szCs w:val="18"/>
                <w:highlight w:val="yellow"/>
              </w:rPr>
              <w:t xml:space="preserve">Insula </w:t>
            </w:r>
            <w:r w:rsidRPr="007D35FE">
              <w:rPr>
                <w:b w:val="0"/>
                <w:sz w:val="16"/>
                <w:szCs w:val="18"/>
                <w:highlight w:val="yellow"/>
              </w:rPr>
              <w:t>(Ins)</w:t>
            </w:r>
          </w:p>
        </w:tc>
        <w:tc>
          <w:tcPr>
            <w:tcW w:w="508" w:type="dxa"/>
            <w:tcBorders>
              <w:top w:val="nil"/>
              <w:bottom w:val="nil"/>
            </w:tcBorders>
            <w:shd w:val="clear" w:color="auto" w:fill="F2F2F2" w:themeFill="background1" w:themeFillShade="F2"/>
          </w:tcPr>
          <w:p w14:paraId="552EADD7" w14:textId="0AA013C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8</w:t>
            </w:r>
          </w:p>
        </w:tc>
        <w:tc>
          <w:tcPr>
            <w:tcW w:w="1378" w:type="dxa"/>
            <w:tcBorders>
              <w:top w:val="nil"/>
              <w:bottom w:val="nil"/>
            </w:tcBorders>
            <w:shd w:val="clear" w:color="auto" w:fill="F2F2F2" w:themeFill="background1" w:themeFillShade="F2"/>
          </w:tcPr>
          <w:p w14:paraId="43034719" w14:textId="425BA49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(0.89%)</w:t>
            </w:r>
          </w:p>
        </w:tc>
        <w:tc>
          <w:tcPr>
            <w:tcW w:w="570" w:type="dxa"/>
            <w:tcBorders>
              <w:top w:val="nil"/>
              <w:bottom w:val="nil"/>
            </w:tcBorders>
          </w:tcPr>
          <w:p w14:paraId="12F47FD3" w14:textId="6A939755"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6FCB5A8D" w14:textId="57142D61"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1A77ED9E"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9</w:t>
            </w:r>
          </w:p>
        </w:tc>
        <w:tc>
          <w:tcPr>
            <w:tcW w:w="1033" w:type="dxa"/>
            <w:gridSpan w:val="2"/>
            <w:tcBorders>
              <w:top w:val="nil"/>
              <w:bottom w:val="nil"/>
            </w:tcBorders>
          </w:tcPr>
          <w:p w14:paraId="675DD692" w14:textId="1CDDEFB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(1.47%)</w:t>
            </w:r>
          </w:p>
        </w:tc>
      </w:tr>
      <w:tr w:rsidR="000D3033" w:rsidRPr="007D35FE"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7D35FE" w:rsidRDefault="000D3033" w:rsidP="001E66E8">
            <w:pPr>
              <w:rPr>
                <w:b w:val="0"/>
                <w:sz w:val="16"/>
                <w:szCs w:val="18"/>
                <w:highlight w:val="yellow"/>
                <w:lang w:val="en-US"/>
              </w:rPr>
            </w:pPr>
            <w:r w:rsidRPr="007D35FE">
              <w:rPr>
                <w:sz w:val="18"/>
                <w:szCs w:val="18"/>
                <w:highlight w:val="yellow"/>
              </w:rPr>
              <w:t xml:space="preserve">Inferior Parietal Lobule </w:t>
            </w:r>
            <w:r w:rsidRPr="007D35FE">
              <w:rPr>
                <w:b w:val="0"/>
                <w:sz w:val="16"/>
                <w:szCs w:val="18"/>
                <w:highlight w:val="yellow"/>
              </w:rPr>
              <w:t>(IPL)</w:t>
            </w:r>
          </w:p>
        </w:tc>
        <w:tc>
          <w:tcPr>
            <w:tcW w:w="508" w:type="dxa"/>
            <w:tcBorders>
              <w:top w:val="nil"/>
              <w:bottom w:val="nil"/>
            </w:tcBorders>
            <w:shd w:val="clear" w:color="auto" w:fill="F2F2F2" w:themeFill="background1" w:themeFillShade="F2"/>
          </w:tcPr>
          <w:p w14:paraId="166F9D78" w14:textId="625D52C1"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311</w:t>
            </w:r>
          </w:p>
        </w:tc>
        <w:tc>
          <w:tcPr>
            <w:tcW w:w="1378" w:type="dxa"/>
            <w:tcBorders>
              <w:top w:val="nil"/>
              <w:bottom w:val="nil"/>
            </w:tcBorders>
            <w:shd w:val="clear" w:color="auto" w:fill="F2F2F2" w:themeFill="background1" w:themeFillShade="F2"/>
          </w:tcPr>
          <w:p w14:paraId="39CE6B63" w14:textId="69CC6C22"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(34.83%)</w:t>
            </w:r>
          </w:p>
        </w:tc>
        <w:tc>
          <w:tcPr>
            <w:tcW w:w="570" w:type="dxa"/>
            <w:tcBorders>
              <w:top w:val="nil"/>
              <w:bottom w:val="nil"/>
            </w:tcBorders>
          </w:tcPr>
          <w:p w14:paraId="4D187CC7"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57</w:t>
            </w:r>
          </w:p>
        </w:tc>
        <w:tc>
          <w:tcPr>
            <w:tcW w:w="1240" w:type="dxa"/>
            <w:gridSpan w:val="2"/>
            <w:tcBorders>
              <w:top w:val="nil"/>
              <w:bottom w:val="nil"/>
            </w:tcBorders>
          </w:tcPr>
          <w:p w14:paraId="3EFA8E81" w14:textId="7BEB602F"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(27.80%)</w:t>
            </w:r>
          </w:p>
        </w:tc>
        <w:tc>
          <w:tcPr>
            <w:tcW w:w="756" w:type="dxa"/>
            <w:gridSpan w:val="2"/>
            <w:tcBorders>
              <w:top w:val="nil"/>
              <w:bottom w:val="nil"/>
            </w:tcBorders>
          </w:tcPr>
          <w:p w14:paraId="2A889CE9"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189</w:t>
            </w:r>
          </w:p>
        </w:tc>
        <w:tc>
          <w:tcPr>
            <w:tcW w:w="1033" w:type="dxa"/>
            <w:gridSpan w:val="2"/>
            <w:tcBorders>
              <w:top w:val="nil"/>
              <w:bottom w:val="nil"/>
            </w:tcBorders>
          </w:tcPr>
          <w:p w14:paraId="2D39C707" w14:textId="3FE7F996"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(30.93%)</w:t>
            </w:r>
          </w:p>
        </w:tc>
      </w:tr>
      <w:tr w:rsidR="000D3033" w:rsidRPr="007D35FE"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7D35FE" w:rsidRDefault="000D3033" w:rsidP="001E66E8">
            <w:pPr>
              <w:rPr>
                <w:sz w:val="18"/>
                <w:szCs w:val="18"/>
                <w:highlight w:val="yellow"/>
                <w:lang w:val="en-US"/>
              </w:rPr>
            </w:pPr>
            <w:r w:rsidRPr="007D35FE">
              <w:rPr>
                <w:sz w:val="18"/>
                <w:szCs w:val="18"/>
                <w:highlight w:val="yellow"/>
              </w:rPr>
              <w:t xml:space="preserve">Inferior Temporal Gyrus </w:t>
            </w:r>
            <w:r w:rsidRPr="007D35FE">
              <w:rPr>
                <w:b w:val="0"/>
                <w:sz w:val="16"/>
                <w:szCs w:val="18"/>
                <w:highlight w:val="yellow"/>
              </w:rPr>
              <w:t>(ITG)</w:t>
            </w:r>
          </w:p>
        </w:tc>
        <w:tc>
          <w:tcPr>
            <w:tcW w:w="508" w:type="dxa"/>
            <w:tcBorders>
              <w:top w:val="nil"/>
              <w:bottom w:val="nil"/>
            </w:tcBorders>
            <w:shd w:val="clear" w:color="auto" w:fill="F2F2F2" w:themeFill="background1" w:themeFillShade="F2"/>
          </w:tcPr>
          <w:p w14:paraId="5E9E08A9" w14:textId="092BAC7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 xml:space="preserve">286 </w:t>
            </w:r>
          </w:p>
        </w:tc>
        <w:tc>
          <w:tcPr>
            <w:tcW w:w="1378" w:type="dxa"/>
            <w:tcBorders>
              <w:top w:val="nil"/>
              <w:bottom w:val="nil"/>
            </w:tcBorders>
            <w:shd w:val="clear" w:color="auto" w:fill="F2F2F2" w:themeFill="background1" w:themeFillShade="F2"/>
          </w:tcPr>
          <w:p w14:paraId="689C6616" w14:textId="6B84297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(32.03%)</w:t>
            </w:r>
          </w:p>
        </w:tc>
        <w:tc>
          <w:tcPr>
            <w:tcW w:w="570" w:type="dxa"/>
            <w:tcBorders>
              <w:top w:val="nil"/>
              <w:bottom w:val="nil"/>
            </w:tcBorders>
          </w:tcPr>
          <w:p w14:paraId="2B57FCA5"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99</w:t>
            </w:r>
          </w:p>
        </w:tc>
        <w:tc>
          <w:tcPr>
            <w:tcW w:w="1240" w:type="dxa"/>
            <w:gridSpan w:val="2"/>
            <w:tcBorders>
              <w:top w:val="nil"/>
              <w:bottom w:val="nil"/>
            </w:tcBorders>
          </w:tcPr>
          <w:p w14:paraId="530559BE" w14:textId="66DB4362"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(48.29%)</w:t>
            </w:r>
          </w:p>
        </w:tc>
        <w:tc>
          <w:tcPr>
            <w:tcW w:w="756" w:type="dxa"/>
            <w:gridSpan w:val="2"/>
            <w:tcBorders>
              <w:top w:val="nil"/>
              <w:bottom w:val="nil"/>
            </w:tcBorders>
          </w:tcPr>
          <w:p w14:paraId="462ADFAA"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261</w:t>
            </w:r>
          </w:p>
        </w:tc>
        <w:tc>
          <w:tcPr>
            <w:tcW w:w="1033" w:type="dxa"/>
            <w:gridSpan w:val="2"/>
            <w:tcBorders>
              <w:top w:val="nil"/>
              <w:bottom w:val="nil"/>
            </w:tcBorders>
          </w:tcPr>
          <w:p w14:paraId="0F50C29D" w14:textId="0C81886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(42.72%)</w:t>
            </w:r>
          </w:p>
        </w:tc>
      </w:tr>
      <w:tr w:rsidR="000D3033" w:rsidRPr="007D35FE"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7D35FE" w:rsidRDefault="000D3033" w:rsidP="001E66E8">
            <w:pPr>
              <w:rPr>
                <w:sz w:val="18"/>
                <w:szCs w:val="18"/>
                <w:highlight w:val="yellow"/>
                <w:lang w:val="en-US"/>
              </w:rPr>
            </w:pPr>
            <w:r w:rsidRPr="007D35FE">
              <w:rPr>
                <w:sz w:val="18"/>
                <w:szCs w:val="18"/>
                <w:highlight w:val="yellow"/>
              </w:rPr>
              <w:t xml:space="preserve">Lateral Occipital Cortex </w:t>
            </w:r>
            <w:r w:rsidRPr="007D35FE">
              <w:rPr>
                <w:b w:val="0"/>
                <w:sz w:val="16"/>
                <w:szCs w:val="18"/>
                <w:highlight w:val="yellow"/>
              </w:rPr>
              <w:t>(LOcC)</w:t>
            </w:r>
          </w:p>
        </w:tc>
        <w:tc>
          <w:tcPr>
            <w:tcW w:w="508" w:type="dxa"/>
            <w:tcBorders>
              <w:top w:val="nil"/>
              <w:bottom w:val="nil"/>
            </w:tcBorders>
            <w:shd w:val="clear" w:color="auto" w:fill="F2F2F2" w:themeFill="background1" w:themeFillShade="F2"/>
          </w:tcPr>
          <w:p w14:paraId="3500F121" w14:textId="2A87F368"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 xml:space="preserve">93 </w:t>
            </w:r>
          </w:p>
        </w:tc>
        <w:tc>
          <w:tcPr>
            <w:tcW w:w="1378" w:type="dxa"/>
            <w:tcBorders>
              <w:top w:val="nil"/>
              <w:bottom w:val="nil"/>
            </w:tcBorders>
            <w:shd w:val="clear" w:color="auto" w:fill="F2F2F2" w:themeFill="background1" w:themeFillShade="F2"/>
          </w:tcPr>
          <w:p w14:paraId="75239BDA" w14:textId="3C91B246"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(10.41%)</w:t>
            </w:r>
          </w:p>
        </w:tc>
        <w:tc>
          <w:tcPr>
            <w:tcW w:w="570" w:type="dxa"/>
            <w:tcBorders>
              <w:top w:val="nil"/>
              <w:bottom w:val="nil"/>
            </w:tcBorders>
          </w:tcPr>
          <w:p w14:paraId="78F4C50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w:t>
            </w:r>
          </w:p>
        </w:tc>
        <w:tc>
          <w:tcPr>
            <w:tcW w:w="1240" w:type="dxa"/>
            <w:gridSpan w:val="2"/>
            <w:tcBorders>
              <w:top w:val="nil"/>
              <w:bottom w:val="nil"/>
            </w:tcBorders>
          </w:tcPr>
          <w:p w14:paraId="721EF633" w14:textId="78552B1B"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(4.39%)</w:t>
            </w:r>
          </w:p>
        </w:tc>
        <w:tc>
          <w:tcPr>
            <w:tcW w:w="756" w:type="dxa"/>
            <w:gridSpan w:val="2"/>
            <w:tcBorders>
              <w:top w:val="nil"/>
              <w:bottom w:val="nil"/>
            </w:tcBorders>
          </w:tcPr>
          <w:p w14:paraId="5DEF9693"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80</w:t>
            </w:r>
          </w:p>
        </w:tc>
        <w:tc>
          <w:tcPr>
            <w:tcW w:w="1033" w:type="dxa"/>
            <w:gridSpan w:val="2"/>
            <w:tcBorders>
              <w:top w:val="nil"/>
              <w:bottom w:val="nil"/>
            </w:tcBorders>
          </w:tcPr>
          <w:p w14:paraId="28D7F40C" w14:textId="5E59301A"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(13.09%)</w:t>
            </w:r>
          </w:p>
        </w:tc>
      </w:tr>
      <w:tr w:rsidR="000D3033" w:rsidRPr="007D35FE"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7D35FE" w:rsidRDefault="000D3033" w:rsidP="001E66E8">
            <w:pPr>
              <w:rPr>
                <w:b w:val="0"/>
                <w:sz w:val="16"/>
                <w:szCs w:val="18"/>
                <w:highlight w:val="yellow"/>
                <w:lang w:val="en-US"/>
              </w:rPr>
            </w:pPr>
            <w:r w:rsidRPr="007D35FE">
              <w:rPr>
                <w:sz w:val="18"/>
                <w:szCs w:val="18"/>
                <w:highlight w:val="yellow"/>
              </w:rPr>
              <w:t xml:space="preserve">Middle Frontal Gyrus  </w:t>
            </w:r>
            <w:r w:rsidRPr="007D35FE">
              <w:rPr>
                <w:b w:val="0"/>
                <w:sz w:val="16"/>
                <w:szCs w:val="18"/>
                <w:highlight w:val="yellow"/>
              </w:rPr>
              <w:t>(MFG)</w:t>
            </w:r>
          </w:p>
        </w:tc>
        <w:tc>
          <w:tcPr>
            <w:tcW w:w="508" w:type="dxa"/>
            <w:tcBorders>
              <w:top w:val="nil"/>
              <w:bottom w:val="nil"/>
            </w:tcBorders>
            <w:shd w:val="clear" w:color="auto" w:fill="F2F2F2" w:themeFill="background1" w:themeFillShade="F2"/>
          </w:tcPr>
          <w:p w14:paraId="2C5684D1" w14:textId="5CFB94BD"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 xml:space="preserve">31 </w:t>
            </w:r>
          </w:p>
        </w:tc>
        <w:tc>
          <w:tcPr>
            <w:tcW w:w="1378" w:type="dxa"/>
            <w:tcBorders>
              <w:top w:val="nil"/>
              <w:bottom w:val="nil"/>
            </w:tcBorders>
            <w:shd w:val="clear" w:color="auto" w:fill="F2F2F2" w:themeFill="background1" w:themeFillShade="F2"/>
          </w:tcPr>
          <w:p w14:paraId="0ED4F1FD" w14:textId="3A85F4B2"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(3.47%)</w:t>
            </w:r>
          </w:p>
        </w:tc>
        <w:tc>
          <w:tcPr>
            <w:tcW w:w="570" w:type="dxa"/>
            <w:tcBorders>
              <w:top w:val="nil"/>
              <w:bottom w:val="nil"/>
            </w:tcBorders>
          </w:tcPr>
          <w:p w14:paraId="462E07EA"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1A54419E" w14:textId="30808E2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2ED71D3A"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23</w:t>
            </w:r>
          </w:p>
        </w:tc>
        <w:tc>
          <w:tcPr>
            <w:tcW w:w="1033" w:type="dxa"/>
            <w:gridSpan w:val="2"/>
            <w:tcBorders>
              <w:top w:val="nil"/>
              <w:bottom w:val="nil"/>
            </w:tcBorders>
          </w:tcPr>
          <w:p w14:paraId="2D66018C" w14:textId="0C3FB026"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(3.76%)</w:t>
            </w:r>
          </w:p>
        </w:tc>
      </w:tr>
      <w:tr w:rsidR="000D3033" w:rsidRPr="007D35FE"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7D35FE" w:rsidRDefault="000D3033" w:rsidP="001E66E8">
            <w:pPr>
              <w:rPr>
                <w:b w:val="0"/>
                <w:sz w:val="16"/>
                <w:szCs w:val="18"/>
                <w:highlight w:val="yellow"/>
                <w:lang w:val="en-US"/>
              </w:rPr>
            </w:pPr>
            <w:r w:rsidRPr="007D35FE">
              <w:rPr>
                <w:sz w:val="18"/>
                <w:szCs w:val="18"/>
                <w:highlight w:val="yellow"/>
              </w:rPr>
              <w:t xml:space="preserve">Middle Temporal Gyrus </w:t>
            </w:r>
            <w:r w:rsidRPr="007D35FE">
              <w:rPr>
                <w:b w:val="0"/>
                <w:sz w:val="16"/>
                <w:szCs w:val="18"/>
                <w:highlight w:val="yellow"/>
              </w:rPr>
              <w:t>(MTG)</w:t>
            </w:r>
          </w:p>
        </w:tc>
        <w:tc>
          <w:tcPr>
            <w:tcW w:w="508" w:type="dxa"/>
            <w:tcBorders>
              <w:top w:val="nil"/>
              <w:bottom w:val="nil"/>
            </w:tcBorders>
            <w:shd w:val="clear" w:color="auto" w:fill="F2F2F2" w:themeFill="background1" w:themeFillShade="F2"/>
          </w:tcPr>
          <w:p w14:paraId="15598D66"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174</w:t>
            </w:r>
          </w:p>
        </w:tc>
        <w:tc>
          <w:tcPr>
            <w:tcW w:w="1378" w:type="dxa"/>
            <w:tcBorders>
              <w:top w:val="nil"/>
              <w:bottom w:val="nil"/>
            </w:tcBorders>
            <w:shd w:val="clear" w:color="auto" w:fill="F2F2F2" w:themeFill="background1" w:themeFillShade="F2"/>
          </w:tcPr>
          <w:p w14:paraId="2A86EBA8" w14:textId="41306C89"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(19.48%)</w:t>
            </w:r>
          </w:p>
        </w:tc>
        <w:tc>
          <w:tcPr>
            <w:tcW w:w="570" w:type="dxa"/>
            <w:tcBorders>
              <w:top w:val="nil"/>
              <w:bottom w:val="nil"/>
            </w:tcBorders>
          </w:tcPr>
          <w:p w14:paraId="2C6F1A7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45</w:t>
            </w:r>
          </w:p>
        </w:tc>
        <w:tc>
          <w:tcPr>
            <w:tcW w:w="1240" w:type="dxa"/>
            <w:gridSpan w:val="2"/>
            <w:tcBorders>
              <w:top w:val="nil"/>
              <w:bottom w:val="nil"/>
            </w:tcBorders>
          </w:tcPr>
          <w:p w14:paraId="150B4BCC" w14:textId="3551976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(21.95%)</w:t>
            </w:r>
          </w:p>
        </w:tc>
        <w:tc>
          <w:tcPr>
            <w:tcW w:w="756" w:type="dxa"/>
            <w:gridSpan w:val="2"/>
            <w:tcBorders>
              <w:top w:val="nil"/>
              <w:bottom w:val="nil"/>
            </w:tcBorders>
          </w:tcPr>
          <w:p w14:paraId="21B4FCF1"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160</w:t>
            </w:r>
          </w:p>
        </w:tc>
        <w:tc>
          <w:tcPr>
            <w:tcW w:w="1033" w:type="dxa"/>
            <w:gridSpan w:val="2"/>
            <w:tcBorders>
              <w:top w:val="nil"/>
              <w:bottom w:val="nil"/>
            </w:tcBorders>
          </w:tcPr>
          <w:p w14:paraId="6D679AB0" w14:textId="16E4C471"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(26.19%)</w:t>
            </w:r>
          </w:p>
        </w:tc>
      </w:tr>
      <w:tr w:rsidR="000D3033" w:rsidRPr="007D35FE"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7D35FE" w:rsidRDefault="000D3033" w:rsidP="002B0A6A">
            <w:pPr>
              <w:rPr>
                <w:sz w:val="18"/>
                <w:szCs w:val="18"/>
                <w:highlight w:val="yellow"/>
                <w:lang w:val="en-US"/>
              </w:rPr>
            </w:pPr>
            <w:r w:rsidRPr="007D35FE">
              <w:rPr>
                <w:sz w:val="18"/>
                <w:szCs w:val="18"/>
                <w:highlight w:val="yellow"/>
              </w:rPr>
              <w:t xml:space="preserve">Medioventral Occipital Cortex </w:t>
            </w:r>
            <w:r w:rsidRPr="007D35FE">
              <w:rPr>
                <w:b w:val="0"/>
                <w:sz w:val="16"/>
                <w:szCs w:val="18"/>
                <w:highlight w:val="yellow"/>
              </w:rPr>
              <w:t>(MVOcC)</w:t>
            </w:r>
          </w:p>
        </w:tc>
        <w:tc>
          <w:tcPr>
            <w:tcW w:w="508" w:type="dxa"/>
            <w:tcBorders>
              <w:top w:val="nil"/>
              <w:bottom w:val="nil"/>
            </w:tcBorders>
            <w:shd w:val="clear" w:color="auto" w:fill="F2F2F2" w:themeFill="background1" w:themeFillShade="F2"/>
          </w:tcPr>
          <w:p w14:paraId="31D28F55"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15</w:t>
            </w:r>
          </w:p>
        </w:tc>
        <w:tc>
          <w:tcPr>
            <w:tcW w:w="1378" w:type="dxa"/>
            <w:tcBorders>
              <w:top w:val="nil"/>
              <w:bottom w:val="nil"/>
            </w:tcBorders>
            <w:shd w:val="clear" w:color="auto" w:fill="F2F2F2" w:themeFill="background1" w:themeFillShade="F2"/>
          </w:tcPr>
          <w:p w14:paraId="178E7EE8" w14:textId="15F431E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(1.68%)</w:t>
            </w:r>
          </w:p>
        </w:tc>
        <w:tc>
          <w:tcPr>
            <w:tcW w:w="570" w:type="dxa"/>
            <w:tcBorders>
              <w:top w:val="nil"/>
              <w:bottom w:val="nil"/>
            </w:tcBorders>
          </w:tcPr>
          <w:p w14:paraId="24DC9D3E" w14:textId="10646B5E"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50A7458D" w14:textId="0E0E20FF"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6337DA50"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12</w:t>
            </w:r>
          </w:p>
        </w:tc>
        <w:tc>
          <w:tcPr>
            <w:tcW w:w="1033" w:type="dxa"/>
            <w:gridSpan w:val="2"/>
            <w:tcBorders>
              <w:top w:val="nil"/>
              <w:bottom w:val="nil"/>
            </w:tcBorders>
          </w:tcPr>
          <w:p w14:paraId="3C23FFB3" w14:textId="5DB1965C"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(1.96%)</w:t>
            </w:r>
          </w:p>
        </w:tc>
      </w:tr>
      <w:tr w:rsidR="000D3033" w:rsidRPr="007D35FE"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7D35FE" w:rsidRDefault="000D3033" w:rsidP="001E66E8">
            <w:pPr>
              <w:rPr>
                <w:b w:val="0"/>
                <w:sz w:val="16"/>
                <w:szCs w:val="18"/>
                <w:highlight w:val="yellow"/>
                <w:lang w:val="en-US"/>
              </w:rPr>
            </w:pPr>
            <w:r w:rsidRPr="007D35FE">
              <w:rPr>
                <w:sz w:val="18"/>
                <w:szCs w:val="18"/>
                <w:highlight w:val="yellow"/>
              </w:rPr>
              <w:t xml:space="preserve">Orbital Gyrus </w:t>
            </w:r>
            <w:r w:rsidRPr="007D35FE">
              <w:rPr>
                <w:b w:val="0"/>
                <w:sz w:val="16"/>
                <w:szCs w:val="18"/>
                <w:highlight w:val="yellow"/>
              </w:rPr>
              <w:t>(Org)</w:t>
            </w:r>
          </w:p>
        </w:tc>
        <w:tc>
          <w:tcPr>
            <w:tcW w:w="508" w:type="dxa"/>
            <w:tcBorders>
              <w:top w:val="nil"/>
              <w:bottom w:val="nil"/>
            </w:tcBorders>
            <w:shd w:val="clear" w:color="auto" w:fill="F2F2F2" w:themeFill="background1" w:themeFillShade="F2"/>
          </w:tcPr>
          <w:p w14:paraId="3C3472E9"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15</w:t>
            </w:r>
          </w:p>
        </w:tc>
        <w:tc>
          <w:tcPr>
            <w:tcW w:w="1378" w:type="dxa"/>
            <w:tcBorders>
              <w:top w:val="nil"/>
              <w:bottom w:val="nil"/>
            </w:tcBorders>
            <w:shd w:val="clear" w:color="auto" w:fill="F2F2F2" w:themeFill="background1" w:themeFillShade="F2"/>
          </w:tcPr>
          <w:p w14:paraId="7EF1C7DF" w14:textId="53BDC42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(1.68%)</w:t>
            </w:r>
          </w:p>
        </w:tc>
        <w:tc>
          <w:tcPr>
            <w:tcW w:w="570" w:type="dxa"/>
            <w:tcBorders>
              <w:top w:val="nil"/>
              <w:bottom w:val="nil"/>
            </w:tcBorders>
          </w:tcPr>
          <w:p w14:paraId="3FADCC58"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1C8DC042" w14:textId="18D2F33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709B5DB2"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w:t>
            </w:r>
          </w:p>
        </w:tc>
        <w:tc>
          <w:tcPr>
            <w:tcW w:w="1033" w:type="dxa"/>
            <w:gridSpan w:val="2"/>
            <w:tcBorders>
              <w:top w:val="nil"/>
              <w:bottom w:val="nil"/>
            </w:tcBorders>
          </w:tcPr>
          <w:p w14:paraId="05155C67" w14:textId="131AD5CA"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(3.11%)</w:t>
            </w:r>
          </w:p>
        </w:tc>
      </w:tr>
      <w:tr w:rsidR="000D3033" w:rsidRPr="007D35FE"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7D35FE" w:rsidRDefault="000D3033" w:rsidP="001E66E8">
            <w:pPr>
              <w:rPr>
                <w:b w:val="0"/>
                <w:sz w:val="16"/>
                <w:szCs w:val="18"/>
                <w:highlight w:val="yellow"/>
                <w:lang w:val="en-US"/>
              </w:rPr>
            </w:pPr>
            <w:r w:rsidRPr="007D35FE">
              <w:rPr>
                <w:sz w:val="18"/>
                <w:szCs w:val="18"/>
                <w:highlight w:val="yellow"/>
              </w:rPr>
              <w:t xml:space="preserve">Paracentral Lobule </w:t>
            </w:r>
            <w:r w:rsidRPr="007D35FE">
              <w:rPr>
                <w:b w:val="0"/>
                <w:sz w:val="16"/>
                <w:szCs w:val="18"/>
                <w:highlight w:val="yellow"/>
              </w:rPr>
              <w:t>(PCL)</w:t>
            </w:r>
          </w:p>
        </w:tc>
        <w:tc>
          <w:tcPr>
            <w:tcW w:w="508" w:type="dxa"/>
            <w:tcBorders>
              <w:top w:val="nil"/>
              <w:bottom w:val="nil"/>
            </w:tcBorders>
            <w:shd w:val="clear" w:color="auto" w:fill="F2F2F2" w:themeFill="background1" w:themeFillShade="F2"/>
          </w:tcPr>
          <w:p w14:paraId="729FFCF1"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4</w:t>
            </w:r>
          </w:p>
        </w:tc>
        <w:tc>
          <w:tcPr>
            <w:tcW w:w="1378" w:type="dxa"/>
            <w:tcBorders>
              <w:top w:val="nil"/>
              <w:bottom w:val="nil"/>
            </w:tcBorders>
            <w:shd w:val="clear" w:color="auto" w:fill="F2F2F2" w:themeFill="background1" w:themeFillShade="F2"/>
          </w:tcPr>
          <w:p w14:paraId="1AE7E6C2" w14:textId="26146784"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(0.45%)</w:t>
            </w:r>
          </w:p>
        </w:tc>
        <w:tc>
          <w:tcPr>
            <w:tcW w:w="570" w:type="dxa"/>
            <w:tcBorders>
              <w:top w:val="nil"/>
              <w:bottom w:val="nil"/>
            </w:tcBorders>
          </w:tcPr>
          <w:p w14:paraId="07997CAB" w14:textId="4644A00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4D8C5B4B" w14:textId="6F4F47CD"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71E975AB" w14:textId="79FBB9B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033" w:type="dxa"/>
            <w:gridSpan w:val="2"/>
            <w:tcBorders>
              <w:top w:val="nil"/>
              <w:bottom w:val="nil"/>
            </w:tcBorders>
          </w:tcPr>
          <w:p w14:paraId="1C973CA4" w14:textId="092BB29C"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r>
      <w:tr w:rsidR="000D3033" w:rsidRPr="007D35FE"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7D35FE" w:rsidRDefault="000D3033" w:rsidP="001E66E8">
            <w:pPr>
              <w:rPr>
                <w:b w:val="0"/>
                <w:sz w:val="16"/>
                <w:szCs w:val="18"/>
                <w:highlight w:val="yellow"/>
                <w:lang w:val="en-US"/>
              </w:rPr>
            </w:pPr>
            <w:r w:rsidRPr="007D35FE">
              <w:rPr>
                <w:sz w:val="18"/>
                <w:szCs w:val="18"/>
                <w:highlight w:val="yellow"/>
              </w:rPr>
              <w:t xml:space="preserve">Precuneus </w:t>
            </w:r>
            <w:r w:rsidRPr="007D35FE">
              <w:rPr>
                <w:b w:val="0"/>
                <w:sz w:val="16"/>
                <w:szCs w:val="18"/>
                <w:highlight w:val="yellow"/>
              </w:rPr>
              <w:t>(Pcun)</w:t>
            </w:r>
          </w:p>
        </w:tc>
        <w:tc>
          <w:tcPr>
            <w:tcW w:w="508" w:type="dxa"/>
            <w:tcBorders>
              <w:top w:val="nil"/>
              <w:bottom w:val="nil"/>
            </w:tcBorders>
            <w:shd w:val="clear" w:color="auto" w:fill="F2F2F2" w:themeFill="background1" w:themeFillShade="F2"/>
          </w:tcPr>
          <w:p w14:paraId="7884DD23"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33</w:t>
            </w:r>
          </w:p>
        </w:tc>
        <w:tc>
          <w:tcPr>
            <w:tcW w:w="1378" w:type="dxa"/>
            <w:tcBorders>
              <w:top w:val="nil"/>
              <w:bottom w:val="nil"/>
            </w:tcBorders>
            <w:shd w:val="clear" w:color="auto" w:fill="F2F2F2" w:themeFill="background1" w:themeFillShade="F2"/>
          </w:tcPr>
          <w:p w14:paraId="70F03A77" w14:textId="1991026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(3.70%)</w:t>
            </w:r>
          </w:p>
        </w:tc>
        <w:tc>
          <w:tcPr>
            <w:tcW w:w="570" w:type="dxa"/>
            <w:tcBorders>
              <w:top w:val="nil"/>
              <w:bottom w:val="nil"/>
            </w:tcBorders>
          </w:tcPr>
          <w:p w14:paraId="6BD67F3C"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w:t>
            </w:r>
          </w:p>
        </w:tc>
        <w:tc>
          <w:tcPr>
            <w:tcW w:w="1240" w:type="dxa"/>
            <w:gridSpan w:val="2"/>
            <w:tcBorders>
              <w:top w:val="nil"/>
              <w:bottom w:val="nil"/>
            </w:tcBorders>
          </w:tcPr>
          <w:p w14:paraId="4AFFDDFE" w14:textId="4385EE46"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(2.93%)</w:t>
            </w:r>
          </w:p>
        </w:tc>
        <w:tc>
          <w:tcPr>
            <w:tcW w:w="756" w:type="dxa"/>
            <w:gridSpan w:val="2"/>
            <w:tcBorders>
              <w:top w:val="nil"/>
              <w:bottom w:val="nil"/>
            </w:tcBorders>
          </w:tcPr>
          <w:p w14:paraId="7A3E5A9E"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w:t>
            </w:r>
          </w:p>
        </w:tc>
        <w:tc>
          <w:tcPr>
            <w:tcW w:w="1033" w:type="dxa"/>
            <w:gridSpan w:val="2"/>
            <w:tcBorders>
              <w:top w:val="nil"/>
              <w:bottom w:val="nil"/>
            </w:tcBorders>
          </w:tcPr>
          <w:p w14:paraId="54F42F5D" w14:textId="50C943EC"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(3.11%)</w:t>
            </w:r>
          </w:p>
        </w:tc>
      </w:tr>
      <w:tr w:rsidR="000D3033" w:rsidRPr="007D35FE"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7D35FE" w:rsidRDefault="000D3033" w:rsidP="001E66E8">
            <w:pPr>
              <w:rPr>
                <w:b w:val="0"/>
                <w:sz w:val="16"/>
                <w:szCs w:val="18"/>
                <w:highlight w:val="yellow"/>
                <w:lang w:val="en-US"/>
              </w:rPr>
            </w:pPr>
            <w:r w:rsidRPr="007D35FE">
              <w:rPr>
                <w:sz w:val="18"/>
                <w:szCs w:val="18"/>
                <w:highlight w:val="yellow"/>
              </w:rPr>
              <w:t xml:space="preserve">Parahippocampal Gyrus </w:t>
            </w:r>
            <w:r w:rsidRPr="007D35FE">
              <w:rPr>
                <w:b w:val="0"/>
                <w:sz w:val="16"/>
                <w:szCs w:val="18"/>
                <w:highlight w:val="yellow"/>
              </w:rPr>
              <w:t>(PhG)</w:t>
            </w:r>
          </w:p>
        </w:tc>
        <w:tc>
          <w:tcPr>
            <w:tcW w:w="508" w:type="dxa"/>
            <w:tcBorders>
              <w:top w:val="nil"/>
              <w:bottom w:val="nil"/>
            </w:tcBorders>
            <w:shd w:val="clear" w:color="auto" w:fill="F2F2F2" w:themeFill="background1" w:themeFillShade="F2"/>
          </w:tcPr>
          <w:p w14:paraId="48EC7A04" w14:textId="4829E02D" w:rsidR="000D3033" w:rsidRPr="007D35F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w:t>
            </w:r>
          </w:p>
        </w:tc>
        <w:tc>
          <w:tcPr>
            <w:tcW w:w="1378" w:type="dxa"/>
            <w:tcBorders>
              <w:top w:val="nil"/>
              <w:bottom w:val="nil"/>
            </w:tcBorders>
            <w:shd w:val="clear" w:color="auto" w:fill="F2F2F2" w:themeFill="background1" w:themeFillShade="F2"/>
          </w:tcPr>
          <w:p w14:paraId="1AF8A414" w14:textId="07D1CB18" w:rsidR="000D3033" w:rsidRPr="007D35F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(0.34%)</w:t>
            </w:r>
          </w:p>
        </w:tc>
        <w:tc>
          <w:tcPr>
            <w:tcW w:w="576" w:type="dxa"/>
            <w:gridSpan w:val="2"/>
            <w:tcBorders>
              <w:top w:val="nil"/>
              <w:bottom w:val="nil"/>
            </w:tcBorders>
          </w:tcPr>
          <w:p w14:paraId="0E635F13" w14:textId="1BBF559F"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4FBB4145" w14:textId="5593FDE4"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43A78B7E"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5</w:t>
            </w:r>
          </w:p>
        </w:tc>
        <w:tc>
          <w:tcPr>
            <w:tcW w:w="1033" w:type="dxa"/>
            <w:gridSpan w:val="2"/>
            <w:tcBorders>
              <w:top w:val="nil"/>
              <w:bottom w:val="nil"/>
            </w:tcBorders>
          </w:tcPr>
          <w:p w14:paraId="5DC3E222" w14:textId="223191E2"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(0.82%)</w:t>
            </w:r>
          </w:p>
        </w:tc>
      </w:tr>
      <w:tr w:rsidR="000D3033" w:rsidRPr="007D35FE"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7D35FE" w:rsidRDefault="000D3033" w:rsidP="001E66E8">
            <w:pPr>
              <w:rPr>
                <w:b w:val="0"/>
                <w:sz w:val="16"/>
                <w:szCs w:val="18"/>
                <w:highlight w:val="yellow"/>
                <w:lang w:val="en-US"/>
              </w:rPr>
            </w:pPr>
            <w:r w:rsidRPr="007D35FE">
              <w:rPr>
                <w:sz w:val="18"/>
                <w:szCs w:val="18"/>
                <w:highlight w:val="yellow"/>
              </w:rPr>
              <w:t xml:space="preserve">Postcentral Gyrus </w:t>
            </w:r>
            <w:r w:rsidRPr="007D35FE">
              <w:rPr>
                <w:b w:val="0"/>
                <w:sz w:val="16"/>
                <w:szCs w:val="18"/>
                <w:highlight w:val="yellow"/>
              </w:rPr>
              <w:t>(PoG)</w:t>
            </w:r>
          </w:p>
        </w:tc>
        <w:tc>
          <w:tcPr>
            <w:tcW w:w="508" w:type="dxa"/>
            <w:tcBorders>
              <w:top w:val="nil"/>
              <w:bottom w:val="nil"/>
            </w:tcBorders>
            <w:shd w:val="clear" w:color="auto" w:fill="F2F2F2" w:themeFill="background1" w:themeFillShade="F2"/>
          </w:tcPr>
          <w:p w14:paraId="64095A17"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59</w:t>
            </w:r>
          </w:p>
        </w:tc>
        <w:tc>
          <w:tcPr>
            <w:tcW w:w="1378" w:type="dxa"/>
            <w:tcBorders>
              <w:top w:val="nil"/>
              <w:bottom w:val="nil"/>
            </w:tcBorders>
            <w:shd w:val="clear" w:color="auto" w:fill="F2F2F2" w:themeFill="background1" w:themeFillShade="F2"/>
          </w:tcPr>
          <w:p w14:paraId="63AAE6E2" w14:textId="15390FC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(6.61%)</w:t>
            </w:r>
          </w:p>
        </w:tc>
        <w:tc>
          <w:tcPr>
            <w:tcW w:w="576" w:type="dxa"/>
            <w:gridSpan w:val="2"/>
            <w:tcBorders>
              <w:top w:val="nil"/>
              <w:bottom w:val="nil"/>
            </w:tcBorders>
          </w:tcPr>
          <w:p w14:paraId="52B20DF3"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2E684545" w14:textId="740FDB71"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5DA0583B"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25</w:t>
            </w:r>
          </w:p>
        </w:tc>
        <w:tc>
          <w:tcPr>
            <w:tcW w:w="1033" w:type="dxa"/>
            <w:gridSpan w:val="2"/>
            <w:tcBorders>
              <w:top w:val="nil"/>
              <w:bottom w:val="nil"/>
            </w:tcBorders>
          </w:tcPr>
          <w:p w14:paraId="71362162" w14:textId="2BF24D1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(4.89%)</w:t>
            </w:r>
          </w:p>
        </w:tc>
      </w:tr>
      <w:tr w:rsidR="000D3033" w:rsidRPr="007D35FE"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7D35FE" w:rsidRDefault="000D3033" w:rsidP="001E66E8">
            <w:pPr>
              <w:rPr>
                <w:b w:val="0"/>
                <w:sz w:val="16"/>
                <w:szCs w:val="18"/>
                <w:highlight w:val="yellow"/>
                <w:lang w:val="en-US"/>
              </w:rPr>
            </w:pPr>
            <w:r w:rsidRPr="007D35FE">
              <w:rPr>
                <w:sz w:val="18"/>
                <w:szCs w:val="18"/>
                <w:highlight w:val="yellow"/>
              </w:rPr>
              <w:t xml:space="preserve">Precentral Gyrus </w:t>
            </w:r>
            <w:r w:rsidRPr="007D35FE">
              <w:rPr>
                <w:b w:val="0"/>
                <w:sz w:val="16"/>
                <w:szCs w:val="18"/>
                <w:highlight w:val="yellow"/>
              </w:rPr>
              <w:t>(PrG)</w:t>
            </w:r>
          </w:p>
        </w:tc>
        <w:tc>
          <w:tcPr>
            <w:tcW w:w="508" w:type="dxa"/>
            <w:tcBorders>
              <w:top w:val="nil"/>
              <w:bottom w:val="nil"/>
            </w:tcBorders>
            <w:shd w:val="clear" w:color="auto" w:fill="F2F2F2" w:themeFill="background1" w:themeFillShade="F2"/>
          </w:tcPr>
          <w:p w14:paraId="45CCC5AB"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33</w:t>
            </w:r>
          </w:p>
        </w:tc>
        <w:tc>
          <w:tcPr>
            <w:tcW w:w="1378" w:type="dxa"/>
            <w:tcBorders>
              <w:top w:val="nil"/>
              <w:bottom w:val="nil"/>
            </w:tcBorders>
            <w:shd w:val="clear" w:color="auto" w:fill="F2F2F2" w:themeFill="background1" w:themeFillShade="F2"/>
          </w:tcPr>
          <w:p w14:paraId="167756F6" w14:textId="0EFA8B50"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(3.70%)</w:t>
            </w:r>
          </w:p>
        </w:tc>
        <w:tc>
          <w:tcPr>
            <w:tcW w:w="576" w:type="dxa"/>
            <w:gridSpan w:val="2"/>
            <w:tcBorders>
              <w:top w:val="nil"/>
              <w:bottom w:val="nil"/>
            </w:tcBorders>
          </w:tcPr>
          <w:p w14:paraId="3F31F712"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7B4FEB63" w14:textId="776B32F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0A075462"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24</w:t>
            </w:r>
          </w:p>
        </w:tc>
        <w:tc>
          <w:tcPr>
            <w:tcW w:w="1033" w:type="dxa"/>
            <w:gridSpan w:val="2"/>
            <w:tcBorders>
              <w:top w:val="nil"/>
              <w:bottom w:val="nil"/>
            </w:tcBorders>
          </w:tcPr>
          <w:p w14:paraId="440634DE" w14:textId="765E7898"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(3.93%)</w:t>
            </w:r>
          </w:p>
        </w:tc>
      </w:tr>
      <w:tr w:rsidR="000D3033" w:rsidRPr="007D35FE"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7D35FE" w:rsidRDefault="000D3033" w:rsidP="001E66E8">
            <w:pPr>
              <w:rPr>
                <w:sz w:val="18"/>
                <w:szCs w:val="18"/>
                <w:highlight w:val="yellow"/>
                <w:lang w:val="en-US"/>
              </w:rPr>
            </w:pPr>
            <w:r w:rsidRPr="007D35FE">
              <w:rPr>
                <w:sz w:val="18"/>
                <w:szCs w:val="18"/>
                <w:highlight w:val="yellow"/>
              </w:rPr>
              <w:t xml:space="preserve">Posterior Superior Parietal Sulcus </w:t>
            </w:r>
            <w:r w:rsidRPr="007D35FE">
              <w:rPr>
                <w:b w:val="0"/>
                <w:sz w:val="16"/>
                <w:szCs w:val="18"/>
                <w:highlight w:val="yellow"/>
              </w:rPr>
              <w:t>(pSTS)</w:t>
            </w:r>
          </w:p>
        </w:tc>
        <w:tc>
          <w:tcPr>
            <w:tcW w:w="508" w:type="dxa"/>
            <w:tcBorders>
              <w:top w:val="nil"/>
              <w:bottom w:val="nil"/>
            </w:tcBorders>
            <w:shd w:val="clear" w:color="auto" w:fill="F2F2F2" w:themeFill="background1" w:themeFillShade="F2"/>
          </w:tcPr>
          <w:p w14:paraId="1D96855E"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107</w:t>
            </w:r>
          </w:p>
        </w:tc>
        <w:tc>
          <w:tcPr>
            <w:tcW w:w="1378" w:type="dxa"/>
            <w:tcBorders>
              <w:top w:val="nil"/>
              <w:bottom w:val="nil"/>
            </w:tcBorders>
            <w:shd w:val="clear" w:color="auto" w:fill="F2F2F2" w:themeFill="background1" w:themeFillShade="F2"/>
          </w:tcPr>
          <w:p w14:paraId="5472F687" w14:textId="1118E6CE"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(11.98%)</w:t>
            </w:r>
          </w:p>
        </w:tc>
        <w:tc>
          <w:tcPr>
            <w:tcW w:w="576" w:type="dxa"/>
            <w:gridSpan w:val="2"/>
            <w:tcBorders>
              <w:top w:val="nil"/>
              <w:bottom w:val="nil"/>
            </w:tcBorders>
          </w:tcPr>
          <w:p w14:paraId="333D531A"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74</w:t>
            </w:r>
          </w:p>
        </w:tc>
        <w:tc>
          <w:tcPr>
            <w:tcW w:w="1240" w:type="dxa"/>
            <w:gridSpan w:val="2"/>
            <w:tcBorders>
              <w:top w:val="nil"/>
              <w:bottom w:val="nil"/>
            </w:tcBorders>
          </w:tcPr>
          <w:p w14:paraId="59688D8E" w14:textId="77C4F943"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(36.10%)</w:t>
            </w:r>
          </w:p>
        </w:tc>
        <w:tc>
          <w:tcPr>
            <w:tcW w:w="756" w:type="dxa"/>
            <w:gridSpan w:val="2"/>
            <w:tcBorders>
              <w:top w:val="nil"/>
              <w:bottom w:val="nil"/>
            </w:tcBorders>
          </w:tcPr>
          <w:p w14:paraId="691D1D3B"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33</w:t>
            </w:r>
          </w:p>
        </w:tc>
        <w:tc>
          <w:tcPr>
            <w:tcW w:w="1033" w:type="dxa"/>
            <w:gridSpan w:val="2"/>
            <w:tcBorders>
              <w:top w:val="nil"/>
              <w:bottom w:val="nil"/>
            </w:tcBorders>
          </w:tcPr>
          <w:p w14:paraId="1B0B6BBC" w14:textId="45D5646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(5.40%)</w:t>
            </w:r>
          </w:p>
        </w:tc>
      </w:tr>
      <w:tr w:rsidR="000D3033" w:rsidRPr="007D35FE"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7D35FE" w:rsidRDefault="000D3033" w:rsidP="001E66E8">
            <w:pPr>
              <w:rPr>
                <w:b w:val="0"/>
                <w:sz w:val="16"/>
                <w:szCs w:val="18"/>
                <w:highlight w:val="yellow"/>
                <w:lang w:val="en-US"/>
              </w:rPr>
            </w:pPr>
            <w:r w:rsidRPr="007D35FE">
              <w:rPr>
                <w:sz w:val="18"/>
                <w:szCs w:val="18"/>
                <w:highlight w:val="yellow"/>
              </w:rPr>
              <w:t xml:space="preserve">Superior Frontal Gyrus </w:t>
            </w:r>
            <w:r w:rsidRPr="007D35FE">
              <w:rPr>
                <w:b w:val="0"/>
                <w:sz w:val="16"/>
                <w:szCs w:val="18"/>
                <w:highlight w:val="yellow"/>
              </w:rPr>
              <w:t>(SFG)</w:t>
            </w:r>
          </w:p>
        </w:tc>
        <w:tc>
          <w:tcPr>
            <w:tcW w:w="508" w:type="dxa"/>
            <w:tcBorders>
              <w:top w:val="nil"/>
              <w:bottom w:val="nil"/>
            </w:tcBorders>
            <w:shd w:val="clear" w:color="auto" w:fill="F2F2F2" w:themeFill="background1" w:themeFillShade="F2"/>
          </w:tcPr>
          <w:p w14:paraId="76748DCE" w14:textId="77777777"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17</w:t>
            </w:r>
          </w:p>
        </w:tc>
        <w:tc>
          <w:tcPr>
            <w:tcW w:w="1378" w:type="dxa"/>
            <w:tcBorders>
              <w:top w:val="nil"/>
              <w:bottom w:val="nil"/>
            </w:tcBorders>
            <w:shd w:val="clear" w:color="auto" w:fill="F2F2F2" w:themeFill="background1" w:themeFillShade="F2"/>
          </w:tcPr>
          <w:p w14:paraId="7D3D52EC" w14:textId="208A4882"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(1.90%)</w:t>
            </w:r>
          </w:p>
        </w:tc>
        <w:tc>
          <w:tcPr>
            <w:tcW w:w="576" w:type="dxa"/>
            <w:gridSpan w:val="2"/>
            <w:tcBorders>
              <w:top w:val="nil"/>
              <w:bottom w:val="nil"/>
            </w:tcBorders>
          </w:tcPr>
          <w:p w14:paraId="712B8287" w14:textId="5C22DE04"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34A3174E" w14:textId="165665CA"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4D457AC4"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w:t>
            </w:r>
          </w:p>
        </w:tc>
        <w:tc>
          <w:tcPr>
            <w:tcW w:w="1033" w:type="dxa"/>
            <w:gridSpan w:val="2"/>
            <w:tcBorders>
              <w:top w:val="nil"/>
              <w:bottom w:val="nil"/>
            </w:tcBorders>
          </w:tcPr>
          <w:p w14:paraId="6FC1D0A4" w14:textId="29FE12EB"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(2.29%)</w:t>
            </w:r>
          </w:p>
        </w:tc>
      </w:tr>
      <w:tr w:rsidR="000D3033" w:rsidRPr="007D35FE"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7D35FE" w:rsidRDefault="000D3033" w:rsidP="001E66E8">
            <w:pPr>
              <w:rPr>
                <w:b w:val="0"/>
                <w:sz w:val="16"/>
                <w:szCs w:val="18"/>
                <w:highlight w:val="yellow"/>
                <w:lang w:val="en-US"/>
              </w:rPr>
            </w:pPr>
            <w:r w:rsidRPr="007D35FE">
              <w:rPr>
                <w:sz w:val="18"/>
                <w:szCs w:val="18"/>
                <w:highlight w:val="yellow"/>
              </w:rPr>
              <w:t xml:space="preserve">Superior Parietal Lobule </w:t>
            </w:r>
            <w:r w:rsidRPr="007D35FE">
              <w:rPr>
                <w:b w:val="0"/>
                <w:sz w:val="16"/>
                <w:szCs w:val="18"/>
                <w:highlight w:val="yellow"/>
              </w:rPr>
              <w:t>(SPL)</w:t>
            </w:r>
          </w:p>
        </w:tc>
        <w:tc>
          <w:tcPr>
            <w:tcW w:w="508" w:type="dxa"/>
            <w:tcBorders>
              <w:top w:val="nil"/>
              <w:bottom w:val="nil"/>
            </w:tcBorders>
            <w:shd w:val="clear" w:color="auto" w:fill="F2F2F2" w:themeFill="background1" w:themeFillShade="F2"/>
          </w:tcPr>
          <w:p w14:paraId="78111119" w14:textId="77777777"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151</w:t>
            </w:r>
          </w:p>
        </w:tc>
        <w:tc>
          <w:tcPr>
            <w:tcW w:w="1378" w:type="dxa"/>
            <w:tcBorders>
              <w:top w:val="nil"/>
              <w:bottom w:val="nil"/>
            </w:tcBorders>
            <w:shd w:val="clear" w:color="auto" w:fill="F2F2F2" w:themeFill="background1" w:themeFillShade="F2"/>
          </w:tcPr>
          <w:p w14:paraId="3CD1E034" w14:textId="1956C8A3"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(16.91%)</w:t>
            </w:r>
          </w:p>
        </w:tc>
        <w:tc>
          <w:tcPr>
            <w:tcW w:w="576" w:type="dxa"/>
            <w:gridSpan w:val="2"/>
            <w:tcBorders>
              <w:top w:val="nil"/>
              <w:bottom w:val="nil"/>
            </w:tcBorders>
          </w:tcPr>
          <w:p w14:paraId="26294B41"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35</w:t>
            </w:r>
          </w:p>
        </w:tc>
        <w:tc>
          <w:tcPr>
            <w:tcW w:w="1240" w:type="dxa"/>
            <w:gridSpan w:val="2"/>
            <w:tcBorders>
              <w:top w:val="nil"/>
              <w:bottom w:val="nil"/>
            </w:tcBorders>
          </w:tcPr>
          <w:p w14:paraId="5A92F957" w14:textId="5A53D3A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(17.07%)</w:t>
            </w:r>
          </w:p>
        </w:tc>
        <w:tc>
          <w:tcPr>
            <w:tcW w:w="756" w:type="dxa"/>
            <w:gridSpan w:val="2"/>
            <w:tcBorders>
              <w:top w:val="nil"/>
              <w:bottom w:val="nil"/>
            </w:tcBorders>
          </w:tcPr>
          <w:p w14:paraId="3B4C4436"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91</w:t>
            </w:r>
          </w:p>
        </w:tc>
        <w:tc>
          <w:tcPr>
            <w:tcW w:w="1033" w:type="dxa"/>
            <w:gridSpan w:val="2"/>
            <w:tcBorders>
              <w:top w:val="nil"/>
              <w:bottom w:val="nil"/>
            </w:tcBorders>
          </w:tcPr>
          <w:p w14:paraId="53745F43" w14:textId="17F730E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(14.89%)</w:t>
            </w:r>
          </w:p>
        </w:tc>
      </w:tr>
      <w:tr w:rsidR="000D3033" w:rsidRPr="007D35FE"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7D35FE" w:rsidRDefault="000D3033" w:rsidP="001E66E8">
            <w:pPr>
              <w:rPr>
                <w:b w:val="0"/>
                <w:bCs w:val="0"/>
                <w:i/>
                <w:iCs/>
                <w:sz w:val="18"/>
                <w:szCs w:val="18"/>
                <w:highlight w:val="yellow"/>
                <w:lang w:val="en-US"/>
              </w:rPr>
            </w:pPr>
            <w:r w:rsidRPr="007D35FE">
              <w:rPr>
                <w:sz w:val="18"/>
                <w:szCs w:val="18"/>
                <w:highlight w:val="yellow"/>
              </w:rPr>
              <w:t xml:space="preserve">Superior Temporal Gyrus </w:t>
            </w:r>
            <w:r w:rsidRPr="007D35FE">
              <w:rPr>
                <w:b w:val="0"/>
                <w:sz w:val="16"/>
                <w:szCs w:val="18"/>
                <w:highlight w:val="yellow"/>
              </w:rPr>
              <w:t>(STG)</w:t>
            </w:r>
          </w:p>
        </w:tc>
        <w:tc>
          <w:tcPr>
            <w:tcW w:w="508" w:type="dxa"/>
            <w:tcBorders>
              <w:top w:val="nil"/>
              <w:bottom w:val="nil"/>
            </w:tcBorders>
            <w:shd w:val="clear" w:color="auto" w:fill="F2F2F2" w:themeFill="background1" w:themeFillShade="F2"/>
          </w:tcPr>
          <w:p w14:paraId="4CAAD918" w14:textId="77777777"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156</w:t>
            </w:r>
          </w:p>
        </w:tc>
        <w:tc>
          <w:tcPr>
            <w:tcW w:w="1378" w:type="dxa"/>
            <w:tcBorders>
              <w:top w:val="nil"/>
              <w:bottom w:val="nil"/>
            </w:tcBorders>
            <w:shd w:val="clear" w:color="auto" w:fill="F2F2F2" w:themeFill="background1" w:themeFillShade="F2"/>
          </w:tcPr>
          <w:p w14:paraId="6452F058" w14:textId="019DD6C9"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(17.47%)</w:t>
            </w:r>
          </w:p>
        </w:tc>
        <w:tc>
          <w:tcPr>
            <w:tcW w:w="576" w:type="dxa"/>
            <w:gridSpan w:val="2"/>
            <w:tcBorders>
              <w:top w:val="nil"/>
              <w:bottom w:val="nil"/>
            </w:tcBorders>
          </w:tcPr>
          <w:p w14:paraId="2990270D"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18</w:t>
            </w:r>
          </w:p>
        </w:tc>
        <w:tc>
          <w:tcPr>
            <w:tcW w:w="1240" w:type="dxa"/>
            <w:gridSpan w:val="2"/>
            <w:tcBorders>
              <w:top w:val="nil"/>
              <w:bottom w:val="nil"/>
            </w:tcBorders>
          </w:tcPr>
          <w:p w14:paraId="5CDB5707" w14:textId="42E0924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(8.78%)</w:t>
            </w:r>
          </w:p>
        </w:tc>
        <w:tc>
          <w:tcPr>
            <w:tcW w:w="756" w:type="dxa"/>
            <w:gridSpan w:val="2"/>
            <w:tcBorders>
              <w:top w:val="nil"/>
              <w:bottom w:val="nil"/>
            </w:tcBorders>
          </w:tcPr>
          <w:p w14:paraId="2F13D4B1"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118</w:t>
            </w:r>
          </w:p>
        </w:tc>
        <w:tc>
          <w:tcPr>
            <w:tcW w:w="1033" w:type="dxa"/>
            <w:gridSpan w:val="2"/>
            <w:tcBorders>
              <w:top w:val="nil"/>
              <w:bottom w:val="nil"/>
            </w:tcBorders>
          </w:tcPr>
          <w:p w14:paraId="65A6996F" w14:textId="2CC887D2"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(19.31%)</w:t>
            </w:r>
          </w:p>
        </w:tc>
      </w:tr>
      <w:tr w:rsidR="000D3033" w:rsidRPr="007D35FE"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7D35FE" w:rsidRDefault="000D3033" w:rsidP="001E66E8">
            <w:pPr>
              <w:rPr>
                <w:b w:val="0"/>
                <w:sz w:val="18"/>
                <w:szCs w:val="18"/>
                <w:highlight w:val="yellow"/>
              </w:rPr>
            </w:pPr>
            <w:r w:rsidRPr="007D35FE">
              <w:rPr>
                <w:sz w:val="18"/>
                <w:szCs w:val="18"/>
                <w:highlight w:val="yellow"/>
              </w:rPr>
              <w:t xml:space="preserve">Thalamus </w:t>
            </w:r>
            <w:r w:rsidRPr="007D35FE">
              <w:rPr>
                <w:b w:val="0"/>
                <w:sz w:val="16"/>
                <w:szCs w:val="18"/>
                <w:highlight w:val="yellow"/>
              </w:rPr>
              <w:t>(Tha)</w:t>
            </w:r>
          </w:p>
        </w:tc>
        <w:tc>
          <w:tcPr>
            <w:tcW w:w="508" w:type="dxa"/>
            <w:tcBorders>
              <w:top w:val="nil"/>
              <w:bottom w:val="single" w:sz="12" w:space="0" w:color="auto"/>
            </w:tcBorders>
            <w:shd w:val="clear" w:color="auto" w:fill="F2F2F2" w:themeFill="background1" w:themeFillShade="F2"/>
          </w:tcPr>
          <w:p w14:paraId="5191413D" w14:textId="77777777"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7D35FE">
              <w:rPr>
                <w:sz w:val="18"/>
                <w:szCs w:val="18"/>
                <w:highlight w:val="yellow"/>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7D35FE">
              <w:rPr>
                <w:sz w:val="18"/>
                <w:szCs w:val="18"/>
                <w:highlight w:val="yellow"/>
              </w:rPr>
              <w:t>(17.36%)</w:t>
            </w:r>
          </w:p>
        </w:tc>
        <w:tc>
          <w:tcPr>
            <w:tcW w:w="576" w:type="dxa"/>
            <w:gridSpan w:val="2"/>
            <w:tcBorders>
              <w:top w:val="nil"/>
              <w:bottom w:val="single" w:sz="12" w:space="0" w:color="auto"/>
            </w:tcBorders>
          </w:tcPr>
          <w:p w14:paraId="33F7FCC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51</w:t>
            </w:r>
          </w:p>
        </w:tc>
        <w:tc>
          <w:tcPr>
            <w:tcW w:w="1240" w:type="dxa"/>
            <w:gridSpan w:val="2"/>
            <w:tcBorders>
              <w:top w:val="nil"/>
              <w:bottom w:val="single" w:sz="12" w:space="0" w:color="auto"/>
            </w:tcBorders>
          </w:tcPr>
          <w:p w14:paraId="5A5B99B3" w14:textId="6BCB5B05"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(24.88%)</w:t>
            </w:r>
          </w:p>
        </w:tc>
        <w:tc>
          <w:tcPr>
            <w:tcW w:w="756" w:type="dxa"/>
            <w:gridSpan w:val="2"/>
            <w:tcBorders>
              <w:top w:val="nil"/>
              <w:bottom w:val="single" w:sz="12" w:space="0" w:color="auto"/>
            </w:tcBorders>
          </w:tcPr>
          <w:p w14:paraId="36A9C306"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61</w:t>
            </w:r>
          </w:p>
        </w:tc>
        <w:tc>
          <w:tcPr>
            <w:tcW w:w="1033" w:type="dxa"/>
            <w:gridSpan w:val="2"/>
            <w:tcBorders>
              <w:top w:val="nil"/>
              <w:bottom w:val="single" w:sz="12" w:space="0" w:color="auto"/>
            </w:tcBorders>
          </w:tcPr>
          <w:p w14:paraId="07243C7A" w14:textId="4B004A2E"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(9.98%)</w:t>
            </w:r>
          </w:p>
        </w:tc>
      </w:tr>
    </w:tbl>
    <w:p w14:paraId="1AAB40BD" w14:textId="51FBCE74" w:rsidR="00705244" w:rsidRPr="000D3033" w:rsidRDefault="000D3033" w:rsidP="0089785B">
      <w:pPr>
        <w:rPr>
          <w:sz w:val="18"/>
        </w:rPr>
      </w:pPr>
      <w:r w:rsidRPr="007D35FE">
        <w:rPr>
          <w:highlight w:val="yellow"/>
        </w:rPr>
        <w:br/>
      </w:r>
      <w:r w:rsidR="00EC203E" w:rsidRPr="007D35FE">
        <w:rPr>
          <w:sz w:val="18"/>
          <w:highlight w:val="yellow"/>
        </w:rPr>
        <w:t xml:space="preserve">Results are given as number of significant disconnections associated with this region (percentage relative to total number of disconnections). </w:t>
      </w:r>
      <w:r w:rsidR="002B0A6A" w:rsidRPr="007D35FE">
        <w:rPr>
          <w:sz w:val="18"/>
          <w:highlight w:val="yellow"/>
        </w:rPr>
        <w:t>Regions are based on the BN-246 (</w:t>
      </w:r>
      <w:r w:rsidR="002B0A6A" w:rsidRPr="007D35FE">
        <w:rPr>
          <w:color w:val="7F7F7F" w:themeColor="text1" w:themeTint="80"/>
          <w:sz w:val="18"/>
          <w:highlight w:val="yellow"/>
        </w:rPr>
        <w:t>Fan et al., 2016</w:t>
      </w:r>
      <w:r w:rsidR="002B0A6A" w:rsidRPr="007D35FE">
        <w:rPr>
          <w:sz w:val="18"/>
          <w:highlight w:val="yellow"/>
        </w:rPr>
        <w:t>) atlas.</w:t>
      </w:r>
      <w:r w:rsidR="002A4CD5" w:rsidRPr="007D35FE">
        <w:rPr>
          <w:sz w:val="18"/>
          <w:highlight w:val="yellow"/>
        </w:rPr>
        <w:t xml:space="preserve"> It is important to note that these percentages add up to 200% – this is because there are always 2 nodes/regions involved in a disconnection. Thus, there are twice as many disconnected nodes as there are disconnections.</w:t>
      </w:r>
      <w:r w:rsidR="002A4CD5">
        <w:rPr>
          <w:sz w:val="18"/>
        </w:rPr>
        <w:t xml:space="preserve"> </w:t>
      </w:r>
    </w:p>
    <w:bookmarkEnd w:id="188"/>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4318C3DD" w14:textId="45C00708" w:rsidR="007B0B61" w:rsidRDefault="00AA6B9F" w:rsidP="007B0B61">
      <w:pPr>
        <w:jc w:val="center"/>
        <w:rPr>
          <w:rFonts w:eastAsia="Times New Roman" w:cs="Arial"/>
        </w:rPr>
      </w:pPr>
      <w:bookmarkStart w:id="189" w:name="_Appendix_C:_Supplementary"/>
      <w:bookmarkStart w:id="190" w:name="s_figure01lesionoverlay_neglect"/>
      <w:bookmarkEnd w:id="189"/>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4"/>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r w:rsidRPr="00AA6B9F">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191" w:name="s_figure02lesionoverlay_non"/>
      <w:bookmarkEnd w:id="190"/>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r w:rsidRPr="0021286C">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191"/>
    </w:p>
    <w:sectPr w:rsidR="007B0B61" w:rsidRPr="00AA6B9F" w:rsidSect="004D0CF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sa" w:date="2022-10-17T16:59:00Z" w:initials="L">
    <w:p w14:paraId="25DB626A" w14:textId="2455D5E3" w:rsidR="00C419BA" w:rsidRDefault="00C419BA">
      <w:pPr>
        <w:pStyle w:val="CommentText"/>
      </w:pPr>
      <w:r>
        <w:rPr>
          <w:rStyle w:val="CommentReference"/>
        </w:rPr>
        <w:annotationRef/>
      </w:r>
      <w:r>
        <w:t>Division oder nicht? Department of Psychiatry and Psychotherapy</w:t>
      </w:r>
    </w:p>
  </w:comment>
  <w:comment w:id="2" w:author="Lisa" w:date="2022-10-17T17:01:00Z" w:initials="L">
    <w:p w14:paraId="0BFB34E4" w14:textId="75911820" w:rsidR="00C419BA" w:rsidRPr="00C419BA" w:rsidRDefault="00C419BA">
      <w:pPr>
        <w:pStyle w:val="CommentText"/>
        <w:rPr>
          <w:lang w:val="de-DE"/>
        </w:rPr>
      </w:pPr>
      <w:r>
        <w:rPr>
          <w:rStyle w:val="CommentReference"/>
        </w:rPr>
        <w:annotationRef/>
      </w:r>
      <w:r>
        <w:rPr>
          <w:lang w:val="de-DE"/>
        </w:rPr>
        <w:t xml:space="preserve">Nur </w:t>
      </w:r>
      <w:r w:rsidRPr="00C419BA">
        <w:rPr>
          <w:lang w:val="de-DE"/>
        </w:rPr>
        <w:t>ein Kommentar</w:t>
      </w:r>
      <w:r>
        <w:rPr>
          <w:lang w:val="de-DE"/>
        </w:rPr>
        <w:t>/eine Frage</w:t>
      </w:r>
      <w:r w:rsidRPr="00C419BA">
        <w:rPr>
          <w:lang w:val="de-DE"/>
        </w:rPr>
        <w:t xml:space="preserve"> zum Inhaltsverzeichnis. </w:t>
      </w:r>
      <w:r>
        <w:rPr>
          <w:lang w:val="de-DE"/>
        </w:rPr>
        <w:t xml:space="preserve">Ist es üblich, bei der Einleitung direkt eine Überschrift zu nennen, also „Introduction: Sex differences in Neuropsychology“? Mir fällt es nur auf, weil bei den anderen Kapiteln nur Methods/Results ohne weitere Überschrift steht (so kenne ich es auch). </w:t>
      </w:r>
    </w:p>
  </w:comment>
  <w:comment w:id="3" w:author="Lisa" w:date="2022-10-18T15:33:00Z" w:initials="L">
    <w:p w14:paraId="22D1B781" w14:textId="51828D89" w:rsidR="005D032E" w:rsidRPr="005D032E" w:rsidRDefault="005D032E">
      <w:pPr>
        <w:pStyle w:val="CommentText"/>
        <w:rPr>
          <w:lang w:val="de-DE"/>
        </w:rPr>
      </w:pPr>
      <w:r>
        <w:rPr>
          <w:rStyle w:val="CommentReference"/>
        </w:rPr>
        <w:annotationRef/>
      </w:r>
      <w:r w:rsidRPr="005D032E">
        <w:rPr>
          <w:lang w:val="de-DE"/>
        </w:rPr>
        <w:t>Noch eine Frage: Müsste 3. Data A</w:t>
      </w:r>
      <w:r>
        <w:rPr>
          <w:lang w:val="de-DE"/>
        </w:rPr>
        <w:t>nalysis nicht ein Unterpunkt innerhalb der Methods sein? So kenne ich das. Intro – Methods – Results – Discussion. 2.4 Data Analysis; 2.4.1 VLBM …</w:t>
      </w:r>
    </w:p>
  </w:comment>
  <w:comment w:id="9" w:author="Lisa" w:date="2022-10-18T09:46:00Z" w:initials="L">
    <w:p w14:paraId="157B4E9D" w14:textId="6E347CA3" w:rsidR="005668EA" w:rsidRPr="005668EA" w:rsidRDefault="005668EA">
      <w:pPr>
        <w:pStyle w:val="CommentText"/>
        <w:rPr>
          <w:lang w:val="de-DE"/>
        </w:rPr>
      </w:pPr>
      <w:r>
        <w:rPr>
          <w:rStyle w:val="CommentReference"/>
        </w:rPr>
        <w:annotationRef/>
      </w:r>
      <w:r w:rsidRPr="005668EA">
        <w:rPr>
          <w:lang w:val="de-DE"/>
        </w:rPr>
        <w:t xml:space="preserve">Ich persönlich würde sex und gender nicht als </w:t>
      </w:r>
      <w:r>
        <w:rPr>
          <w:lang w:val="de-DE"/>
        </w:rPr>
        <w:t>Synonyme verwenden, das war zwar früher so, heute stehen beide Begriffe aber für unterschiedliche Konzepte. Das würde bestimmt auch von Birgit angemerkt werden. (Laut Internet wurde zwischen sex und gender sogar schon 1960/1980 unterschieden.)</w:t>
      </w:r>
      <w:r w:rsidR="00C97249">
        <w:rPr>
          <w:lang w:val="de-DE"/>
        </w:rPr>
        <w:t xml:space="preserve"> Vlt wäre sogar eine kurze Defintition/Unterscheidung von sex+gender gut?</w:t>
      </w:r>
    </w:p>
  </w:comment>
  <w:comment w:id="10" w:author="Lisa" w:date="2022-10-18T09:54:00Z" w:initials="L">
    <w:p w14:paraId="0B253BAA" w14:textId="69A08320" w:rsidR="0090553F" w:rsidRPr="005E11C2" w:rsidRDefault="0090553F">
      <w:pPr>
        <w:pStyle w:val="CommentText"/>
        <w:rPr>
          <w:lang w:val="de-DE"/>
        </w:rPr>
      </w:pPr>
      <w:r>
        <w:rPr>
          <w:rStyle w:val="CommentReference"/>
        </w:rPr>
        <w:annotationRef/>
      </w:r>
      <w:r>
        <w:t xml:space="preserve">“… although nowadays the term ‘gender’ describes the social sex, whereas the term ‘sex’ represents the biological sex…” </w:t>
      </w:r>
      <w:r w:rsidRPr="005E11C2">
        <w:rPr>
          <w:lang w:val="de-DE"/>
        </w:rPr>
        <w:t>[so oder so ähnlich, siehe vorheriger Kommentar]</w:t>
      </w:r>
    </w:p>
  </w:comment>
  <w:comment w:id="12" w:author="Lisa" w:date="2022-10-18T10:02:00Z" w:initials="L">
    <w:p w14:paraId="0B10A86C" w14:textId="1215965A" w:rsidR="00782315" w:rsidRPr="005E11C2" w:rsidRDefault="00782315">
      <w:pPr>
        <w:pStyle w:val="CommentText"/>
        <w:rPr>
          <w:lang w:val="de-DE"/>
        </w:rPr>
      </w:pPr>
      <w:r>
        <w:rPr>
          <w:rStyle w:val="CommentReference"/>
        </w:rPr>
        <w:annotationRef/>
      </w:r>
      <w:r w:rsidRPr="005E11C2">
        <w:rPr>
          <w:lang w:val="de-DE"/>
        </w:rPr>
        <w:t>Within between?</w:t>
      </w:r>
    </w:p>
  </w:comment>
  <w:comment w:id="13" w:author="Lisa" w:date="2022-10-18T10:06:00Z" w:initials="L">
    <w:p w14:paraId="25B24C2A" w14:textId="6058AC62" w:rsidR="005E11C2" w:rsidRPr="005E11C2" w:rsidRDefault="005E11C2">
      <w:pPr>
        <w:pStyle w:val="CommentText"/>
        <w:rPr>
          <w:lang w:val="de-DE"/>
        </w:rPr>
      </w:pPr>
      <w:r>
        <w:rPr>
          <w:rStyle w:val="CommentReference"/>
        </w:rPr>
        <w:annotationRef/>
      </w:r>
      <w:r w:rsidRPr="005E11C2">
        <w:rPr>
          <w:lang w:val="de-DE"/>
        </w:rPr>
        <w:t>Wi</w:t>
      </w:r>
      <w:r>
        <w:rPr>
          <w:lang w:val="de-DE"/>
        </w:rPr>
        <w:t>eder was gelernt :D</w:t>
      </w:r>
    </w:p>
  </w:comment>
  <w:comment w:id="15" w:author="Lisa" w:date="2022-10-18T10:17:00Z" w:initials="L">
    <w:p w14:paraId="6997C7C2" w14:textId="1B524046" w:rsidR="006B1F3F" w:rsidRDefault="006B1F3F">
      <w:pPr>
        <w:pStyle w:val="CommentText"/>
        <w:rPr>
          <w:lang w:val="de-DE"/>
        </w:rPr>
      </w:pPr>
      <w:r>
        <w:rPr>
          <w:rStyle w:val="CommentReference"/>
        </w:rPr>
        <w:annotationRef/>
      </w:r>
      <w:r w:rsidRPr="006B1F3F">
        <w:rPr>
          <w:lang w:val="de-DE"/>
        </w:rPr>
        <w:t>Lieber attention</w:t>
      </w:r>
      <w:r>
        <w:rPr>
          <w:lang w:val="de-DE"/>
        </w:rPr>
        <w:t>? Processing ist natürlich nicht falsch, ich finde es aber eher vage und wäre hier genauer. Oder?</w:t>
      </w:r>
    </w:p>
    <w:p w14:paraId="6A3F5A99" w14:textId="15C13B59" w:rsidR="00941219" w:rsidRPr="00941219" w:rsidRDefault="00941219">
      <w:pPr>
        <w:pStyle w:val="CommentText"/>
        <w:rPr>
          <w:lang w:val="de-DE"/>
        </w:rPr>
      </w:pPr>
      <w:r w:rsidRPr="00941219">
        <w:rPr>
          <w:lang w:val="de-DE"/>
        </w:rPr>
        <w:t>Falls du noch eine Quelle brauchst: https://www.frontiersin.org/articles/10.3389/fneur.2021.784821/full</w:t>
      </w:r>
    </w:p>
  </w:comment>
  <w:comment w:id="16" w:author="Lisa" w:date="2022-10-18T10:22:00Z" w:initials="L">
    <w:p w14:paraId="2A1B8B7E" w14:textId="611A3849" w:rsidR="00EE16B7" w:rsidRPr="00EE16B7" w:rsidRDefault="00EE16B7">
      <w:pPr>
        <w:pStyle w:val="CommentText"/>
        <w:rPr>
          <w:lang w:val="de-DE"/>
        </w:rPr>
      </w:pPr>
      <w:r>
        <w:rPr>
          <w:rStyle w:val="CommentReference"/>
        </w:rPr>
        <w:annotationRef/>
      </w:r>
      <w:r w:rsidRPr="00EE16B7">
        <w:rPr>
          <w:lang w:val="de-DE"/>
        </w:rPr>
        <w:t>Vlt. Etwas weniger stark formulieren?</w:t>
      </w:r>
      <w:r>
        <w:rPr>
          <w:lang w:val="de-DE"/>
        </w:rPr>
        <w:t xml:space="preserve"> </w:t>
      </w:r>
      <w:r w:rsidRPr="00EE16B7">
        <w:rPr>
          <w:lang w:val="en-US"/>
        </w:rPr>
        <w:t>„</w:t>
      </w:r>
      <w:r>
        <w:rPr>
          <w:lang w:val="en-US"/>
        </w:rPr>
        <w:t>while they tend to be r</w:t>
      </w:r>
      <w:r w:rsidRPr="00EE16B7">
        <w:rPr>
          <w:lang w:val="en-US"/>
        </w:rPr>
        <w:t>estricted to one hemisphere</w:t>
      </w:r>
      <w:r>
        <w:rPr>
          <w:lang w:val="en-US"/>
        </w:rPr>
        <w:t xml:space="preserve">”? </w:t>
      </w:r>
      <w:r w:rsidRPr="00EE16B7">
        <w:rPr>
          <w:lang w:val="de-DE"/>
        </w:rPr>
        <w:t xml:space="preserve">Oder ist es tatsächlich so, dass Männer krass lateralisiert sind und </w:t>
      </w:r>
      <w:r>
        <w:rPr>
          <w:lang w:val="de-DE"/>
        </w:rPr>
        <w:t>Frauen „nur“ dazu tendieren, symmetrischer zu sein? Dann lass es so stehen.</w:t>
      </w:r>
    </w:p>
  </w:comment>
  <w:comment w:id="17" w:author="Lisa" w:date="2022-10-18T10:26:00Z" w:initials="L">
    <w:p w14:paraId="576F11C9" w14:textId="56ECFF04" w:rsidR="00000786" w:rsidRPr="00A5420E" w:rsidRDefault="00000786">
      <w:pPr>
        <w:pStyle w:val="CommentText"/>
        <w:rPr>
          <w:lang w:val="de-DE"/>
        </w:rPr>
      </w:pPr>
      <w:r>
        <w:rPr>
          <w:rStyle w:val="CommentReference"/>
        </w:rPr>
        <w:annotationRef/>
      </w:r>
      <w:r w:rsidRPr="00A5420E">
        <w:rPr>
          <w:lang w:val="de-DE"/>
        </w:rPr>
        <w:t xml:space="preserve">Eine schöne runde Story </w:t>
      </w:r>
      <w:r>
        <w:sym w:font="Wingdings" w:char="F04A"/>
      </w:r>
    </w:p>
  </w:comment>
  <w:comment w:id="18" w:author="Lisa" w:date="2022-10-18T10:29:00Z" w:initials="L">
    <w:p w14:paraId="4A75E7D8" w14:textId="51FECE63" w:rsidR="00A5420E" w:rsidRPr="00A5420E" w:rsidRDefault="00A5420E">
      <w:pPr>
        <w:pStyle w:val="CommentText"/>
        <w:rPr>
          <w:lang w:val="de-DE"/>
        </w:rPr>
      </w:pPr>
      <w:r>
        <w:rPr>
          <w:rStyle w:val="CommentReference"/>
        </w:rPr>
        <w:annotationRef/>
      </w:r>
      <w:r w:rsidRPr="00A5420E">
        <w:rPr>
          <w:lang w:val="de-DE"/>
        </w:rPr>
        <w:t xml:space="preserve">Wow </w:t>
      </w:r>
    </w:p>
  </w:comment>
  <w:comment w:id="19" w:author="Lisa" w:date="2022-10-18T10:30:00Z" w:initials="L">
    <w:p w14:paraId="102F337C" w14:textId="6FF1E30F" w:rsidR="00565D89" w:rsidRPr="00565D89" w:rsidRDefault="00565D89">
      <w:pPr>
        <w:pStyle w:val="CommentText"/>
        <w:rPr>
          <w:lang w:val="de-DE"/>
        </w:rPr>
      </w:pPr>
      <w:r>
        <w:rPr>
          <w:rStyle w:val="CommentReference"/>
        </w:rPr>
        <w:annotationRef/>
      </w:r>
      <w:r w:rsidRPr="00565D89">
        <w:rPr>
          <w:lang w:val="de-DE"/>
        </w:rPr>
        <w:t>Hier fehlen Referenzen.</w:t>
      </w:r>
    </w:p>
  </w:comment>
  <w:comment w:id="20" w:author="Lisa" w:date="2022-10-18T10:33:00Z" w:initials="L">
    <w:p w14:paraId="2DA0A7BE" w14:textId="7425AEA6" w:rsidR="00565D89" w:rsidRPr="00565D89" w:rsidRDefault="00565D89">
      <w:pPr>
        <w:pStyle w:val="CommentText"/>
        <w:rPr>
          <w:lang w:val="en-US"/>
        </w:rPr>
      </w:pPr>
      <w:r>
        <w:rPr>
          <w:rStyle w:val="CommentReference"/>
        </w:rPr>
        <w:annotationRef/>
      </w:r>
      <w:r w:rsidRPr="00565D89">
        <w:rPr>
          <w:lang w:val="en-US"/>
        </w:rPr>
        <w:t>Nicht: down-regulate intra-hemispheric interactions</w:t>
      </w:r>
      <w:r>
        <w:rPr>
          <w:lang w:val="en-US"/>
        </w:rPr>
        <w:t>? Bzw. Up-regulate inter-hemispheric interactions?</w:t>
      </w:r>
    </w:p>
  </w:comment>
  <w:comment w:id="25" w:author="Smaczny, Stefan" w:date="2022-10-17T11:23:00Z" w:initials="SS">
    <w:p w14:paraId="06BE8079" w14:textId="15591C51" w:rsidR="00C419BA" w:rsidRDefault="00C419BA">
      <w:pPr>
        <w:pStyle w:val="CommentText"/>
      </w:pPr>
      <w:r>
        <w:rPr>
          <w:rStyle w:val="CommentReference"/>
        </w:rPr>
        <w:annotationRef/>
      </w:r>
      <w:r w:rsidRPr="00941219">
        <w:rPr>
          <w:lang w:val="en-US"/>
        </w:rPr>
        <w:t>… because Stroke is associated with h</w:t>
      </w:r>
      <w:r>
        <w:t>igher age?</w:t>
      </w:r>
    </w:p>
  </w:comment>
  <w:comment w:id="26" w:author="Lisa" w:date="2022-10-18T10:53:00Z" w:initials="L">
    <w:p w14:paraId="25E245C9" w14:textId="25E88851" w:rsidR="002B0FF7" w:rsidRPr="002B0FF7" w:rsidRDefault="002B0FF7">
      <w:pPr>
        <w:pStyle w:val="CommentText"/>
        <w:rPr>
          <w:lang w:val="de-DE"/>
        </w:rPr>
      </w:pPr>
      <w:r>
        <w:rPr>
          <w:rStyle w:val="CommentReference"/>
        </w:rPr>
        <w:annotationRef/>
      </w:r>
      <w:r w:rsidRPr="002B0FF7">
        <w:rPr>
          <w:lang w:val="de-DE"/>
        </w:rPr>
        <w:t xml:space="preserve">In diesem Abschnitt werden ja keine </w:t>
      </w:r>
      <w:r>
        <w:rPr>
          <w:lang w:val="de-DE"/>
        </w:rPr>
        <w:t>Unterschiede zwischen den Gecshlechtern genannt, sondern eher allgemein geltende Fakten, oder? Man könnte ihn daher auch etwas kürzen. Kann man aber auch so stehen lassen, mir ist der Text nur etwas lang vorgekommen, weil ich auf die Unterschiede „gewartet“ habe.</w:t>
      </w:r>
    </w:p>
  </w:comment>
  <w:comment w:id="27" w:author="Lisa" w:date="2022-10-18T10:47:00Z" w:initials="L">
    <w:p w14:paraId="32133FA8" w14:textId="4182689E" w:rsidR="00EC74C3" w:rsidRDefault="00EC74C3">
      <w:pPr>
        <w:pStyle w:val="CommentText"/>
      </w:pPr>
      <w:r>
        <w:rPr>
          <w:rStyle w:val="CommentReference"/>
        </w:rPr>
        <w:annotationRef/>
      </w:r>
      <w:r>
        <w:t>Vlt. Eher “lesions affecting more regions” oder “more extensive/widespread lesions”?</w:t>
      </w:r>
      <w:r w:rsidR="002B0FF7">
        <w:t xml:space="preserve"> Oder habe ich den Satz missverstanden, dann bitte umformulieren :D</w:t>
      </w:r>
    </w:p>
  </w:comment>
  <w:comment w:id="29" w:author="Smaczny, Stefan" w:date="2022-10-17T11:38:00Z" w:initials="SS">
    <w:p w14:paraId="4D9937B5" w14:textId="655BDE6D" w:rsidR="00C419BA" w:rsidRPr="009F1254" w:rsidRDefault="00C419BA">
      <w:pPr>
        <w:pStyle w:val="CommentText"/>
        <w:rPr>
          <w:lang w:val="de-DE"/>
        </w:rPr>
      </w:pPr>
      <w:r>
        <w:rPr>
          <w:rStyle w:val="CommentReference"/>
        </w:rPr>
        <w:annotationRef/>
      </w:r>
      <w:r w:rsidRPr="009F1254">
        <w:rPr>
          <w:lang w:val="de-DE"/>
        </w:rPr>
        <w:t xml:space="preserve">Ich finde das hier sehr spannend, denke aber, dass es </w:t>
      </w:r>
      <w:r>
        <w:rPr>
          <w:lang w:val="de-DE"/>
        </w:rPr>
        <w:t>(in dieser Tiefe) vielelicht doch etwas zu viel ist. Kannst du all das hier nochmal kürzer fassen, so dass es nicht mehr als ein Absatz bildet? Sonst könnte man meinen, dass wir darauf schauen in der Studie.</w:t>
      </w:r>
    </w:p>
  </w:comment>
  <w:comment w:id="30" w:author="Lisa" w:date="2022-10-18T11:02:00Z" w:initials="L">
    <w:p w14:paraId="003C63AA" w14:textId="5A534B9E" w:rsidR="00DF5FF1" w:rsidRPr="00DF5FF1" w:rsidRDefault="00DF5FF1">
      <w:pPr>
        <w:pStyle w:val="CommentText"/>
        <w:rPr>
          <w:lang w:val="de-DE"/>
        </w:rPr>
      </w:pPr>
      <w:r>
        <w:rPr>
          <w:rStyle w:val="CommentReference"/>
        </w:rPr>
        <w:annotationRef/>
      </w:r>
      <w:r w:rsidRPr="00DF5FF1">
        <w:rPr>
          <w:lang w:val="de-DE"/>
        </w:rPr>
        <w:t xml:space="preserve">Stimme Stefan zu. Sehr interessant, aber zu weit weg vom eigentlichen </w:t>
      </w:r>
      <w:r>
        <w:rPr>
          <w:lang w:val="de-DE"/>
        </w:rPr>
        <w:t>Thema. Ein (größerer) Absatz sollte hier reichen. Vlt. Die Ergebnisse der Tiermodelle und Menschenstudien jeweils zusammenfassen.</w:t>
      </w:r>
    </w:p>
  </w:comment>
  <w:comment w:id="33" w:author="Smaczny, Stefan" w:date="2022-10-17T11:44:00Z" w:initials="SS">
    <w:p w14:paraId="1070D73D" w14:textId="718958B3" w:rsidR="00C419BA" w:rsidRPr="009F1254" w:rsidRDefault="00C419BA">
      <w:pPr>
        <w:pStyle w:val="CommentText"/>
        <w:rPr>
          <w:lang w:val="de-DE"/>
        </w:rPr>
      </w:pPr>
      <w:r>
        <w:rPr>
          <w:rStyle w:val="CommentReference"/>
        </w:rPr>
        <w:annotationRef/>
      </w:r>
      <w:r w:rsidRPr="009F1254">
        <w:rPr>
          <w:lang w:val="de-DE"/>
        </w:rPr>
        <w:t>Be idem Satz bin ich mir n</w:t>
      </w:r>
      <w:r>
        <w:rPr>
          <w:lang w:val="de-DE"/>
        </w:rPr>
        <w:t>icht ganz sicher, was du meinst. Wurden hier zwei Gruppen (neglect/nicht-neglect) verglichen, und die Gruppe mit Neglect war im Schnitt 3 Jahre älter?</w:t>
      </w:r>
    </w:p>
  </w:comment>
  <w:comment w:id="34" w:author="Lisa" w:date="2022-10-18T11:13:00Z" w:initials="L">
    <w:p w14:paraId="57777770" w14:textId="44EB7AA0" w:rsidR="00B155C3" w:rsidRPr="00B155C3" w:rsidRDefault="00B155C3">
      <w:pPr>
        <w:pStyle w:val="CommentText"/>
        <w:rPr>
          <w:lang w:val="de-DE"/>
        </w:rPr>
      </w:pPr>
      <w:r>
        <w:rPr>
          <w:rStyle w:val="CommentReference"/>
        </w:rPr>
        <w:annotationRef/>
      </w:r>
      <w:r w:rsidRPr="00B155C3">
        <w:rPr>
          <w:lang w:val="de-DE"/>
        </w:rPr>
        <w:t xml:space="preserve">Bin hier ebenfalls drüber gestolpert. </w:t>
      </w:r>
    </w:p>
  </w:comment>
  <w:comment w:id="35" w:author="Smaczny, Stefan" w:date="2022-10-17T11:45:00Z" w:initials="SS">
    <w:p w14:paraId="3D1CCBC1" w14:textId="2A3C04D0" w:rsidR="00C419BA" w:rsidRPr="00130C67" w:rsidRDefault="00C419BA">
      <w:pPr>
        <w:pStyle w:val="CommentText"/>
        <w:rPr>
          <w:lang w:val="de-DE"/>
        </w:rPr>
      </w:pPr>
      <w:r>
        <w:rPr>
          <w:rStyle w:val="CommentReference"/>
        </w:rPr>
        <w:annotationRef/>
      </w:r>
      <w:r w:rsidRPr="00130C67">
        <w:rPr>
          <w:lang w:val="de-DE"/>
        </w:rPr>
        <w:t>Hier vielleicht noch ein kleiner K</w:t>
      </w:r>
      <w:r>
        <w:rPr>
          <w:lang w:val="de-DE"/>
        </w:rPr>
        <w:t>ommentar dazu, dass der Unterschied zwar signifikant, aber nicht besonders groß ist?</w:t>
      </w:r>
    </w:p>
  </w:comment>
  <w:comment w:id="36" w:author="Lisa" w:date="2022-10-18T11:16:00Z" w:initials="L">
    <w:p w14:paraId="18CC1DF3" w14:textId="1B91DE67" w:rsidR="00B155C3" w:rsidRPr="00B155C3" w:rsidRDefault="00B155C3">
      <w:pPr>
        <w:pStyle w:val="CommentText"/>
        <w:rPr>
          <w:lang w:val="de-DE"/>
        </w:rPr>
      </w:pPr>
      <w:r>
        <w:rPr>
          <w:rStyle w:val="CommentReference"/>
        </w:rPr>
        <w:annotationRef/>
      </w:r>
      <w:r w:rsidRPr="00B155C3">
        <w:rPr>
          <w:lang w:val="de-DE"/>
        </w:rPr>
        <w:t xml:space="preserve">Und vlt. Auch andere Studien zitieren, die zwar diesen </w:t>
      </w:r>
      <w:r>
        <w:rPr>
          <w:lang w:val="de-DE"/>
        </w:rPr>
        <w:t>Unterschied nicht näher diskutiert oder untersucht hatten, aber eben dennoch (indirekt) in der Stichprobe dokumentiert hatten?</w:t>
      </w:r>
    </w:p>
  </w:comment>
  <w:comment w:id="37" w:author="Lisa" w:date="2022-10-18T11:18:00Z" w:initials="L">
    <w:p w14:paraId="6CDD5622" w14:textId="663A76CB" w:rsidR="00D45BCC" w:rsidRPr="00D45BCC" w:rsidRDefault="00D45BCC">
      <w:pPr>
        <w:pStyle w:val="CommentText"/>
        <w:rPr>
          <w:lang w:val="de-DE"/>
        </w:rPr>
      </w:pPr>
      <w:r>
        <w:rPr>
          <w:rStyle w:val="CommentReference"/>
        </w:rPr>
        <w:annotationRef/>
      </w:r>
      <w:r>
        <w:rPr>
          <w:lang w:val="de-DE"/>
        </w:rPr>
        <w:t>„</w:t>
      </w:r>
      <w:r w:rsidRPr="00D45BCC">
        <w:rPr>
          <w:lang w:val="de-DE"/>
        </w:rPr>
        <w:t>Current</w:t>
      </w:r>
      <w:r>
        <w:rPr>
          <w:lang w:val="de-DE"/>
        </w:rPr>
        <w:t>“</w:t>
      </w:r>
      <w:r w:rsidRPr="00D45BCC">
        <w:rPr>
          <w:lang w:val="de-DE"/>
        </w:rPr>
        <w:t xml:space="preserve"> würde ich nicht mehr bei </w:t>
      </w:r>
      <w:r>
        <w:rPr>
          <w:lang w:val="de-DE"/>
        </w:rPr>
        <w:t>Referenzen von 2000 verwenden :D</w:t>
      </w:r>
    </w:p>
  </w:comment>
  <w:comment w:id="41" w:author="Smaczny, Stefan" w:date="2022-10-17T11:46:00Z" w:initials="SS">
    <w:p w14:paraId="5B9177AD" w14:textId="1AACBE05" w:rsidR="00C419BA" w:rsidRPr="00130C67" w:rsidRDefault="00C419BA">
      <w:pPr>
        <w:pStyle w:val="CommentText"/>
        <w:rPr>
          <w:lang w:val="de-DE"/>
        </w:rPr>
      </w:pPr>
      <w:r>
        <w:rPr>
          <w:rStyle w:val="CommentReference"/>
        </w:rPr>
        <w:annotationRef/>
      </w:r>
      <w:r w:rsidRPr="00130C67">
        <w:rPr>
          <w:lang w:val="de-DE"/>
        </w:rPr>
        <w:t xml:space="preserve">Meinst du hiermit representational neglect allgemein, oder war tatsächlich von </w:t>
      </w:r>
      <w:r>
        <w:rPr>
          <w:lang w:val="de-DE"/>
        </w:rPr>
        <w:t>Memory die Rede?</w:t>
      </w:r>
    </w:p>
  </w:comment>
  <w:comment w:id="44" w:author="Smaczny, Stefan" w:date="2022-10-17T11:48:00Z" w:initials="SS">
    <w:p w14:paraId="70027CD0" w14:textId="2E01C87F" w:rsidR="00C419BA" w:rsidRPr="00C419BA" w:rsidRDefault="00C419BA">
      <w:pPr>
        <w:pStyle w:val="CommentText"/>
        <w:rPr>
          <w:lang w:val="en-US"/>
        </w:rPr>
      </w:pPr>
      <w:r>
        <w:rPr>
          <w:rStyle w:val="CommentReference"/>
        </w:rPr>
        <w:annotationRef/>
      </w:r>
      <w:r w:rsidRPr="00130C67">
        <w:rPr>
          <w:lang w:val="de-DE"/>
        </w:rPr>
        <w:t>Nennt man das in animal models so</w:t>
      </w:r>
      <w:r>
        <w:rPr>
          <w:lang w:val="de-DE"/>
        </w:rPr>
        <w:t xml:space="preserve">? </w:t>
      </w:r>
      <w:r w:rsidRPr="00C419BA">
        <w:rPr>
          <w:lang w:val="en-US"/>
        </w:rPr>
        <w:t>Experimental neglect?</w:t>
      </w:r>
    </w:p>
  </w:comment>
  <w:comment w:id="49" w:author="Lisa" w:date="2022-10-18T11:41:00Z" w:initials="L">
    <w:p w14:paraId="3579EF91" w14:textId="5FCFD366" w:rsidR="00E86C88" w:rsidRPr="00E86C88" w:rsidRDefault="00E86C88">
      <w:pPr>
        <w:pStyle w:val="CommentText"/>
        <w:rPr>
          <w:lang w:val="de-DE"/>
        </w:rPr>
      </w:pPr>
      <w:r>
        <w:rPr>
          <w:rStyle w:val="CommentReference"/>
        </w:rPr>
        <w:annotationRef/>
      </w:r>
      <w:r w:rsidRPr="00E86C88">
        <w:rPr>
          <w:lang w:val="de-DE"/>
        </w:rPr>
        <w:t xml:space="preserve">Weiter oben hattest du es ohne </w:t>
      </w:r>
      <w:r>
        <w:rPr>
          <w:lang w:val="de-DE"/>
        </w:rPr>
        <w:t>Bindestrich geschrieben, für eine Variante entscheiden. :)</w:t>
      </w:r>
    </w:p>
  </w:comment>
  <w:comment w:id="55" w:author="Lisa" w:date="2022-10-18T12:02:00Z" w:initials="L">
    <w:p w14:paraId="5D2FC74C" w14:textId="241CF3BF" w:rsidR="008C7045" w:rsidRPr="008C7045" w:rsidRDefault="008C7045">
      <w:pPr>
        <w:pStyle w:val="CommentText"/>
        <w:rPr>
          <w:lang w:val="de-DE"/>
        </w:rPr>
      </w:pPr>
      <w:r>
        <w:rPr>
          <w:rStyle w:val="CommentReference"/>
        </w:rPr>
        <w:annotationRef/>
      </w:r>
      <w:r w:rsidRPr="008C7045">
        <w:rPr>
          <w:lang w:val="de-DE"/>
        </w:rPr>
        <w:t xml:space="preserve">Ich habe mich zuerst gefragt, warum der </w:t>
      </w:r>
      <w:r>
        <w:rPr>
          <w:lang w:val="de-DE"/>
        </w:rPr>
        <w:t>Satz mit „Even though“ beginnt. Was hat der rechtshemisphärische Schlaganfall mit Geschlecht zu tun..? Dann habe ich (hoffentlich richtig) verstanden, worauf du hinaus willst: Aufgrund der zuvor beschriebenen Unterschiede in der Lateralisierung zwischen den Geschlechtern spielt die Lateralisierung von Neglect hier eine Rolle. Also: umformulieren, damit es klarer wird.</w:t>
      </w:r>
      <w:r w:rsidR="001E4C75">
        <w:rPr>
          <w:lang w:val="de-DE"/>
        </w:rPr>
        <w:t xml:space="preserve"> (Merke: Leser vergessen uU was zu Beginn erklärt wurde :P)</w:t>
      </w:r>
      <w:r>
        <w:rPr>
          <w:lang w:val="de-DE"/>
        </w:rPr>
        <w:t xml:space="preserve"> Ich habe es schon mal versucht</w:t>
      </w:r>
      <w:r w:rsidR="001E4C75">
        <w:rPr>
          <w:lang w:val="de-DE"/>
        </w:rPr>
        <w:t>, gerne anpassen</w:t>
      </w:r>
      <w:r>
        <w:rPr>
          <w:lang w:val="de-DE"/>
        </w:rPr>
        <w:t>.</w:t>
      </w:r>
    </w:p>
  </w:comment>
  <w:comment w:id="67" w:author="Lisa" w:date="2022-10-18T12:21:00Z" w:initials="L">
    <w:p w14:paraId="179E7F6D" w14:textId="4158AED2" w:rsidR="007C48A8" w:rsidRPr="007C48A8" w:rsidRDefault="007C48A8">
      <w:pPr>
        <w:pStyle w:val="CommentText"/>
        <w:rPr>
          <w:lang w:val="de-DE"/>
        </w:rPr>
      </w:pPr>
      <w:r>
        <w:rPr>
          <w:rStyle w:val="CommentReference"/>
        </w:rPr>
        <w:annotationRef/>
      </w:r>
      <w:r w:rsidRPr="007C48A8">
        <w:rPr>
          <w:lang w:val="de-DE"/>
        </w:rPr>
        <w:t>Fehlen hier nicht noch die H</w:t>
      </w:r>
      <w:r>
        <w:rPr>
          <w:lang w:val="de-DE"/>
        </w:rPr>
        <w:t>ypothesen und Expectations? Diese werden dann auch in der Diskussion wieder aufgegriffen, ob Hypothese X wohl supportet wurde oder nicht. In meinen Abschlussarbeiten waren das wichtige Bestandteile, falls das nicht so sein muss, können wir gern nochmal drüber sprechen.</w:t>
      </w:r>
    </w:p>
  </w:comment>
  <w:comment w:id="91" w:author="Lisa" w:date="2022-10-18T15:48:00Z" w:initials="L">
    <w:p w14:paraId="76D8324D" w14:textId="33C84CB8" w:rsidR="004C1614" w:rsidRPr="004C1614" w:rsidRDefault="004C1614">
      <w:pPr>
        <w:pStyle w:val="CommentText"/>
        <w:rPr>
          <w:lang w:val="de-DE"/>
        </w:rPr>
      </w:pPr>
      <w:r>
        <w:rPr>
          <w:rStyle w:val="CommentReference"/>
        </w:rPr>
        <w:annotationRef/>
      </w:r>
      <w:r w:rsidRPr="004C1614">
        <w:rPr>
          <w:lang w:val="de-DE"/>
        </w:rPr>
        <w:t xml:space="preserve">Anstatt “the first analysis was carried out to” und “the second analysis…” könnte man auch die Erklärung direct </w:t>
      </w:r>
      <w:r>
        <w:rPr>
          <w:lang w:val="de-DE"/>
        </w:rPr>
        <w:t>hinter den entsprechenden Analyse-Satz stelln. Also den markierten Halbsatz nach weiter hinten schieben, bevor die Erklärung für diese Analyse kommt. (So wie jetzt geht es natürlich auch, der Leser muss dann aber mehr überlegen :P)</w:t>
      </w:r>
    </w:p>
  </w:comment>
  <w:comment w:id="98" w:author="Smaczny, Stefan" w:date="2022-10-17T12:00:00Z" w:initials="SS">
    <w:p w14:paraId="4967E0CF" w14:textId="481633A3" w:rsidR="00C419BA" w:rsidRDefault="00C419BA">
      <w:pPr>
        <w:pStyle w:val="CommentText"/>
      </w:pPr>
      <w:r>
        <w:rPr>
          <w:rStyle w:val="CommentReference"/>
        </w:rPr>
        <w:annotationRef/>
      </w:r>
      <w:r>
        <w:t>Effects of what? Eher: To dissociate whether the lesion patterns between men and women differed.</w:t>
      </w:r>
    </w:p>
  </w:comment>
  <w:comment w:id="88" w:author="Sperber" w:date="2022-10-13T11:00:00Z" w:initials="S">
    <w:p w14:paraId="7C8742A2" w14:textId="52266041" w:rsidR="00C419BA" w:rsidRPr="00BC70BE" w:rsidRDefault="00C419BA">
      <w:pPr>
        <w:pStyle w:val="CommentText"/>
        <w:rPr>
          <w:lang w:val="en-US"/>
        </w:rPr>
      </w:pPr>
      <w:r>
        <w:rPr>
          <w:rStyle w:val="CommentReference"/>
        </w:rPr>
        <w:annotationRef/>
      </w:r>
      <w:r w:rsidRPr="00BC70BE">
        <w:rPr>
          <w:lang w:val="en-US"/>
        </w:rPr>
        <w:t xml:space="preserve">. </w:t>
      </w:r>
    </w:p>
  </w:comment>
  <w:comment w:id="89" w:author="Lisa" w:date="2022-10-18T15:35:00Z" w:initials="L">
    <w:p w14:paraId="444B5FC0" w14:textId="40D757F1" w:rsidR="0096607C" w:rsidRPr="0096607C" w:rsidRDefault="0096607C">
      <w:pPr>
        <w:pStyle w:val="CommentText"/>
        <w:rPr>
          <w:lang w:val="de-DE"/>
        </w:rPr>
      </w:pPr>
      <w:r>
        <w:rPr>
          <w:rStyle w:val="CommentReference"/>
        </w:rPr>
        <w:annotationRef/>
      </w:r>
      <w:r w:rsidRPr="0096607C">
        <w:rPr>
          <w:lang w:val="de-DE"/>
        </w:rPr>
        <w:t xml:space="preserve">Ich war gerade ernsthaft irritiert, warum </w:t>
      </w:r>
      <w:r>
        <w:rPr>
          <w:lang w:val="de-DE"/>
        </w:rPr>
        <w:t>Chris hier kommentiert hat :D</w:t>
      </w:r>
    </w:p>
  </w:comment>
  <w:comment w:id="115" w:author="Lisa" w:date="2022-10-18T15:54:00Z" w:initials="L">
    <w:p w14:paraId="315BF1C0" w14:textId="4C9DC71B" w:rsidR="00E73FAB" w:rsidRPr="00E73FAB" w:rsidRDefault="00E73FAB">
      <w:pPr>
        <w:pStyle w:val="CommentText"/>
        <w:rPr>
          <w:lang w:val="de-DE"/>
        </w:rPr>
      </w:pPr>
      <w:r>
        <w:rPr>
          <w:rStyle w:val="CommentReference"/>
        </w:rPr>
        <w:annotationRef/>
      </w:r>
      <w:r w:rsidRPr="00E73FAB">
        <w:rPr>
          <w:lang w:val="de-DE"/>
        </w:rPr>
        <w:t>Sex-specific neglect severity?</w:t>
      </w:r>
    </w:p>
  </w:comment>
  <w:comment w:id="117" w:author="Lisa" w:date="2022-10-18T15:58:00Z" w:initials="L">
    <w:p w14:paraId="5BEC366A" w14:textId="5BC3CD3D" w:rsidR="00E73FAB" w:rsidRDefault="00E73FAB">
      <w:pPr>
        <w:pStyle w:val="CommentText"/>
        <w:rPr>
          <w:lang w:val="de-DE"/>
        </w:rPr>
      </w:pPr>
      <w:r>
        <w:rPr>
          <w:rStyle w:val="CommentReference"/>
        </w:rPr>
        <w:annotationRef/>
      </w:r>
      <w:r w:rsidRPr="00E73FAB">
        <w:rPr>
          <w:lang w:val="de-DE"/>
        </w:rPr>
        <w:t xml:space="preserve">Sorry falls überlesen, aber wollten wir nicht sowas formulieren wie </w:t>
      </w:r>
      <w:r>
        <w:rPr>
          <w:lang w:val="de-DE"/>
        </w:rPr>
        <w:t xml:space="preserve">„Wir haben alle Analysen mit Geschlecht als Variable gerechnet. Wenn hier keine signifikanten Ergebnisse, dann </w:t>
      </w:r>
      <w:r w:rsidR="00520372">
        <w:rPr>
          <w:lang w:val="de-DE"/>
        </w:rPr>
        <w:t>gleiche Analyse mit Neglect, da sonst mit Geschlechtsspezifischen Einflüssen auf die Neglect Ergebnisse gerechnet werden muss.“ (Sorry falls schlecht formuliert). Klar was ich meine? Hier kommt es noch so rüber, als ob wir immer beides gemacht haben und eben beide Ergebnisse präsentieren werden. Würde aber bereits in den Methoden klar machen, dass die zweite Analyse nur unter bestimmten Vorraussetzungen gemacht wurde.</w:t>
      </w:r>
      <w:r w:rsidR="001907FD">
        <w:rPr>
          <w:lang w:val="de-DE"/>
        </w:rPr>
        <w:t xml:space="preserve"> Sonst fragt man sich mitunter auch, warum diese Ergebnisse nicht präsentiert werden.</w:t>
      </w:r>
    </w:p>
    <w:p w14:paraId="52130F6D" w14:textId="3C676A9B" w:rsidR="00FE1FAC" w:rsidRPr="00E73FAB" w:rsidRDefault="00FE1FAC">
      <w:pPr>
        <w:pStyle w:val="CommentText"/>
        <w:rPr>
          <w:lang w:val="de-DE"/>
        </w:rPr>
      </w:pPr>
      <w:r>
        <w:rPr>
          <w:lang w:val="de-DE"/>
        </w:rPr>
        <w:t>Oder?</w:t>
      </w:r>
    </w:p>
  </w:comment>
  <w:comment w:id="119" w:author="Smaczny, Stefan" w:date="2022-10-17T15:58:00Z" w:initials="SS">
    <w:p w14:paraId="25476E9D" w14:textId="450F3864" w:rsidR="00C419BA" w:rsidRDefault="00C419BA">
      <w:pPr>
        <w:pStyle w:val="CommentText"/>
      </w:pPr>
      <w:r>
        <w:rPr>
          <w:rStyle w:val="CommentReference"/>
        </w:rPr>
        <w:annotationRef/>
      </w:r>
      <w:r>
        <w:t>Examine whether the lesion patterns were similar enough to be directly compared (oder so ähnlich)</w:t>
      </w:r>
    </w:p>
  </w:comment>
  <w:comment w:id="116" w:author="Sperber" w:date="2022-10-13T11:00:00Z" w:initials="S">
    <w:p w14:paraId="2A457C09" w14:textId="0CF7E61D" w:rsidR="00C419BA" w:rsidRPr="000E5675" w:rsidRDefault="00C419BA">
      <w:pPr>
        <w:pStyle w:val="CommentText"/>
        <w:rPr>
          <w:lang w:val="de-DE"/>
        </w:rPr>
      </w:pPr>
      <w:r>
        <w:rPr>
          <w:rStyle w:val="CommentReference"/>
        </w:rPr>
        <w:annotationRef/>
      </w:r>
      <w:r w:rsidRPr="000E5675">
        <w:rPr>
          <w:lang w:val="de-DE"/>
        </w:rPr>
        <w:t>.</w:t>
      </w:r>
    </w:p>
  </w:comment>
  <w:comment w:id="125" w:author="Smaczny, Stefan" w:date="2022-10-17T15:59:00Z" w:initials="SS">
    <w:p w14:paraId="73F32BFE" w14:textId="6062E64E" w:rsidR="00C419BA" w:rsidRPr="00BC70BE" w:rsidRDefault="00C419BA">
      <w:pPr>
        <w:pStyle w:val="CommentText"/>
        <w:rPr>
          <w:lang w:val="de-DE"/>
        </w:rPr>
      </w:pPr>
      <w:r>
        <w:rPr>
          <w:rStyle w:val="CommentReference"/>
        </w:rPr>
        <w:annotationRef/>
      </w:r>
      <w:r w:rsidRPr="00BC70BE">
        <w:rPr>
          <w:lang w:val="de-DE"/>
        </w:rPr>
        <w:t xml:space="preserve">Ein “Sex-specific effect” suggeriert für mich, dass der Sex einer Person einen direkten kausalen </w:t>
      </w:r>
      <w:r>
        <w:rPr>
          <w:lang w:val="de-DE"/>
        </w:rPr>
        <w:t>Zusammenhang mit Diskonnektionen hat. Dabei wollen wir nur schauen, OB sich die zwei Gruppen unterscheiden (Der Unterschied liegt dann zwar an sex-spezifischen Faktoren (z.B. Oestradiol), aber nicht an Sex per se. Verstehst du, was ich meine?</w:t>
      </w:r>
      <w:r>
        <w:rPr>
          <w:lang w:val="de-DE"/>
        </w:rPr>
        <w:br/>
        <w:t>Sonst passt der Absatz</w:t>
      </w:r>
    </w:p>
  </w:comment>
  <w:comment w:id="132" w:author="Lisa" w:date="2022-10-18T16:23:00Z" w:initials="L">
    <w:p w14:paraId="19A3482A" w14:textId="63DA6404" w:rsidR="00CB29E3" w:rsidRPr="00CB29E3" w:rsidRDefault="00CB29E3">
      <w:pPr>
        <w:pStyle w:val="CommentText"/>
        <w:rPr>
          <w:lang w:val="de-DE"/>
        </w:rPr>
      </w:pPr>
      <w:r>
        <w:rPr>
          <w:rStyle w:val="CommentReference"/>
        </w:rPr>
        <w:annotationRef/>
      </w:r>
      <w:r w:rsidRPr="00CB29E3">
        <w:rPr>
          <w:lang w:val="de-DE"/>
        </w:rPr>
        <w:t xml:space="preserve">Ich weiß natürlich was du meinst, allerdings hast du ja die sex labels permutiert, daher müsste man hier original sex labels sagen. </w:t>
      </w:r>
      <w:r>
        <w:rPr>
          <w:lang w:val="de-DE"/>
        </w:rPr>
        <w:t>Oder anders formulieren.</w:t>
      </w:r>
    </w:p>
  </w:comment>
  <w:comment w:id="124" w:author="Sperber" w:date="2022-10-13T11:01:00Z" w:initials="S">
    <w:p w14:paraId="2E76CD79" w14:textId="05EA6A2D" w:rsidR="00C419BA" w:rsidRPr="000E5675" w:rsidRDefault="00C419BA">
      <w:pPr>
        <w:pStyle w:val="CommentText"/>
        <w:rPr>
          <w:lang w:val="de-DE"/>
        </w:rPr>
      </w:pPr>
      <w:r>
        <w:rPr>
          <w:rStyle w:val="CommentReference"/>
        </w:rPr>
        <w:annotationRef/>
      </w:r>
      <w:r w:rsidRPr="000E5675">
        <w:rPr>
          <w:lang w:val="de-DE"/>
        </w:rPr>
        <w:t>.</w:t>
      </w:r>
    </w:p>
  </w:comment>
  <w:comment w:id="143" w:author="Sperber" w:date="2022-10-13T11:02:00Z" w:initials="S">
    <w:p w14:paraId="1D43AEFE" w14:textId="666201B3" w:rsidR="00C419BA" w:rsidRPr="000E5675" w:rsidRDefault="00C419BA">
      <w:pPr>
        <w:pStyle w:val="CommentText"/>
        <w:rPr>
          <w:lang w:val="de-DE"/>
        </w:rPr>
      </w:pPr>
      <w:r>
        <w:rPr>
          <w:rStyle w:val="CommentReference"/>
        </w:rPr>
        <w:annotationRef/>
      </w:r>
      <w:r w:rsidRPr="000E5675">
        <w:rPr>
          <w:lang w:val="de-DE"/>
        </w:rPr>
        <w:t>.</w:t>
      </w:r>
    </w:p>
  </w:comment>
  <w:comment w:id="149" w:author="Lisa" w:date="2022-10-18T16:45:00Z" w:initials="L">
    <w:p w14:paraId="603437D9" w14:textId="0E4E895D" w:rsidR="002B22C0" w:rsidRPr="002B22C0" w:rsidRDefault="002B22C0">
      <w:pPr>
        <w:pStyle w:val="CommentText"/>
        <w:rPr>
          <w:lang w:val="de-DE"/>
        </w:rPr>
      </w:pPr>
      <w:r>
        <w:rPr>
          <w:rStyle w:val="CommentReference"/>
        </w:rPr>
        <w:annotationRef/>
      </w:r>
      <w:r w:rsidRPr="002B22C0">
        <w:rPr>
          <w:lang w:val="de-DE"/>
        </w:rPr>
        <w:t>Disconnection status klingt binär, vlt.</w:t>
      </w:r>
      <w:r>
        <w:rPr>
          <w:lang w:val="de-DE"/>
        </w:rPr>
        <w:t xml:space="preserve"> Eher disconnection proportion oder so ähnlich? </w:t>
      </w:r>
      <w:r w:rsidRPr="002B22C0">
        <w:rPr>
          <w:lang w:val="de-DE"/>
        </w:rPr>
        <w:t xml:space="preserve"> </w:t>
      </w:r>
    </w:p>
  </w:comment>
  <w:comment w:id="148" w:author="Sperber" w:date="2022-10-13T11:02:00Z" w:initials="S">
    <w:p w14:paraId="58E81747" w14:textId="7A2AB707" w:rsidR="00C419BA" w:rsidRPr="000E5675" w:rsidRDefault="00C419BA">
      <w:pPr>
        <w:pStyle w:val="CommentText"/>
        <w:rPr>
          <w:lang w:val="de-DE"/>
        </w:rPr>
      </w:pPr>
      <w:r>
        <w:rPr>
          <w:rStyle w:val="CommentReference"/>
        </w:rPr>
        <w:annotationRef/>
      </w:r>
      <w:r w:rsidRPr="000E5675">
        <w:rPr>
          <w:lang w:val="de-DE"/>
        </w:rPr>
        <w:t>.</w:t>
      </w:r>
    </w:p>
  </w:comment>
  <w:comment w:id="153" w:author="Sperber" w:date="2022-10-13T11:03:00Z" w:initials="S">
    <w:p w14:paraId="784C38E6" w14:textId="43CE4999" w:rsidR="00C419BA" w:rsidRPr="00BF280A" w:rsidRDefault="00C419BA">
      <w:pPr>
        <w:pStyle w:val="CommentText"/>
        <w:rPr>
          <w:lang w:val="de-DE"/>
        </w:rPr>
      </w:pPr>
      <w:r>
        <w:rPr>
          <w:rStyle w:val="CommentReference"/>
        </w:rPr>
        <w:annotationRef/>
      </w:r>
      <w:r w:rsidRPr="00BF280A">
        <w:rPr>
          <w:lang w:val="de-DE"/>
        </w:rPr>
        <w:t xml:space="preserve">Das muss ich noch mit den neuen </w:t>
      </w:r>
      <w:r>
        <w:rPr>
          <w:lang w:val="de-DE"/>
        </w:rPr>
        <w:t>Ergebnissen</w:t>
      </w:r>
      <w:r w:rsidRPr="00BF280A">
        <w:rPr>
          <w:lang w:val="de-DE"/>
        </w:rPr>
        <w:t xml:space="preserve"> überarbeiten, einfach ignorieren</w:t>
      </w:r>
    </w:p>
  </w:comment>
  <w:comment w:id="155" w:author="Smaczny, Stefan" w:date="2022-10-17T16:03:00Z" w:initials="SS">
    <w:p w14:paraId="4D2A1CBF" w14:textId="61A92F8C" w:rsidR="00C419BA" w:rsidRPr="00BC70BE" w:rsidRDefault="00C419BA">
      <w:pPr>
        <w:pStyle w:val="CommentText"/>
        <w:rPr>
          <w:lang w:val="de-DE"/>
        </w:rPr>
      </w:pPr>
      <w:r>
        <w:rPr>
          <w:rStyle w:val="CommentReference"/>
        </w:rPr>
        <w:annotationRef/>
      </w:r>
      <w:r w:rsidRPr="00BC70BE">
        <w:rPr>
          <w:lang w:val="de-DE"/>
        </w:rPr>
        <w:t xml:space="preserve">Die Abbildungen hier können sich einerseits eine </w:t>
      </w:r>
      <w:r>
        <w:rPr>
          <w:lang w:val="de-DE"/>
        </w:rPr>
        <w:t>Skala teilen, andererseits würde ich empfehlen, sie etwas größer zu machen. An meinem Bildschirm sehe ich die blauen Edges noch nicht so gut</w:t>
      </w:r>
    </w:p>
  </w:comment>
  <w:comment w:id="156" w:author="Lisa" w:date="2022-10-18T16:48:00Z" w:initials="L">
    <w:p w14:paraId="327AE1AA" w14:textId="1632D6C8" w:rsidR="00204D2B" w:rsidRPr="00204D2B" w:rsidRDefault="00204D2B">
      <w:pPr>
        <w:pStyle w:val="CommentText"/>
        <w:rPr>
          <w:lang w:val="de-DE"/>
        </w:rPr>
      </w:pPr>
      <w:r>
        <w:rPr>
          <w:rStyle w:val="CommentReference"/>
        </w:rPr>
        <w:annotationRef/>
      </w:r>
      <w:r w:rsidRPr="00204D2B">
        <w:rPr>
          <w:lang w:val="de-DE"/>
        </w:rPr>
        <w:t xml:space="preserve">Da Otto ja </w:t>
      </w:r>
      <w:r>
        <w:rPr>
          <w:lang w:val="de-DE"/>
        </w:rPr>
        <w:t>g</w:t>
      </w:r>
      <w:r w:rsidRPr="00204D2B">
        <w:rPr>
          <w:lang w:val="de-DE"/>
        </w:rPr>
        <w:t xml:space="preserve">ern females und males </w:t>
      </w:r>
      <w:r>
        <w:rPr>
          <w:lang w:val="de-DE"/>
        </w:rPr>
        <w:t>separat</w:t>
      </w:r>
      <w:r w:rsidRPr="00204D2B">
        <w:rPr>
          <w:lang w:val="de-DE"/>
        </w:rPr>
        <w:t xml:space="preserve"> hätte, könntest du auch drei </w:t>
      </w:r>
      <w:r>
        <w:rPr>
          <w:lang w:val="de-DE"/>
        </w:rPr>
        <w:t>Reihen für alle/females/males machen, jeweils aus zwei Blickwinkeln.</w:t>
      </w:r>
    </w:p>
  </w:comment>
  <w:comment w:id="162" w:author="Lisa" w:date="2022-10-18T16:58:00Z" w:initials="L">
    <w:p w14:paraId="2669C0C9" w14:textId="102798F5" w:rsidR="00A3011F" w:rsidRPr="00A3011F" w:rsidRDefault="00A3011F">
      <w:pPr>
        <w:pStyle w:val="CommentText"/>
        <w:rPr>
          <w:lang w:val="de-DE"/>
        </w:rPr>
      </w:pPr>
      <w:r>
        <w:rPr>
          <w:rStyle w:val="CommentReference"/>
        </w:rPr>
        <w:annotationRef/>
      </w:r>
      <w:r>
        <w:rPr>
          <w:rStyle w:val="CommentReference"/>
        </w:rPr>
        <w:annotationRef/>
      </w:r>
      <w:r w:rsidRPr="00A63EF0">
        <w:rPr>
          <w:lang w:val="de-DE"/>
        </w:rPr>
        <w:t>Sorry, auch wenn hier keine M</w:t>
      </w:r>
      <w:r>
        <w:rPr>
          <w:lang w:val="de-DE"/>
        </w:rPr>
        <w:t>arkierung war, war ich neugierig. Ich würde trotzdem kurz betonen, dass neglect mithilfe von disconnection maps am besten prädiziert werden konnte (und besser als mit lesion maps). Also die beste Prädiktion würde ich auf jeden Fall im Text erwähnen, die Results below chance müssen aber natürlich nicht alle benannt werden.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DB626A" w15:done="0"/>
  <w15:commentEx w15:paraId="0BFB34E4" w15:done="0"/>
  <w15:commentEx w15:paraId="22D1B781" w15:paraIdParent="0BFB34E4" w15:done="0"/>
  <w15:commentEx w15:paraId="157B4E9D" w15:done="0"/>
  <w15:commentEx w15:paraId="0B253BAA" w15:done="0"/>
  <w15:commentEx w15:paraId="0B10A86C" w15:done="0"/>
  <w15:commentEx w15:paraId="25B24C2A" w15:done="0"/>
  <w15:commentEx w15:paraId="6A3F5A99" w15:done="0"/>
  <w15:commentEx w15:paraId="2A1B8B7E" w15:done="0"/>
  <w15:commentEx w15:paraId="576F11C9" w15:done="0"/>
  <w15:commentEx w15:paraId="4A75E7D8" w15:done="0"/>
  <w15:commentEx w15:paraId="102F337C" w15:done="0"/>
  <w15:commentEx w15:paraId="2DA0A7BE" w15:done="0"/>
  <w15:commentEx w15:paraId="06BE8079" w15:done="0"/>
  <w15:commentEx w15:paraId="25E245C9" w15:done="0"/>
  <w15:commentEx w15:paraId="32133FA8" w15:done="0"/>
  <w15:commentEx w15:paraId="4D9937B5" w15:done="0"/>
  <w15:commentEx w15:paraId="003C63AA" w15:paraIdParent="4D9937B5" w15:done="0"/>
  <w15:commentEx w15:paraId="1070D73D" w15:done="0"/>
  <w15:commentEx w15:paraId="57777770" w15:paraIdParent="1070D73D" w15:done="0"/>
  <w15:commentEx w15:paraId="3D1CCBC1" w15:done="0"/>
  <w15:commentEx w15:paraId="18CC1DF3" w15:paraIdParent="3D1CCBC1" w15:done="0"/>
  <w15:commentEx w15:paraId="6CDD5622" w15:done="0"/>
  <w15:commentEx w15:paraId="5B9177AD" w15:done="0"/>
  <w15:commentEx w15:paraId="70027CD0" w15:done="0"/>
  <w15:commentEx w15:paraId="3579EF91" w15:done="0"/>
  <w15:commentEx w15:paraId="5D2FC74C" w15:done="0"/>
  <w15:commentEx w15:paraId="179E7F6D" w15:done="0"/>
  <w15:commentEx w15:paraId="76D8324D" w15:done="0"/>
  <w15:commentEx w15:paraId="4967E0CF" w15:done="0"/>
  <w15:commentEx w15:paraId="7C8742A2" w15:done="0"/>
  <w15:commentEx w15:paraId="444B5FC0" w15:paraIdParent="7C8742A2" w15:done="0"/>
  <w15:commentEx w15:paraId="315BF1C0" w15:done="0"/>
  <w15:commentEx w15:paraId="52130F6D" w15:done="0"/>
  <w15:commentEx w15:paraId="25476E9D" w15:done="0"/>
  <w15:commentEx w15:paraId="2A457C09" w15:done="0"/>
  <w15:commentEx w15:paraId="73F32BFE" w15:done="0"/>
  <w15:commentEx w15:paraId="19A3482A" w15:done="0"/>
  <w15:commentEx w15:paraId="2E76CD79" w15:done="0"/>
  <w15:commentEx w15:paraId="1D43AEFE" w15:done="0"/>
  <w15:commentEx w15:paraId="603437D9" w15:done="0"/>
  <w15:commentEx w15:paraId="58E81747" w15:done="0"/>
  <w15:commentEx w15:paraId="784C38E6" w15:done="0"/>
  <w15:commentEx w15:paraId="4D2A1CBF" w15:done="0"/>
  <w15:commentEx w15:paraId="327AE1AA" w15:paraIdParent="4D2A1CBF" w15:done="0"/>
  <w15:commentEx w15:paraId="2669C0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380CC" w14:textId="77777777" w:rsidR="00214C56" w:rsidRDefault="00214C56" w:rsidP="00CB3E93">
      <w:pPr>
        <w:spacing w:after="0" w:line="240" w:lineRule="auto"/>
      </w:pPr>
      <w:r>
        <w:separator/>
      </w:r>
    </w:p>
  </w:endnote>
  <w:endnote w:type="continuationSeparator" w:id="0">
    <w:p w14:paraId="5C130AF8" w14:textId="77777777" w:rsidR="00214C56" w:rsidRDefault="00214C5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719F4" w14:textId="77777777" w:rsidR="00214C56" w:rsidRDefault="00214C56" w:rsidP="00CB3E93">
      <w:pPr>
        <w:spacing w:after="0" w:line="240" w:lineRule="auto"/>
      </w:pPr>
      <w:r>
        <w:separator/>
      </w:r>
    </w:p>
  </w:footnote>
  <w:footnote w:type="continuationSeparator" w:id="0">
    <w:p w14:paraId="6A63837C" w14:textId="77777777" w:rsidR="00214C56" w:rsidRDefault="00214C56" w:rsidP="00CB3E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sa">
    <w15:presenceInfo w15:providerId="None" w15:userId="Lisa"/>
  </w15:person>
  <w15:person w15:author="Smaczny, Stefan">
    <w15:presenceInfo w15:providerId="AD" w15:userId="S-1-5-21-3143469659-4171449369-4261396704-2180"/>
  </w15:person>
  <w15:person w15:author="Sperber">
    <w15:presenceInfo w15:providerId="None" w15:userId="Spe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0786"/>
    <w:rsid w:val="000049F3"/>
    <w:rsid w:val="00005C26"/>
    <w:rsid w:val="00007C01"/>
    <w:rsid w:val="000109B5"/>
    <w:rsid w:val="000136CD"/>
    <w:rsid w:val="00014094"/>
    <w:rsid w:val="000202B2"/>
    <w:rsid w:val="00020544"/>
    <w:rsid w:val="000215D3"/>
    <w:rsid w:val="0002238E"/>
    <w:rsid w:val="000224A4"/>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675"/>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0C67"/>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7FD"/>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4C75"/>
    <w:rsid w:val="001E5835"/>
    <w:rsid w:val="001E66E8"/>
    <w:rsid w:val="001F1F21"/>
    <w:rsid w:val="001F2122"/>
    <w:rsid w:val="00201C43"/>
    <w:rsid w:val="00204D2B"/>
    <w:rsid w:val="00205BF0"/>
    <w:rsid w:val="00206AB3"/>
    <w:rsid w:val="00207421"/>
    <w:rsid w:val="0020779B"/>
    <w:rsid w:val="00211340"/>
    <w:rsid w:val="00211D81"/>
    <w:rsid w:val="0021286C"/>
    <w:rsid w:val="00212A81"/>
    <w:rsid w:val="00214C56"/>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1D9"/>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0FF7"/>
    <w:rsid w:val="002B22C0"/>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5196"/>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52EF"/>
    <w:rsid w:val="003B65EB"/>
    <w:rsid w:val="003C00D2"/>
    <w:rsid w:val="003C4DBA"/>
    <w:rsid w:val="003C513A"/>
    <w:rsid w:val="003C5304"/>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0DEC"/>
    <w:rsid w:val="00431907"/>
    <w:rsid w:val="004331E1"/>
    <w:rsid w:val="004345A1"/>
    <w:rsid w:val="00434928"/>
    <w:rsid w:val="0043713C"/>
    <w:rsid w:val="00437BB3"/>
    <w:rsid w:val="00443230"/>
    <w:rsid w:val="00444296"/>
    <w:rsid w:val="00444BBB"/>
    <w:rsid w:val="00444F61"/>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1614"/>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0372"/>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65D89"/>
    <w:rsid w:val="005668EA"/>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032E"/>
    <w:rsid w:val="005D244C"/>
    <w:rsid w:val="005D462A"/>
    <w:rsid w:val="005D7860"/>
    <w:rsid w:val="005E0604"/>
    <w:rsid w:val="005E0A5D"/>
    <w:rsid w:val="005E11C2"/>
    <w:rsid w:val="005E29DA"/>
    <w:rsid w:val="005E65D8"/>
    <w:rsid w:val="005E788A"/>
    <w:rsid w:val="005F2064"/>
    <w:rsid w:val="005F26FC"/>
    <w:rsid w:val="005F38F2"/>
    <w:rsid w:val="005F6410"/>
    <w:rsid w:val="00601AEB"/>
    <w:rsid w:val="00601FFB"/>
    <w:rsid w:val="00605B81"/>
    <w:rsid w:val="00606692"/>
    <w:rsid w:val="00606AF9"/>
    <w:rsid w:val="00610D0A"/>
    <w:rsid w:val="00610E4A"/>
    <w:rsid w:val="006116C1"/>
    <w:rsid w:val="006140BA"/>
    <w:rsid w:val="0062116E"/>
    <w:rsid w:val="006229B2"/>
    <w:rsid w:val="00630392"/>
    <w:rsid w:val="00630F57"/>
    <w:rsid w:val="00631595"/>
    <w:rsid w:val="006334C2"/>
    <w:rsid w:val="00637983"/>
    <w:rsid w:val="00640AD0"/>
    <w:rsid w:val="00641BBB"/>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45E"/>
    <w:rsid w:val="00677A1C"/>
    <w:rsid w:val="006806D7"/>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F3F"/>
    <w:rsid w:val="006B2F04"/>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0112"/>
    <w:rsid w:val="0076190C"/>
    <w:rsid w:val="00761D5C"/>
    <w:rsid w:val="00762A97"/>
    <w:rsid w:val="007678E2"/>
    <w:rsid w:val="007700C1"/>
    <w:rsid w:val="007705D9"/>
    <w:rsid w:val="00770B31"/>
    <w:rsid w:val="0077442D"/>
    <w:rsid w:val="00777089"/>
    <w:rsid w:val="00782315"/>
    <w:rsid w:val="00784EDD"/>
    <w:rsid w:val="00790FD4"/>
    <w:rsid w:val="00791532"/>
    <w:rsid w:val="00791BCC"/>
    <w:rsid w:val="007924C0"/>
    <w:rsid w:val="00793980"/>
    <w:rsid w:val="00794574"/>
    <w:rsid w:val="00795A1D"/>
    <w:rsid w:val="0079718A"/>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48A8"/>
    <w:rsid w:val="007C626D"/>
    <w:rsid w:val="007C6958"/>
    <w:rsid w:val="007C6FEB"/>
    <w:rsid w:val="007D182A"/>
    <w:rsid w:val="007D293D"/>
    <w:rsid w:val="007D35FE"/>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3B78"/>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C7045"/>
    <w:rsid w:val="008D0B96"/>
    <w:rsid w:val="008D11D8"/>
    <w:rsid w:val="008D32EA"/>
    <w:rsid w:val="008D4080"/>
    <w:rsid w:val="008D5F2F"/>
    <w:rsid w:val="008D62DA"/>
    <w:rsid w:val="008E2307"/>
    <w:rsid w:val="008E559D"/>
    <w:rsid w:val="008F050A"/>
    <w:rsid w:val="008F1B24"/>
    <w:rsid w:val="008F1CC8"/>
    <w:rsid w:val="008F1EE0"/>
    <w:rsid w:val="008F682D"/>
    <w:rsid w:val="008F68F1"/>
    <w:rsid w:val="00900EAF"/>
    <w:rsid w:val="0090553F"/>
    <w:rsid w:val="00905E81"/>
    <w:rsid w:val="00905EE0"/>
    <w:rsid w:val="00907C33"/>
    <w:rsid w:val="00910CD1"/>
    <w:rsid w:val="009121BF"/>
    <w:rsid w:val="00915BD7"/>
    <w:rsid w:val="0091657D"/>
    <w:rsid w:val="00917913"/>
    <w:rsid w:val="0092385C"/>
    <w:rsid w:val="00923C20"/>
    <w:rsid w:val="0092609B"/>
    <w:rsid w:val="0092612E"/>
    <w:rsid w:val="009270A8"/>
    <w:rsid w:val="00930AD5"/>
    <w:rsid w:val="00941219"/>
    <w:rsid w:val="0094184A"/>
    <w:rsid w:val="00944DA2"/>
    <w:rsid w:val="00945924"/>
    <w:rsid w:val="00945FB5"/>
    <w:rsid w:val="00950A3D"/>
    <w:rsid w:val="00957C64"/>
    <w:rsid w:val="00960CA1"/>
    <w:rsid w:val="0096163C"/>
    <w:rsid w:val="00961D83"/>
    <w:rsid w:val="0096607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254"/>
    <w:rsid w:val="009F17C7"/>
    <w:rsid w:val="009F4233"/>
    <w:rsid w:val="009F4AD7"/>
    <w:rsid w:val="009F6AFC"/>
    <w:rsid w:val="00A0198A"/>
    <w:rsid w:val="00A022ED"/>
    <w:rsid w:val="00A02678"/>
    <w:rsid w:val="00A036BE"/>
    <w:rsid w:val="00A06922"/>
    <w:rsid w:val="00A1362F"/>
    <w:rsid w:val="00A15D29"/>
    <w:rsid w:val="00A161AB"/>
    <w:rsid w:val="00A17362"/>
    <w:rsid w:val="00A21640"/>
    <w:rsid w:val="00A23268"/>
    <w:rsid w:val="00A25249"/>
    <w:rsid w:val="00A27977"/>
    <w:rsid w:val="00A3011F"/>
    <w:rsid w:val="00A30B44"/>
    <w:rsid w:val="00A32570"/>
    <w:rsid w:val="00A32E1E"/>
    <w:rsid w:val="00A34918"/>
    <w:rsid w:val="00A37E51"/>
    <w:rsid w:val="00A37F9B"/>
    <w:rsid w:val="00A40F89"/>
    <w:rsid w:val="00A4617B"/>
    <w:rsid w:val="00A5420E"/>
    <w:rsid w:val="00A562FB"/>
    <w:rsid w:val="00A579A3"/>
    <w:rsid w:val="00A607CB"/>
    <w:rsid w:val="00A60F05"/>
    <w:rsid w:val="00A63EF0"/>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B9F"/>
    <w:rsid w:val="00AA6C6E"/>
    <w:rsid w:val="00AB1FCF"/>
    <w:rsid w:val="00AB2066"/>
    <w:rsid w:val="00AB3F65"/>
    <w:rsid w:val="00AC673A"/>
    <w:rsid w:val="00AC7987"/>
    <w:rsid w:val="00AD0A90"/>
    <w:rsid w:val="00AD13A3"/>
    <w:rsid w:val="00AD3510"/>
    <w:rsid w:val="00AD7706"/>
    <w:rsid w:val="00AE0009"/>
    <w:rsid w:val="00AE3409"/>
    <w:rsid w:val="00AE4D79"/>
    <w:rsid w:val="00AE6D8F"/>
    <w:rsid w:val="00AF0F10"/>
    <w:rsid w:val="00AF1842"/>
    <w:rsid w:val="00AF4DC0"/>
    <w:rsid w:val="00AF7E97"/>
    <w:rsid w:val="00B01412"/>
    <w:rsid w:val="00B04357"/>
    <w:rsid w:val="00B06154"/>
    <w:rsid w:val="00B1066D"/>
    <w:rsid w:val="00B10987"/>
    <w:rsid w:val="00B13999"/>
    <w:rsid w:val="00B155C3"/>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4A0"/>
    <w:rsid w:val="00BB557E"/>
    <w:rsid w:val="00BB6ADA"/>
    <w:rsid w:val="00BC21AB"/>
    <w:rsid w:val="00BC4A5A"/>
    <w:rsid w:val="00BC70BE"/>
    <w:rsid w:val="00BD13E8"/>
    <w:rsid w:val="00BD282F"/>
    <w:rsid w:val="00BD519E"/>
    <w:rsid w:val="00BD7A35"/>
    <w:rsid w:val="00BE0402"/>
    <w:rsid w:val="00BE4A55"/>
    <w:rsid w:val="00BF1812"/>
    <w:rsid w:val="00BF280A"/>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19BA"/>
    <w:rsid w:val="00C4388B"/>
    <w:rsid w:val="00C4473A"/>
    <w:rsid w:val="00C44A3D"/>
    <w:rsid w:val="00C46D31"/>
    <w:rsid w:val="00C611B1"/>
    <w:rsid w:val="00C61519"/>
    <w:rsid w:val="00C615C7"/>
    <w:rsid w:val="00C651C9"/>
    <w:rsid w:val="00C654D1"/>
    <w:rsid w:val="00C65901"/>
    <w:rsid w:val="00C65E70"/>
    <w:rsid w:val="00C70674"/>
    <w:rsid w:val="00C71509"/>
    <w:rsid w:val="00C73732"/>
    <w:rsid w:val="00C749DD"/>
    <w:rsid w:val="00C7619D"/>
    <w:rsid w:val="00C8062D"/>
    <w:rsid w:val="00C84178"/>
    <w:rsid w:val="00C9119D"/>
    <w:rsid w:val="00C91FAE"/>
    <w:rsid w:val="00C96869"/>
    <w:rsid w:val="00C97249"/>
    <w:rsid w:val="00CA0BD8"/>
    <w:rsid w:val="00CA1F07"/>
    <w:rsid w:val="00CA589B"/>
    <w:rsid w:val="00CB29E3"/>
    <w:rsid w:val="00CB3890"/>
    <w:rsid w:val="00CB3E93"/>
    <w:rsid w:val="00CC2ACC"/>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4BA"/>
    <w:rsid w:val="00D2266E"/>
    <w:rsid w:val="00D23577"/>
    <w:rsid w:val="00D300CA"/>
    <w:rsid w:val="00D31EC1"/>
    <w:rsid w:val="00D323CF"/>
    <w:rsid w:val="00D32BA7"/>
    <w:rsid w:val="00D33CF3"/>
    <w:rsid w:val="00D33E86"/>
    <w:rsid w:val="00D3582F"/>
    <w:rsid w:val="00D45A6B"/>
    <w:rsid w:val="00D45BCC"/>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A6EB0"/>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5FF1"/>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3FAB"/>
    <w:rsid w:val="00E74554"/>
    <w:rsid w:val="00E755F0"/>
    <w:rsid w:val="00E8007F"/>
    <w:rsid w:val="00E8036F"/>
    <w:rsid w:val="00E81901"/>
    <w:rsid w:val="00E823AA"/>
    <w:rsid w:val="00E82821"/>
    <w:rsid w:val="00E8457E"/>
    <w:rsid w:val="00E85264"/>
    <w:rsid w:val="00E85E16"/>
    <w:rsid w:val="00E86C88"/>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C74C3"/>
    <w:rsid w:val="00ED13AD"/>
    <w:rsid w:val="00ED59DD"/>
    <w:rsid w:val="00ED6085"/>
    <w:rsid w:val="00EE167C"/>
    <w:rsid w:val="00EE16B7"/>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51377"/>
    <w:rsid w:val="00F540D7"/>
    <w:rsid w:val="00F57C6E"/>
    <w:rsid w:val="00F57E29"/>
    <w:rsid w:val="00F61F1F"/>
    <w:rsid w:val="00F65966"/>
    <w:rsid w:val="00F71BE7"/>
    <w:rsid w:val="00F71E30"/>
    <w:rsid w:val="00F72DAF"/>
    <w:rsid w:val="00F75626"/>
    <w:rsid w:val="00F76B93"/>
    <w:rsid w:val="00F76FB1"/>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1FAC"/>
    <w:rsid w:val="00FE2E61"/>
    <w:rsid w:val="00FE3453"/>
    <w:rsid w:val="00FE4CAA"/>
    <w:rsid w:val="00FE6FFD"/>
    <w:rsid w:val="00FF049C"/>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B44"/>
  </w:style>
  <w:style w:type="paragraph" w:styleId="Heading1">
    <w:name w:val="heading 1"/>
    <w:basedOn w:val="Normal"/>
    <w:next w:val="Normal"/>
    <w:link w:val="Heading1Char"/>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Heading2">
    <w:name w:val="heading 2"/>
    <w:basedOn w:val="Normal"/>
    <w:next w:val="Normal"/>
    <w:link w:val="Heading2Char"/>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Heading3">
    <w:name w:val="heading 3"/>
    <w:basedOn w:val="Normal"/>
    <w:next w:val="Normal"/>
    <w:link w:val="Heading3Char"/>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Heading4">
    <w:name w:val="heading 4"/>
    <w:basedOn w:val="Normal"/>
    <w:next w:val="Normal"/>
    <w:link w:val="Heading4Char"/>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Heading5">
    <w:name w:val="heading 5"/>
    <w:basedOn w:val="Normal"/>
    <w:next w:val="Normal"/>
    <w:link w:val="Heading5Char"/>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784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A784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A784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BB"/>
    <w:pPr>
      <w:ind w:left="720"/>
      <w:contextualSpacing/>
    </w:pPr>
  </w:style>
  <w:style w:type="character" w:customStyle="1" w:styleId="Heading1Char">
    <w:name w:val="Heading 1 Char"/>
    <w:basedOn w:val="DefaultParagraphFont"/>
    <w:link w:val="Heading1"/>
    <w:uiPriority w:val="9"/>
    <w:rsid w:val="00EA784A"/>
    <w:rPr>
      <w:rFonts w:ascii="Avenir Next LT Pro Light" w:eastAsiaTheme="majorEastAsia" w:hAnsi="Avenir Next LT Pro Light" w:cstheme="majorBidi"/>
      <w:b/>
      <w:bCs/>
      <w:caps/>
      <w:spacing w:val="4"/>
      <w:sz w:val="28"/>
      <w:szCs w:val="28"/>
    </w:rPr>
  </w:style>
  <w:style w:type="character" w:customStyle="1" w:styleId="Heading2Char">
    <w:name w:val="Heading 2 Char"/>
    <w:basedOn w:val="DefaultParagraphFont"/>
    <w:link w:val="Heading2"/>
    <w:uiPriority w:val="9"/>
    <w:rsid w:val="00EA784A"/>
    <w:rPr>
      <w:rFonts w:ascii="Avenir Next LT Pro Light" w:eastAsiaTheme="majorEastAsia" w:hAnsi="Avenir Next LT Pro Light" w:cstheme="majorBidi"/>
      <w:b/>
      <w:bCs/>
      <w:sz w:val="28"/>
      <w:szCs w:val="28"/>
    </w:rPr>
  </w:style>
  <w:style w:type="character" w:styleId="Hyperlink">
    <w:name w:val="Hyperlink"/>
    <w:basedOn w:val="DefaultParagraphFont"/>
    <w:uiPriority w:val="99"/>
    <w:unhideWhenUsed/>
    <w:rsid w:val="00232F09"/>
    <w:rPr>
      <w:rFonts w:ascii="Avenir Next LT Pro Light" w:hAnsi="Avenir Next LT Pro Light"/>
      <w:color w:val="5F5F5F"/>
      <w:u w:val="none"/>
    </w:rPr>
  </w:style>
  <w:style w:type="character" w:customStyle="1" w:styleId="Heading3Char">
    <w:name w:val="Heading 3 Char"/>
    <w:basedOn w:val="DefaultParagraphFont"/>
    <w:link w:val="Heading3"/>
    <w:uiPriority w:val="9"/>
    <w:rsid w:val="00EA784A"/>
    <w:rPr>
      <w:rFonts w:ascii="Avenir Next LT Pro Light" w:eastAsiaTheme="majorEastAsia" w:hAnsi="Avenir Next LT Pro Light" w:cstheme="majorBidi"/>
      <w:spacing w:val="4"/>
      <w:sz w:val="24"/>
      <w:szCs w:val="24"/>
    </w:rPr>
  </w:style>
  <w:style w:type="paragraph" w:styleId="Header">
    <w:name w:val="header"/>
    <w:basedOn w:val="Normal"/>
    <w:link w:val="HeaderChar"/>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HeaderChar">
    <w:name w:val="Header Char"/>
    <w:basedOn w:val="DefaultParagraphFont"/>
    <w:link w:val="Header"/>
    <w:rsid w:val="002A492C"/>
    <w:rPr>
      <w:rFonts w:ascii="Times New Roman" w:eastAsia="Times New Roman" w:hAnsi="Times New Roman" w:cs="Times New Roman"/>
      <w:sz w:val="24"/>
      <w:szCs w:val="24"/>
      <w:lang w:eastAsia="de-DE"/>
    </w:rPr>
  </w:style>
  <w:style w:type="character" w:customStyle="1" w:styleId="Heading4Char">
    <w:name w:val="Heading 4 Char"/>
    <w:basedOn w:val="DefaultParagraphFont"/>
    <w:link w:val="Heading4"/>
    <w:uiPriority w:val="9"/>
    <w:rsid w:val="00EA784A"/>
    <w:rPr>
      <w:rFonts w:ascii="Avenir Next LT Pro Light" w:eastAsiaTheme="majorEastAsia" w:hAnsi="Avenir Next LT Pro Light" w:cstheme="majorBidi"/>
      <w:i/>
      <w:iCs/>
      <w:sz w:val="24"/>
      <w:szCs w:val="24"/>
    </w:rPr>
  </w:style>
  <w:style w:type="character" w:customStyle="1" w:styleId="Heading5Char">
    <w:name w:val="Heading 5 Char"/>
    <w:basedOn w:val="DefaultParagraphFont"/>
    <w:link w:val="Heading5"/>
    <w:uiPriority w:val="9"/>
    <w:semiHidden/>
    <w:rsid w:val="00EA78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78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784A"/>
    <w:rPr>
      <w:i/>
      <w:iCs/>
    </w:rPr>
  </w:style>
  <w:style w:type="character" w:customStyle="1" w:styleId="Heading8Char">
    <w:name w:val="Heading 8 Char"/>
    <w:basedOn w:val="DefaultParagraphFont"/>
    <w:link w:val="Heading8"/>
    <w:uiPriority w:val="9"/>
    <w:semiHidden/>
    <w:rsid w:val="00EA784A"/>
    <w:rPr>
      <w:b/>
      <w:bCs/>
    </w:rPr>
  </w:style>
  <w:style w:type="character" w:customStyle="1" w:styleId="Heading9Char">
    <w:name w:val="Heading 9 Char"/>
    <w:basedOn w:val="DefaultParagraphFont"/>
    <w:link w:val="Heading9"/>
    <w:uiPriority w:val="9"/>
    <w:semiHidden/>
    <w:rsid w:val="00EA784A"/>
    <w:rPr>
      <w:i/>
      <w:iCs/>
    </w:rPr>
  </w:style>
  <w:style w:type="paragraph" w:styleId="Caption">
    <w:name w:val="caption"/>
    <w:basedOn w:val="Normal"/>
    <w:next w:val="Normal"/>
    <w:uiPriority w:val="35"/>
    <w:semiHidden/>
    <w:unhideWhenUsed/>
    <w:qFormat/>
    <w:rsid w:val="00EA784A"/>
    <w:rPr>
      <w:b/>
      <w:bCs/>
      <w:sz w:val="18"/>
      <w:szCs w:val="18"/>
    </w:rPr>
  </w:style>
  <w:style w:type="paragraph" w:styleId="Title">
    <w:name w:val="Title"/>
    <w:basedOn w:val="Normal"/>
    <w:next w:val="Normal"/>
    <w:link w:val="TitleChar"/>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784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784A"/>
    <w:rPr>
      <w:rFonts w:asciiTheme="majorHAnsi" w:eastAsiaTheme="majorEastAsia" w:hAnsiTheme="majorHAnsi" w:cstheme="majorBidi"/>
      <w:sz w:val="24"/>
      <w:szCs w:val="24"/>
    </w:rPr>
  </w:style>
  <w:style w:type="character" w:styleId="Strong">
    <w:name w:val="Strong"/>
    <w:basedOn w:val="DefaultParagraphFont"/>
    <w:uiPriority w:val="22"/>
    <w:qFormat/>
    <w:rsid w:val="00EA784A"/>
    <w:rPr>
      <w:b/>
      <w:bCs/>
      <w:color w:val="auto"/>
    </w:rPr>
  </w:style>
  <w:style w:type="character" w:styleId="Emphasis">
    <w:name w:val="Emphasis"/>
    <w:basedOn w:val="DefaultParagraphFont"/>
    <w:uiPriority w:val="20"/>
    <w:qFormat/>
    <w:rsid w:val="00EA784A"/>
    <w:rPr>
      <w:i/>
      <w:iCs/>
      <w:color w:val="auto"/>
    </w:rPr>
  </w:style>
  <w:style w:type="paragraph" w:styleId="NoSpacing">
    <w:name w:val="No Spacing"/>
    <w:uiPriority w:val="1"/>
    <w:qFormat/>
    <w:rsid w:val="00EA784A"/>
    <w:pPr>
      <w:spacing w:after="0" w:line="240" w:lineRule="auto"/>
    </w:pPr>
  </w:style>
  <w:style w:type="paragraph" w:styleId="Quote">
    <w:name w:val="Quote"/>
    <w:basedOn w:val="Normal"/>
    <w:next w:val="Normal"/>
    <w:link w:val="QuoteChar"/>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78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78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784A"/>
    <w:rPr>
      <w:i/>
      <w:iCs/>
      <w:color w:val="auto"/>
    </w:rPr>
  </w:style>
  <w:style w:type="character" w:styleId="IntenseEmphasis">
    <w:name w:val="Intense Emphasis"/>
    <w:basedOn w:val="DefaultParagraphFont"/>
    <w:uiPriority w:val="21"/>
    <w:qFormat/>
    <w:rsid w:val="00EA784A"/>
    <w:rPr>
      <w:b/>
      <w:bCs/>
      <w:i/>
      <w:iCs/>
      <w:color w:val="auto"/>
    </w:rPr>
  </w:style>
  <w:style w:type="character" w:styleId="SubtleReference">
    <w:name w:val="Subtle Reference"/>
    <w:basedOn w:val="DefaultParagraphFont"/>
    <w:uiPriority w:val="31"/>
    <w:qFormat/>
    <w:rsid w:val="00EA784A"/>
    <w:rPr>
      <w:smallCaps/>
      <w:color w:val="auto"/>
      <w:u w:val="single" w:color="7F7F7F" w:themeColor="text1" w:themeTint="80"/>
    </w:rPr>
  </w:style>
  <w:style w:type="character" w:styleId="IntenseReference">
    <w:name w:val="Intense Reference"/>
    <w:basedOn w:val="DefaultParagraphFont"/>
    <w:uiPriority w:val="32"/>
    <w:qFormat/>
    <w:rsid w:val="00EA784A"/>
    <w:rPr>
      <w:b/>
      <w:bCs/>
      <w:smallCaps/>
      <w:color w:val="auto"/>
      <w:u w:val="single"/>
    </w:rPr>
  </w:style>
  <w:style w:type="character" w:styleId="BookTitle">
    <w:name w:val="Book Title"/>
    <w:basedOn w:val="DefaultParagraphFont"/>
    <w:uiPriority w:val="33"/>
    <w:qFormat/>
    <w:rsid w:val="00EA784A"/>
    <w:rPr>
      <w:b/>
      <w:bCs/>
      <w:smallCaps/>
      <w:color w:val="auto"/>
    </w:rPr>
  </w:style>
  <w:style w:type="paragraph" w:styleId="TOCHeading">
    <w:name w:val="TOC Heading"/>
    <w:basedOn w:val="Heading1"/>
    <w:next w:val="Normal"/>
    <w:uiPriority w:val="39"/>
    <w:unhideWhenUsed/>
    <w:qFormat/>
    <w:rsid w:val="00EA784A"/>
    <w:pPr>
      <w:outlineLvl w:val="9"/>
    </w:pPr>
  </w:style>
  <w:style w:type="paragraph" w:styleId="NormalWeb">
    <w:name w:val="Normal (Web)"/>
    <w:basedOn w:val="Normal"/>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DefaultParagraphFont"/>
    <w:uiPriority w:val="99"/>
    <w:semiHidden/>
    <w:unhideWhenUsed/>
    <w:rsid w:val="00232F09"/>
    <w:rPr>
      <w:color w:val="605E5C"/>
      <w:shd w:val="clear" w:color="auto" w:fill="E1DFDD"/>
    </w:rPr>
  </w:style>
  <w:style w:type="table" w:styleId="TableGrid">
    <w:name w:val="Table Grid"/>
    <w:basedOn w:val="TableNormal"/>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4663"/>
    <w:rPr>
      <w:color w:val="B26B02" w:themeColor="followedHyperlink"/>
      <w:u w:val="single"/>
    </w:rPr>
  </w:style>
  <w:style w:type="paragraph" w:styleId="Footer">
    <w:name w:val="footer"/>
    <w:basedOn w:val="Normal"/>
    <w:link w:val="FooterChar"/>
    <w:uiPriority w:val="99"/>
    <w:unhideWhenUsed/>
    <w:rsid w:val="00CB3E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3E93"/>
  </w:style>
  <w:style w:type="table" w:styleId="PlainTable2">
    <w:name w:val="Plain Table 2"/>
    <w:basedOn w:val="TableNormal"/>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164442"/>
    <w:pPr>
      <w:spacing w:after="100"/>
      <w:ind w:left="220"/>
    </w:pPr>
  </w:style>
  <w:style w:type="paragraph" w:styleId="TOC3">
    <w:name w:val="toc 3"/>
    <w:basedOn w:val="Normal"/>
    <w:next w:val="Normal"/>
    <w:autoRedefine/>
    <w:uiPriority w:val="39"/>
    <w:unhideWhenUsed/>
    <w:rsid w:val="00164442"/>
    <w:pPr>
      <w:spacing w:after="100"/>
      <w:ind w:left="440"/>
    </w:pPr>
  </w:style>
  <w:style w:type="character" w:customStyle="1" w:styleId="NichtaufgelsteErwhnung2">
    <w:name w:val="Nicht aufgelöste Erwähnung2"/>
    <w:basedOn w:val="DefaultParagraphFont"/>
    <w:uiPriority w:val="99"/>
    <w:semiHidden/>
    <w:unhideWhenUsed/>
    <w:rsid w:val="00CB3890"/>
    <w:rPr>
      <w:color w:val="605E5C"/>
      <w:shd w:val="clear" w:color="auto" w:fill="E1DFDD"/>
    </w:rPr>
  </w:style>
  <w:style w:type="character" w:customStyle="1" w:styleId="NichtaufgelsteErwhnung3">
    <w:name w:val="Nicht aufgelöste Erwähnung3"/>
    <w:basedOn w:val="DefaultParagraphFont"/>
    <w:uiPriority w:val="99"/>
    <w:semiHidden/>
    <w:unhideWhenUsed/>
    <w:rsid w:val="00974E24"/>
    <w:rPr>
      <w:color w:val="605E5C"/>
      <w:shd w:val="clear" w:color="auto" w:fill="E1DFDD"/>
    </w:rPr>
  </w:style>
  <w:style w:type="character" w:customStyle="1" w:styleId="NichtaufgelsteErwhnung4">
    <w:name w:val="Nicht aufgelöste Erwähnung4"/>
    <w:basedOn w:val="DefaultParagraphFont"/>
    <w:uiPriority w:val="99"/>
    <w:semiHidden/>
    <w:unhideWhenUsed/>
    <w:rsid w:val="000D3033"/>
    <w:rPr>
      <w:color w:val="605E5C"/>
      <w:shd w:val="clear" w:color="auto" w:fill="E1DFDD"/>
    </w:rPr>
  </w:style>
  <w:style w:type="character" w:customStyle="1" w:styleId="NichtaufgelsteErwhnung5">
    <w:name w:val="Nicht aufgelöste Erwähnung5"/>
    <w:basedOn w:val="DefaultParagraphFont"/>
    <w:uiPriority w:val="99"/>
    <w:semiHidden/>
    <w:unhideWhenUsed/>
    <w:rsid w:val="00687332"/>
    <w:rPr>
      <w:color w:val="605E5C"/>
      <w:shd w:val="clear" w:color="auto" w:fill="E1DFDD"/>
    </w:rPr>
  </w:style>
  <w:style w:type="character" w:customStyle="1" w:styleId="NichtaufgelsteErwhnung6">
    <w:name w:val="Nicht aufgelöste Erwähnung6"/>
    <w:basedOn w:val="DefaultParagraphFont"/>
    <w:uiPriority w:val="99"/>
    <w:semiHidden/>
    <w:unhideWhenUsed/>
    <w:rsid w:val="00945FB5"/>
    <w:rPr>
      <w:color w:val="605E5C"/>
      <w:shd w:val="clear" w:color="auto" w:fill="E1DFDD"/>
    </w:rPr>
  </w:style>
  <w:style w:type="character" w:styleId="CommentReference">
    <w:name w:val="annotation reference"/>
    <w:basedOn w:val="DefaultParagraphFont"/>
    <w:uiPriority w:val="99"/>
    <w:semiHidden/>
    <w:unhideWhenUsed/>
    <w:rsid w:val="0023210C"/>
    <w:rPr>
      <w:sz w:val="16"/>
      <w:szCs w:val="16"/>
    </w:rPr>
  </w:style>
  <w:style w:type="paragraph" w:styleId="CommentText">
    <w:name w:val="annotation text"/>
    <w:basedOn w:val="Normal"/>
    <w:link w:val="CommentTextChar"/>
    <w:uiPriority w:val="99"/>
    <w:semiHidden/>
    <w:unhideWhenUsed/>
    <w:rsid w:val="0023210C"/>
    <w:pPr>
      <w:spacing w:line="240" w:lineRule="auto"/>
    </w:pPr>
    <w:rPr>
      <w:sz w:val="20"/>
      <w:szCs w:val="20"/>
    </w:rPr>
  </w:style>
  <w:style w:type="character" w:customStyle="1" w:styleId="CommentTextChar">
    <w:name w:val="Comment Text Char"/>
    <w:basedOn w:val="DefaultParagraphFont"/>
    <w:link w:val="CommentText"/>
    <w:uiPriority w:val="99"/>
    <w:semiHidden/>
    <w:rsid w:val="0023210C"/>
    <w:rPr>
      <w:sz w:val="20"/>
      <w:szCs w:val="20"/>
    </w:rPr>
  </w:style>
  <w:style w:type="character" w:customStyle="1" w:styleId="UnresolvedMention">
    <w:name w:val="Unresolved Mention"/>
    <w:basedOn w:val="DefaultParagraphFont"/>
    <w:uiPriority w:val="99"/>
    <w:semiHidden/>
    <w:unhideWhenUsed/>
    <w:rsid w:val="0021286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BF280A"/>
    <w:rPr>
      <w:b/>
      <w:bCs/>
    </w:rPr>
  </w:style>
  <w:style w:type="character" w:customStyle="1" w:styleId="CommentSubjectChar">
    <w:name w:val="Comment Subject Char"/>
    <w:basedOn w:val="CommentTextChar"/>
    <w:link w:val="CommentSubject"/>
    <w:uiPriority w:val="99"/>
    <w:semiHidden/>
    <w:rsid w:val="00BF280A"/>
    <w:rPr>
      <w:b/>
      <w:bCs/>
      <w:sz w:val="20"/>
      <w:szCs w:val="20"/>
    </w:rPr>
  </w:style>
  <w:style w:type="paragraph" w:styleId="BalloonText">
    <w:name w:val="Balloon Text"/>
    <w:basedOn w:val="Normal"/>
    <w:link w:val="BalloonTextChar"/>
    <w:uiPriority w:val="99"/>
    <w:semiHidden/>
    <w:unhideWhenUsed/>
    <w:rsid w:val="00BF28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8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hyperlink" Target="https://doi.org/10.1161/strokeaha.108.54078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3390/brainsci912037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doi.org/10.1037/a00144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11/ene.14299"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j.jstrokecerebrovasdis.2006.11.00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doi.org/10.1111/cdev.12079" TargetMode="External"/><Relationship Id="rId27" Type="http://schemas.microsoft.com/office/2011/relationships/people" Target="people.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FBF59-FB07-4FDF-BA6B-C350A41DD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51</Pages>
  <Words>16781</Words>
  <Characters>95654</Characters>
  <Application>Microsoft Office Word</Application>
  <DocSecurity>0</DocSecurity>
  <Lines>797</Lines>
  <Paragraphs>224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Lisa</cp:lastModifiedBy>
  <cp:revision>51</cp:revision>
  <dcterms:created xsi:type="dcterms:W3CDTF">2022-10-17T14:07:00Z</dcterms:created>
  <dcterms:modified xsi:type="dcterms:W3CDTF">2022-10-18T14:59:00Z</dcterms:modified>
</cp:coreProperties>
</file>