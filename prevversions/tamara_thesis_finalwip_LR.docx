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commentRangeStart w:id="0"/>
      <w:r w:rsidRPr="00FC151A">
        <w:rPr>
          <w:sz w:val="32"/>
          <w:szCs w:val="32"/>
        </w:rPr>
        <w:t>Thesis</w:t>
      </w:r>
      <w:commentRangeEnd w:id="0"/>
      <w:r w:rsidR="00147784">
        <w:rPr>
          <w:rStyle w:val="Kommentarzeichen"/>
        </w:rPr>
        <w:commentReference w:id="0"/>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w:t>
      </w:r>
      <w:commentRangeStart w:id="1"/>
      <w:r w:rsidRPr="00980B66">
        <w:rPr>
          <w:rFonts w:cs="Arial"/>
          <w:bCs/>
          <w:sz w:val="28"/>
          <w:szCs w:val="28"/>
        </w:rPr>
        <w:t xml:space="preserve">Sex </w:t>
      </w:r>
      <w:commentRangeEnd w:id="1"/>
      <w:r w:rsidR="00EF6B08">
        <w:rPr>
          <w:rStyle w:val="Kommentarzeichen"/>
        </w:rPr>
        <w:commentReference w:id="1"/>
      </w:r>
      <w:r w:rsidRPr="00980B66">
        <w:rPr>
          <w:rFonts w:cs="Arial"/>
          <w:bCs/>
          <w:sz w:val="28"/>
          <w:szCs w:val="28"/>
        </w:rPr>
        <w:t xml:space="preserve">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EF6B08" w:rsidRDefault="002A492C" w:rsidP="002A492C">
      <w:pPr>
        <w:jc w:val="center"/>
        <w:rPr>
          <w:sz w:val="24"/>
          <w:szCs w:val="24"/>
          <w:lang w:val="de-DE"/>
        </w:rPr>
      </w:pPr>
      <w:r w:rsidRPr="00EF6B08">
        <w:rPr>
          <w:sz w:val="24"/>
          <w:szCs w:val="24"/>
          <w:lang w:val="de-DE"/>
        </w:rPr>
        <w:t xml:space="preserve">Presented by </w:t>
      </w:r>
    </w:p>
    <w:p w14:paraId="5FC3D5B0" w14:textId="22973F10" w:rsidR="002A492C" w:rsidRPr="009173D1" w:rsidRDefault="002A492C" w:rsidP="002A492C">
      <w:pPr>
        <w:jc w:val="center"/>
        <w:rPr>
          <w:sz w:val="24"/>
          <w:szCs w:val="24"/>
          <w:lang w:val="en-US"/>
        </w:rPr>
      </w:pPr>
      <w:r w:rsidRPr="009173D1">
        <w:rPr>
          <w:sz w:val="24"/>
          <w:szCs w:val="24"/>
          <w:lang w:val="en-US"/>
        </w:rPr>
        <w:t>Tamara Keßler</w:t>
      </w:r>
      <w:r w:rsidR="00DF6977" w:rsidRPr="009173D1">
        <w:rPr>
          <w:sz w:val="24"/>
          <w:szCs w:val="24"/>
          <w:lang w:val="en-US"/>
        </w:rPr>
        <w:t>,</w:t>
      </w:r>
    </w:p>
    <w:p w14:paraId="1F5B1E9C" w14:textId="7FC5F1DA" w:rsidR="00DF6977" w:rsidRPr="009173D1" w:rsidRDefault="00DF6977" w:rsidP="002A492C">
      <w:pPr>
        <w:jc w:val="center"/>
        <w:rPr>
          <w:sz w:val="24"/>
          <w:szCs w:val="24"/>
          <w:lang w:val="en-US"/>
        </w:rPr>
      </w:pPr>
      <w:r w:rsidRPr="009173D1">
        <w:rPr>
          <w:sz w:val="24"/>
          <w:szCs w:val="24"/>
          <w:lang w:val="en-US"/>
        </w:rPr>
        <w:t>born in Wiesbaden, Germany</w:t>
      </w:r>
    </w:p>
    <w:p w14:paraId="0F540A6F" w14:textId="2620EAEA" w:rsidR="00F37C63" w:rsidRPr="009173D1" w:rsidRDefault="00F37C63" w:rsidP="002A492C">
      <w:pPr>
        <w:jc w:val="center"/>
        <w:rPr>
          <w:lang w:val="en-US"/>
        </w:rPr>
      </w:pPr>
    </w:p>
    <w:p w14:paraId="57E0DB63" w14:textId="684D50A2" w:rsidR="00F37C63" w:rsidRPr="009173D1" w:rsidRDefault="00F37C63" w:rsidP="002A492C">
      <w:pPr>
        <w:jc w:val="center"/>
        <w:rPr>
          <w:lang w:val="en-US"/>
        </w:rPr>
      </w:pPr>
    </w:p>
    <w:p w14:paraId="357CF5F5" w14:textId="15F49092" w:rsidR="00F37C63" w:rsidRPr="009173D1" w:rsidRDefault="00F37C63" w:rsidP="00211340">
      <w:pPr>
        <w:rPr>
          <w:lang w:val="en-US"/>
        </w:rPr>
      </w:pPr>
    </w:p>
    <w:p w14:paraId="625AFF56" w14:textId="58027F53" w:rsidR="00F37C63" w:rsidRPr="009173D1" w:rsidRDefault="00F37C63" w:rsidP="002A492C">
      <w:pPr>
        <w:jc w:val="center"/>
        <w:rPr>
          <w:lang w:val="en-US"/>
        </w:rPr>
      </w:pPr>
    </w:p>
    <w:p w14:paraId="72DB815E" w14:textId="43ED055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9173D1">
        <w:rPr>
          <w:sz w:val="24"/>
          <w:szCs w:val="24"/>
          <w:highlight w:val="yellow"/>
        </w:rPr>
        <w:t>5</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383396D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ins w:id="2" w:author="Lisa" w:date="2022-10-21T12:25:00Z">
        <w:r w:rsidR="000E3BB2">
          <w:t>, University Clinics Tübingen</w:t>
        </w:r>
      </w:ins>
      <w:r w:rsidRPr="009173D1">
        <w:t xml:space="preserve"> </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000000">
          <w:pPr>
            <w:pStyle w:val="Verzeichnis2"/>
            <w:tabs>
              <w:tab w:val="left" w:pos="660"/>
              <w:tab w:val="right" w:leader="dot" w:pos="9062"/>
            </w:tabs>
            <w:rPr>
              <w:rFonts w:asciiTheme="minorHAnsi" w:hAnsiTheme="minorHAnsi"/>
              <w:noProof/>
              <w:lang w:val="en-US"/>
            </w:rPr>
          </w:pPr>
          <w:hyperlink w:anchor="_Toc117242365" w:history="1">
            <w:r w:rsidR="00AC077B" w:rsidRPr="000D7D59">
              <w:rPr>
                <w:rStyle w:val="Hyperlink"/>
                <w:rFonts w:eastAsiaTheme="majorEastAsia" w:cstheme="majorBidi"/>
                <w:noProof/>
              </w:rPr>
              <w:t>1.</w:t>
            </w:r>
            <w:r w:rsidR="00AC077B">
              <w:rPr>
                <w:rFonts w:asciiTheme="minorHAnsi" w:hAnsiTheme="minorHAnsi"/>
                <w:noProof/>
                <w:lang w:val="en-US"/>
              </w:rPr>
              <w:tab/>
            </w:r>
            <w:r w:rsidR="00AC077B" w:rsidRPr="000D7D59">
              <w:rPr>
                <w:rStyle w:val="Hyperlink"/>
                <w:rFonts w:eastAsiaTheme="majorEastAsia" w:cstheme="majorBidi"/>
                <w:noProof/>
              </w:rPr>
              <w:t>Introduction</w:t>
            </w:r>
            <w:r w:rsidR="00AC077B">
              <w:rPr>
                <w:noProof/>
                <w:webHidden/>
              </w:rPr>
              <w:tab/>
            </w:r>
            <w:r w:rsidR="00AC077B">
              <w:rPr>
                <w:noProof/>
                <w:webHidden/>
              </w:rPr>
              <w:fldChar w:fldCharType="begin"/>
            </w:r>
            <w:r w:rsidR="00AC077B">
              <w:rPr>
                <w:noProof/>
                <w:webHidden/>
              </w:rPr>
              <w:instrText xml:space="preserve"> PAGEREF _Toc117242365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5A309FF4" w14:textId="1C9FC2E0" w:rsidR="00AC077B" w:rsidRDefault="00000000">
          <w:pPr>
            <w:pStyle w:val="Verzeichnis3"/>
            <w:tabs>
              <w:tab w:val="left" w:pos="1100"/>
              <w:tab w:val="right" w:leader="dot" w:pos="9062"/>
            </w:tabs>
            <w:rPr>
              <w:rFonts w:asciiTheme="minorHAnsi" w:hAnsiTheme="minorHAnsi"/>
              <w:noProof/>
              <w:lang w:val="en-US"/>
            </w:rPr>
          </w:pPr>
          <w:hyperlink w:anchor="_Toc117242366" w:history="1">
            <w:r w:rsidR="00AC077B" w:rsidRPr="000D7D59">
              <w:rPr>
                <w:rStyle w:val="Hyperlink"/>
                <w:rFonts w:eastAsiaTheme="majorEastAsia" w:cstheme="majorBidi"/>
                <w:noProof/>
                <w:spacing w:val="4"/>
              </w:rPr>
              <w:t>1.1.</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en-US"/>
              </w:rPr>
              <w:t>Brain Connectivity</w:t>
            </w:r>
            <w:r w:rsidR="00AC077B">
              <w:rPr>
                <w:noProof/>
                <w:webHidden/>
              </w:rPr>
              <w:tab/>
            </w:r>
            <w:r w:rsidR="00AC077B">
              <w:rPr>
                <w:noProof/>
                <w:webHidden/>
              </w:rPr>
              <w:fldChar w:fldCharType="begin"/>
            </w:r>
            <w:r w:rsidR="00AC077B">
              <w:rPr>
                <w:noProof/>
                <w:webHidden/>
              </w:rPr>
              <w:instrText xml:space="preserve"> PAGEREF _Toc117242366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16752910" w14:textId="78D98A36" w:rsidR="00AC077B" w:rsidRDefault="00000000">
          <w:pPr>
            <w:pStyle w:val="Verzeichnis3"/>
            <w:tabs>
              <w:tab w:val="left" w:pos="1100"/>
              <w:tab w:val="right" w:leader="dot" w:pos="9062"/>
            </w:tabs>
            <w:rPr>
              <w:rFonts w:asciiTheme="minorHAnsi" w:hAnsiTheme="minorHAnsi"/>
              <w:noProof/>
              <w:lang w:val="en-US"/>
            </w:rPr>
          </w:pPr>
          <w:hyperlink w:anchor="_Toc117242367" w:history="1">
            <w:r w:rsidR="00AC077B" w:rsidRPr="000D7D59">
              <w:rPr>
                <w:rStyle w:val="Hyperlink"/>
                <w:rFonts w:eastAsiaTheme="majorEastAsia" w:cstheme="majorBidi"/>
                <w:noProof/>
                <w:spacing w:val="4"/>
                <w:lang w:val="de-DE"/>
              </w:rPr>
              <w:t>1.2.</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de-DE"/>
              </w:rPr>
              <w:t>Stroke</w:t>
            </w:r>
            <w:r w:rsidR="00AC077B">
              <w:rPr>
                <w:noProof/>
                <w:webHidden/>
              </w:rPr>
              <w:tab/>
            </w:r>
            <w:r w:rsidR="00AC077B">
              <w:rPr>
                <w:noProof/>
                <w:webHidden/>
              </w:rPr>
              <w:fldChar w:fldCharType="begin"/>
            </w:r>
            <w:r w:rsidR="00AC077B">
              <w:rPr>
                <w:noProof/>
                <w:webHidden/>
              </w:rPr>
              <w:instrText xml:space="preserve"> PAGEREF _Toc117242367 \h </w:instrText>
            </w:r>
            <w:r w:rsidR="00AC077B">
              <w:rPr>
                <w:noProof/>
                <w:webHidden/>
              </w:rPr>
            </w:r>
            <w:r w:rsidR="00AC077B">
              <w:rPr>
                <w:noProof/>
                <w:webHidden/>
              </w:rPr>
              <w:fldChar w:fldCharType="separate"/>
            </w:r>
            <w:r w:rsidR="00AC077B">
              <w:rPr>
                <w:noProof/>
                <w:webHidden/>
              </w:rPr>
              <w:t>8</w:t>
            </w:r>
            <w:r w:rsidR="00AC077B">
              <w:rPr>
                <w:noProof/>
                <w:webHidden/>
              </w:rPr>
              <w:fldChar w:fldCharType="end"/>
            </w:r>
          </w:hyperlink>
        </w:p>
        <w:p w14:paraId="27B500FD" w14:textId="0EA54389" w:rsidR="00AC077B" w:rsidRDefault="00000000">
          <w:pPr>
            <w:pStyle w:val="Verzeichnis3"/>
            <w:tabs>
              <w:tab w:val="left" w:pos="1100"/>
              <w:tab w:val="right" w:leader="dot" w:pos="9062"/>
            </w:tabs>
            <w:rPr>
              <w:rFonts w:asciiTheme="minorHAnsi" w:hAnsiTheme="minorHAnsi"/>
              <w:noProof/>
              <w:lang w:val="en-US"/>
            </w:rPr>
          </w:pPr>
          <w:hyperlink w:anchor="_Toc117242368" w:history="1">
            <w:r w:rsidR="00AC077B" w:rsidRPr="000D7D59">
              <w:rPr>
                <w:rStyle w:val="Hyperlink"/>
                <w:rFonts w:eastAsiaTheme="majorEastAsia" w:cstheme="majorBidi"/>
                <w:noProof/>
                <w:spacing w:val="4"/>
              </w:rPr>
              <w:t>1.3.</w:t>
            </w:r>
            <w:r w:rsidR="00AC077B">
              <w:rPr>
                <w:rFonts w:asciiTheme="minorHAnsi" w:hAnsiTheme="minorHAnsi"/>
                <w:noProof/>
                <w:lang w:val="en-US"/>
              </w:rPr>
              <w:tab/>
            </w:r>
            <w:r w:rsidR="00AC077B" w:rsidRPr="000D7D59">
              <w:rPr>
                <w:rStyle w:val="Hyperlink"/>
                <w:rFonts w:eastAsiaTheme="majorEastAsia" w:cstheme="majorBidi"/>
                <w:noProof/>
                <w:spacing w:val="4"/>
              </w:rPr>
              <w:t>Visuospatial Neglect</w:t>
            </w:r>
            <w:r w:rsidR="00AC077B">
              <w:rPr>
                <w:noProof/>
                <w:webHidden/>
              </w:rPr>
              <w:tab/>
            </w:r>
            <w:r w:rsidR="00AC077B">
              <w:rPr>
                <w:noProof/>
                <w:webHidden/>
              </w:rPr>
              <w:fldChar w:fldCharType="begin"/>
            </w:r>
            <w:r w:rsidR="00AC077B">
              <w:rPr>
                <w:noProof/>
                <w:webHidden/>
              </w:rPr>
              <w:instrText xml:space="preserve"> PAGEREF _Toc117242368 \h </w:instrText>
            </w:r>
            <w:r w:rsidR="00AC077B">
              <w:rPr>
                <w:noProof/>
                <w:webHidden/>
              </w:rPr>
            </w:r>
            <w:r w:rsidR="00AC077B">
              <w:rPr>
                <w:noProof/>
                <w:webHidden/>
              </w:rPr>
              <w:fldChar w:fldCharType="separate"/>
            </w:r>
            <w:r w:rsidR="00AC077B">
              <w:rPr>
                <w:noProof/>
                <w:webHidden/>
              </w:rPr>
              <w:t>10</w:t>
            </w:r>
            <w:r w:rsidR="00AC077B">
              <w:rPr>
                <w:noProof/>
                <w:webHidden/>
              </w:rPr>
              <w:fldChar w:fldCharType="end"/>
            </w:r>
          </w:hyperlink>
        </w:p>
        <w:p w14:paraId="65F3A9E6" w14:textId="5B7C9461" w:rsidR="00AC077B" w:rsidRDefault="00000000">
          <w:pPr>
            <w:pStyle w:val="Verzeichnis3"/>
            <w:tabs>
              <w:tab w:val="left" w:pos="1100"/>
              <w:tab w:val="right" w:leader="dot" w:pos="9062"/>
            </w:tabs>
            <w:rPr>
              <w:rFonts w:asciiTheme="minorHAnsi" w:hAnsiTheme="minorHAnsi"/>
              <w:noProof/>
              <w:lang w:val="en-US"/>
            </w:rPr>
          </w:pPr>
          <w:hyperlink w:anchor="_Toc117242369" w:history="1">
            <w:r w:rsidR="00AC077B" w:rsidRPr="000D7D59">
              <w:rPr>
                <w:rStyle w:val="Hyperlink"/>
                <w:rFonts w:eastAsiaTheme="majorEastAsia" w:cstheme="majorBidi"/>
                <w:noProof/>
                <w:spacing w:val="4"/>
              </w:rPr>
              <w:t>1.4.</w:t>
            </w:r>
            <w:r w:rsidR="00AC077B">
              <w:rPr>
                <w:rFonts w:asciiTheme="minorHAnsi" w:hAnsiTheme="minorHAnsi"/>
                <w:noProof/>
                <w:lang w:val="en-US"/>
              </w:rPr>
              <w:tab/>
            </w:r>
            <w:r w:rsidR="00AC077B" w:rsidRPr="000D7D59">
              <w:rPr>
                <w:rStyle w:val="Hyperlink"/>
                <w:rFonts w:eastAsiaTheme="majorEastAsia" w:cstheme="majorBidi"/>
                <w:noProof/>
                <w:spacing w:val="4"/>
              </w:rPr>
              <w:t>Motivation</w:t>
            </w:r>
            <w:r w:rsidR="00AC077B">
              <w:rPr>
                <w:noProof/>
                <w:webHidden/>
              </w:rPr>
              <w:tab/>
            </w:r>
            <w:r w:rsidR="00AC077B">
              <w:rPr>
                <w:noProof/>
                <w:webHidden/>
              </w:rPr>
              <w:fldChar w:fldCharType="begin"/>
            </w:r>
            <w:r w:rsidR="00AC077B">
              <w:rPr>
                <w:noProof/>
                <w:webHidden/>
              </w:rPr>
              <w:instrText xml:space="preserve"> PAGEREF _Toc117242369 \h </w:instrText>
            </w:r>
            <w:r w:rsidR="00AC077B">
              <w:rPr>
                <w:noProof/>
                <w:webHidden/>
              </w:rPr>
            </w:r>
            <w:r w:rsidR="00AC077B">
              <w:rPr>
                <w:noProof/>
                <w:webHidden/>
              </w:rPr>
              <w:fldChar w:fldCharType="separate"/>
            </w:r>
            <w:r w:rsidR="00AC077B">
              <w:rPr>
                <w:noProof/>
                <w:webHidden/>
              </w:rPr>
              <w:t>13</w:t>
            </w:r>
            <w:r w:rsidR="00AC077B">
              <w:rPr>
                <w:noProof/>
                <w:webHidden/>
              </w:rPr>
              <w:fldChar w:fldCharType="end"/>
            </w:r>
          </w:hyperlink>
        </w:p>
        <w:p w14:paraId="4FC9BB0A" w14:textId="00A8E122" w:rsidR="00AC077B" w:rsidRDefault="00000000">
          <w:pPr>
            <w:pStyle w:val="Verzeichnis2"/>
            <w:tabs>
              <w:tab w:val="left" w:pos="660"/>
              <w:tab w:val="right" w:leader="dot" w:pos="9062"/>
            </w:tabs>
            <w:rPr>
              <w:rFonts w:asciiTheme="minorHAnsi" w:hAnsiTheme="minorHAnsi"/>
              <w:noProof/>
              <w:lang w:val="en-US"/>
            </w:rPr>
          </w:pPr>
          <w:hyperlink w:anchor="_Toc117242370" w:history="1">
            <w:r w:rsidR="00AC077B" w:rsidRPr="000D7D59">
              <w:rPr>
                <w:rStyle w:val="Hyperlink"/>
                <w:noProof/>
              </w:rPr>
              <w:t>2.</w:t>
            </w:r>
            <w:r w:rsidR="00AC077B">
              <w:rPr>
                <w:rFonts w:asciiTheme="minorHAnsi" w:hAnsiTheme="minorHAnsi"/>
                <w:noProof/>
                <w:lang w:val="en-US"/>
              </w:rPr>
              <w:tab/>
            </w:r>
            <w:r w:rsidR="00AC077B" w:rsidRPr="000D7D59">
              <w:rPr>
                <w:rStyle w:val="Hyperlink"/>
                <w:noProof/>
              </w:rPr>
              <w:t>Material &amp; Methods</w:t>
            </w:r>
            <w:r w:rsidR="00AC077B">
              <w:rPr>
                <w:noProof/>
                <w:webHidden/>
              </w:rPr>
              <w:tab/>
            </w:r>
            <w:r w:rsidR="00AC077B">
              <w:rPr>
                <w:noProof/>
                <w:webHidden/>
              </w:rPr>
              <w:fldChar w:fldCharType="begin"/>
            </w:r>
            <w:r w:rsidR="00AC077B">
              <w:rPr>
                <w:noProof/>
                <w:webHidden/>
              </w:rPr>
              <w:instrText xml:space="preserve"> PAGEREF _Toc117242370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09194A59" w14:textId="4FEE4C05" w:rsidR="00AC077B" w:rsidRDefault="00000000">
          <w:pPr>
            <w:pStyle w:val="Verzeichnis3"/>
            <w:tabs>
              <w:tab w:val="left" w:pos="1100"/>
              <w:tab w:val="right" w:leader="dot" w:pos="9062"/>
            </w:tabs>
            <w:rPr>
              <w:rFonts w:asciiTheme="minorHAnsi" w:hAnsiTheme="minorHAnsi"/>
              <w:noProof/>
              <w:lang w:val="en-US"/>
            </w:rPr>
          </w:pPr>
          <w:hyperlink w:anchor="_Toc117242371" w:history="1">
            <w:r w:rsidR="00AC077B" w:rsidRPr="000D7D59">
              <w:rPr>
                <w:rStyle w:val="Hyperlink"/>
                <w:noProof/>
              </w:rPr>
              <w:t>2.1.</w:t>
            </w:r>
            <w:r w:rsidR="00AC077B">
              <w:rPr>
                <w:rFonts w:asciiTheme="minorHAnsi" w:hAnsiTheme="minorHAnsi"/>
                <w:noProof/>
                <w:lang w:val="en-US"/>
              </w:rPr>
              <w:tab/>
            </w:r>
            <w:r w:rsidR="00AC077B" w:rsidRPr="000D7D59">
              <w:rPr>
                <w:rStyle w:val="Hyperlink"/>
                <w:noProof/>
              </w:rPr>
              <w:t>Patient Sample</w:t>
            </w:r>
            <w:r w:rsidR="00AC077B">
              <w:rPr>
                <w:noProof/>
                <w:webHidden/>
              </w:rPr>
              <w:tab/>
            </w:r>
            <w:r w:rsidR="00AC077B">
              <w:rPr>
                <w:noProof/>
                <w:webHidden/>
              </w:rPr>
              <w:fldChar w:fldCharType="begin"/>
            </w:r>
            <w:r w:rsidR="00AC077B">
              <w:rPr>
                <w:noProof/>
                <w:webHidden/>
              </w:rPr>
              <w:instrText xml:space="preserve"> PAGEREF _Toc117242371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2A45F866" w14:textId="44A51B4C" w:rsidR="00AC077B" w:rsidRDefault="00000000">
          <w:pPr>
            <w:pStyle w:val="Verzeichnis3"/>
            <w:tabs>
              <w:tab w:val="left" w:pos="1100"/>
              <w:tab w:val="right" w:leader="dot" w:pos="9062"/>
            </w:tabs>
            <w:rPr>
              <w:rFonts w:asciiTheme="minorHAnsi" w:hAnsiTheme="minorHAnsi"/>
              <w:noProof/>
              <w:lang w:val="en-US"/>
            </w:rPr>
          </w:pPr>
          <w:hyperlink w:anchor="_Toc117242372" w:history="1">
            <w:r w:rsidR="00AC077B" w:rsidRPr="000D7D59">
              <w:rPr>
                <w:rStyle w:val="Hyperlink"/>
                <w:noProof/>
              </w:rPr>
              <w:t>2.2.</w:t>
            </w:r>
            <w:r w:rsidR="00AC077B">
              <w:rPr>
                <w:rFonts w:asciiTheme="minorHAnsi" w:hAnsiTheme="minorHAnsi"/>
                <w:noProof/>
                <w:lang w:val="en-US"/>
              </w:rPr>
              <w:tab/>
            </w:r>
            <w:r w:rsidR="00AC077B" w:rsidRPr="000D7D59">
              <w:rPr>
                <w:rStyle w:val="Hyperlink"/>
                <w:noProof/>
              </w:rPr>
              <w:t>Behavioural Data</w:t>
            </w:r>
            <w:r w:rsidR="00AC077B">
              <w:rPr>
                <w:noProof/>
                <w:webHidden/>
              </w:rPr>
              <w:tab/>
            </w:r>
            <w:r w:rsidR="00AC077B">
              <w:rPr>
                <w:noProof/>
                <w:webHidden/>
              </w:rPr>
              <w:fldChar w:fldCharType="begin"/>
            </w:r>
            <w:r w:rsidR="00AC077B">
              <w:rPr>
                <w:noProof/>
                <w:webHidden/>
              </w:rPr>
              <w:instrText xml:space="preserve"> PAGEREF _Toc117242372 \h </w:instrText>
            </w:r>
            <w:r w:rsidR="00AC077B">
              <w:rPr>
                <w:noProof/>
                <w:webHidden/>
              </w:rPr>
            </w:r>
            <w:r w:rsidR="00AC077B">
              <w:rPr>
                <w:noProof/>
                <w:webHidden/>
              </w:rPr>
              <w:fldChar w:fldCharType="separate"/>
            </w:r>
            <w:r w:rsidR="00AC077B">
              <w:rPr>
                <w:noProof/>
                <w:webHidden/>
              </w:rPr>
              <w:t>16</w:t>
            </w:r>
            <w:r w:rsidR="00AC077B">
              <w:rPr>
                <w:noProof/>
                <w:webHidden/>
              </w:rPr>
              <w:fldChar w:fldCharType="end"/>
            </w:r>
          </w:hyperlink>
        </w:p>
        <w:p w14:paraId="59572025" w14:textId="61E71E96" w:rsidR="00AC077B" w:rsidRDefault="00000000">
          <w:pPr>
            <w:pStyle w:val="Verzeichnis3"/>
            <w:tabs>
              <w:tab w:val="left" w:pos="1100"/>
              <w:tab w:val="right" w:leader="dot" w:pos="9062"/>
            </w:tabs>
            <w:rPr>
              <w:rFonts w:asciiTheme="minorHAnsi" w:hAnsiTheme="minorHAnsi"/>
              <w:noProof/>
              <w:lang w:val="en-US"/>
            </w:rPr>
          </w:pPr>
          <w:hyperlink w:anchor="_Toc117242373" w:history="1">
            <w:r w:rsidR="00AC077B" w:rsidRPr="000D7D59">
              <w:rPr>
                <w:rStyle w:val="Hyperlink"/>
                <w:noProof/>
              </w:rPr>
              <w:t>2.3.</w:t>
            </w:r>
            <w:r w:rsidR="00AC077B">
              <w:rPr>
                <w:rFonts w:asciiTheme="minorHAnsi" w:hAnsiTheme="minorHAnsi"/>
                <w:noProof/>
                <w:lang w:val="en-US"/>
              </w:rPr>
              <w:tab/>
            </w:r>
            <w:r w:rsidR="00AC077B" w:rsidRPr="000D7D59">
              <w:rPr>
                <w:rStyle w:val="Hyperlink"/>
                <w:noProof/>
              </w:rPr>
              <w:t>Neuroimaging Data</w:t>
            </w:r>
            <w:r w:rsidR="00AC077B">
              <w:rPr>
                <w:noProof/>
                <w:webHidden/>
              </w:rPr>
              <w:tab/>
            </w:r>
            <w:r w:rsidR="00AC077B">
              <w:rPr>
                <w:noProof/>
                <w:webHidden/>
              </w:rPr>
              <w:fldChar w:fldCharType="begin"/>
            </w:r>
            <w:r w:rsidR="00AC077B">
              <w:rPr>
                <w:noProof/>
                <w:webHidden/>
              </w:rPr>
              <w:instrText xml:space="preserve"> PAGEREF _Toc117242373 \h </w:instrText>
            </w:r>
            <w:r w:rsidR="00AC077B">
              <w:rPr>
                <w:noProof/>
                <w:webHidden/>
              </w:rPr>
            </w:r>
            <w:r w:rsidR="00AC077B">
              <w:rPr>
                <w:noProof/>
                <w:webHidden/>
              </w:rPr>
              <w:fldChar w:fldCharType="separate"/>
            </w:r>
            <w:r w:rsidR="00AC077B">
              <w:rPr>
                <w:noProof/>
                <w:webHidden/>
              </w:rPr>
              <w:t>17</w:t>
            </w:r>
            <w:r w:rsidR="00AC077B">
              <w:rPr>
                <w:noProof/>
                <w:webHidden/>
              </w:rPr>
              <w:fldChar w:fldCharType="end"/>
            </w:r>
          </w:hyperlink>
        </w:p>
        <w:p w14:paraId="7E790307" w14:textId="4E95BBA3" w:rsidR="00AC077B" w:rsidRDefault="00000000">
          <w:pPr>
            <w:pStyle w:val="Verzeichnis2"/>
            <w:tabs>
              <w:tab w:val="left" w:pos="660"/>
              <w:tab w:val="right" w:leader="dot" w:pos="9062"/>
            </w:tabs>
            <w:rPr>
              <w:rFonts w:asciiTheme="minorHAnsi" w:hAnsiTheme="minorHAnsi"/>
              <w:noProof/>
              <w:lang w:val="en-US"/>
            </w:rPr>
          </w:pPr>
          <w:hyperlink w:anchor="_Toc117242374" w:history="1">
            <w:r w:rsidR="00AC077B" w:rsidRPr="000D7D59">
              <w:rPr>
                <w:rStyle w:val="Hyperlink"/>
                <w:noProof/>
              </w:rPr>
              <w:t>3.</w:t>
            </w:r>
            <w:r w:rsidR="00AC077B">
              <w:rPr>
                <w:rFonts w:asciiTheme="minorHAnsi" w:hAnsiTheme="minorHAnsi"/>
                <w:noProof/>
                <w:lang w:val="en-US"/>
              </w:rPr>
              <w:tab/>
            </w:r>
            <w:r w:rsidR="00AC077B" w:rsidRPr="000D7D59">
              <w:rPr>
                <w:rStyle w:val="Hyperlink"/>
                <w:noProof/>
              </w:rPr>
              <w:t>Data Analysis</w:t>
            </w:r>
            <w:r w:rsidR="00AC077B">
              <w:rPr>
                <w:noProof/>
                <w:webHidden/>
              </w:rPr>
              <w:tab/>
            </w:r>
            <w:r w:rsidR="00AC077B">
              <w:rPr>
                <w:noProof/>
                <w:webHidden/>
              </w:rPr>
              <w:fldChar w:fldCharType="begin"/>
            </w:r>
            <w:r w:rsidR="00AC077B">
              <w:rPr>
                <w:noProof/>
                <w:webHidden/>
              </w:rPr>
              <w:instrText xml:space="preserve"> PAGEREF _Toc117242374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037630B6" w14:textId="514E7058" w:rsidR="00AC077B" w:rsidRDefault="00000000">
          <w:pPr>
            <w:pStyle w:val="Verzeichnis3"/>
            <w:tabs>
              <w:tab w:val="left" w:pos="1100"/>
              <w:tab w:val="right" w:leader="dot" w:pos="9062"/>
            </w:tabs>
            <w:rPr>
              <w:rFonts w:asciiTheme="minorHAnsi" w:hAnsiTheme="minorHAnsi"/>
              <w:noProof/>
              <w:lang w:val="en-US"/>
            </w:rPr>
          </w:pPr>
          <w:hyperlink w:anchor="_Toc117242375" w:history="1">
            <w:r w:rsidR="00AC077B" w:rsidRPr="000D7D59">
              <w:rPr>
                <w:rStyle w:val="Hyperlink"/>
                <w:noProof/>
              </w:rPr>
              <w:t>3.1.</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_Toc117242375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683771AF" w14:textId="743C3143" w:rsidR="00AC077B" w:rsidRDefault="00000000">
          <w:pPr>
            <w:pStyle w:val="Verzeichnis3"/>
            <w:tabs>
              <w:tab w:val="left" w:pos="1100"/>
              <w:tab w:val="right" w:leader="dot" w:pos="9062"/>
            </w:tabs>
            <w:rPr>
              <w:rFonts w:asciiTheme="minorHAnsi" w:hAnsiTheme="minorHAnsi"/>
              <w:noProof/>
              <w:lang w:val="en-US"/>
            </w:rPr>
          </w:pPr>
          <w:hyperlink w:anchor="_Toc117242376" w:history="1">
            <w:r w:rsidR="00AC077B" w:rsidRPr="000D7D59">
              <w:rPr>
                <w:rStyle w:val="Hyperlink"/>
                <w:noProof/>
                <w:lang w:val="de-DE"/>
              </w:rPr>
              <w:t>3.2.</w:t>
            </w:r>
            <w:r w:rsidR="00AC077B">
              <w:rPr>
                <w:rFonts w:asciiTheme="minorHAnsi" w:hAnsiTheme="minorHAnsi"/>
                <w:noProof/>
                <w:lang w:val="en-US"/>
              </w:rPr>
              <w:tab/>
            </w:r>
            <w:r w:rsidR="00AC077B" w:rsidRPr="000D7D59">
              <w:rPr>
                <w:rStyle w:val="Hyperlink"/>
                <w:noProof/>
                <w:lang w:val="de-DE"/>
              </w:rPr>
              <w:t>Whole-Brain Disconnectivity</w:t>
            </w:r>
            <w:r w:rsidR="00AC077B">
              <w:rPr>
                <w:noProof/>
                <w:webHidden/>
              </w:rPr>
              <w:tab/>
            </w:r>
            <w:r w:rsidR="00AC077B">
              <w:rPr>
                <w:noProof/>
                <w:webHidden/>
              </w:rPr>
              <w:fldChar w:fldCharType="begin"/>
            </w:r>
            <w:r w:rsidR="00AC077B">
              <w:rPr>
                <w:noProof/>
                <w:webHidden/>
              </w:rPr>
              <w:instrText xml:space="preserve"> PAGEREF _Toc117242376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32112FED" w14:textId="63940173" w:rsidR="00AC077B" w:rsidRDefault="00000000">
          <w:pPr>
            <w:pStyle w:val="Verzeichnis3"/>
            <w:tabs>
              <w:tab w:val="left" w:pos="1100"/>
              <w:tab w:val="right" w:leader="dot" w:pos="9062"/>
            </w:tabs>
            <w:rPr>
              <w:rFonts w:asciiTheme="minorHAnsi" w:hAnsiTheme="minorHAnsi"/>
              <w:noProof/>
              <w:lang w:val="en-US"/>
            </w:rPr>
          </w:pPr>
          <w:hyperlink w:anchor="_Toc117242377" w:history="1">
            <w:r w:rsidR="00AC077B" w:rsidRPr="000D7D59">
              <w:rPr>
                <w:rStyle w:val="Hyperlink"/>
                <w:noProof/>
                <w:lang w:val="de-DE"/>
              </w:rPr>
              <w:t>3.3.</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_Toc117242377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58685968" w14:textId="03B23F97" w:rsidR="00AC077B" w:rsidRDefault="00000000">
          <w:pPr>
            <w:pStyle w:val="Verzeichnis3"/>
            <w:tabs>
              <w:tab w:val="left" w:pos="1100"/>
              <w:tab w:val="right" w:leader="dot" w:pos="9062"/>
            </w:tabs>
            <w:rPr>
              <w:rFonts w:asciiTheme="minorHAnsi" w:hAnsiTheme="minorHAnsi"/>
              <w:noProof/>
              <w:lang w:val="en-US"/>
            </w:rPr>
          </w:pPr>
          <w:hyperlink w:anchor="_Toc117242378" w:history="1">
            <w:r w:rsidR="00AC077B" w:rsidRPr="000D7D59">
              <w:rPr>
                <w:rStyle w:val="Hyperlink"/>
                <w:noProof/>
              </w:rPr>
              <w:t>3.4.</w:t>
            </w:r>
            <w:r w:rsidR="00AC077B">
              <w:rPr>
                <w:rFonts w:asciiTheme="minorHAnsi" w:hAnsiTheme="minorHAnsi"/>
                <w:noProof/>
                <w:lang w:val="en-US"/>
              </w:rPr>
              <w:tab/>
            </w:r>
            <w:r w:rsidR="00AC077B" w:rsidRPr="000D7D59">
              <w:rPr>
                <w:rStyle w:val="Hyperlink"/>
                <w:noProof/>
              </w:rPr>
              <w:t>Prediction of Patient Status</w:t>
            </w:r>
            <w:r w:rsidR="00AC077B">
              <w:rPr>
                <w:noProof/>
                <w:webHidden/>
              </w:rPr>
              <w:tab/>
            </w:r>
            <w:r w:rsidR="00AC077B">
              <w:rPr>
                <w:noProof/>
                <w:webHidden/>
              </w:rPr>
              <w:fldChar w:fldCharType="begin"/>
            </w:r>
            <w:r w:rsidR="00AC077B">
              <w:rPr>
                <w:noProof/>
                <w:webHidden/>
              </w:rPr>
              <w:instrText xml:space="preserve"> PAGEREF _Toc117242378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363AE178" w14:textId="5431EAAB" w:rsidR="00AC077B" w:rsidRDefault="00000000">
          <w:pPr>
            <w:pStyle w:val="Verzeichnis2"/>
            <w:tabs>
              <w:tab w:val="left" w:pos="660"/>
              <w:tab w:val="right" w:leader="dot" w:pos="9062"/>
            </w:tabs>
            <w:rPr>
              <w:rFonts w:asciiTheme="minorHAnsi" w:hAnsiTheme="minorHAnsi"/>
              <w:noProof/>
              <w:lang w:val="en-US"/>
            </w:rPr>
          </w:pPr>
          <w:hyperlink w:anchor="_Toc117242379" w:history="1">
            <w:r w:rsidR="00AC077B" w:rsidRPr="000D7D59">
              <w:rPr>
                <w:rStyle w:val="Hyperlink"/>
                <w:noProof/>
              </w:rPr>
              <w:t>4.</w:t>
            </w:r>
            <w:r w:rsidR="00AC077B">
              <w:rPr>
                <w:rFonts w:asciiTheme="minorHAnsi" w:hAnsiTheme="minorHAnsi"/>
                <w:noProof/>
                <w:lang w:val="en-US"/>
              </w:rPr>
              <w:tab/>
            </w:r>
            <w:r w:rsidR="00AC077B" w:rsidRPr="000D7D59">
              <w:rPr>
                <w:rStyle w:val="Hyperlink"/>
                <w:noProof/>
              </w:rPr>
              <w:t>Results</w:t>
            </w:r>
            <w:r w:rsidR="00AC077B">
              <w:rPr>
                <w:noProof/>
                <w:webHidden/>
              </w:rPr>
              <w:tab/>
            </w:r>
            <w:r w:rsidR="00AC077B">
              <w:rPr>
                <w:noProof/>
                <w:webHidden/>
              </w:rPr>
              <w:fldChar w:fldCharType="begin"/>
            </w:r>
            <w:r w:rsidR="00AC077B">
              <w:rPr>
                <w:noProof/>
                <w:webHidden/>
              </w:rPr>
              <w:instrText xml:space="preserve"> PAGEREF _Toc117242379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0BE887A6" w14:textId="6054238A" w:rsidR="00AC077B" w:rsidRDefault="00000000">
          <w:pPr>
            <w:pStyle w:val="Verzeichnis3"/>
            <w:tabs>
              <w:tab w:val="left" w:pos="1100"/>
              <w:tab w:val="right" w:leader="dot" w:pos="9062"/>
            </w:tabs>
            <w:rPr>
              <w:rFonts w:asciiTheme="minorHAnsi" w:hAnsiTheme="minorHAnsi"/>
              <w:noProof/>
              <w:lang w:val="en-US"/>
            </w:rPr>
          </w:pPr>
          <w:hyperlink w:anchor="_Toc117242380" w:history="1">
            <w:r w:rsidR="00AC077B" w:rsidRPr="000D7D59">
              <w:rPr>
                <w:rStyle w:val="Hyperlink"/>
                <w:noProof/>
                <w:lang w:val="en-US"/>
              </w:rPr>
              <w:t>4.1.</w:t>
            </w:r>
            <w:r w:rsidR="00AC077B">
              <w:rPr>
                <w:rFonts w:asciiTheme="minorHAnsi" w:hAnsiTheme="minorHAnsi"/>
                <w:noProof/>
                <w:lang w:val="en-US"/>
              </w:rPr>
              <w:tab/>
            </w:r>
            <w:r w:rsidR="00AC077B" w:rsidRPr="000D7D59">
              <w:rPr>
                <w:rStyle w:val="Hyperlink"/>
                <w:noProof/>
                <w:lang w:val="en-US"/>
              </w:rPr>
              <w:t>Clinical and Demographic Data</w:t>
            </w:r>
            <w:r w:rsidR="00AC077B">
              <w:rPr>
                <w:noProof/>
                <w:webHidden/>
              </w:rPr>
              <w:tab/>
            </w:r>
            <w:r w:rsidR="00AC077B">
              <w:rPr>
                <w:noProof/>
                <w:webHidden/>
              </w:rPr>
              <w:fldChar w:fldCharType="begin"/>
            </w:r>
            <w:r w:rsidR="00AC077B">
              <w:rPr>
                <w:noProof/>
                <w:webHidden/>
              </w:rPr>
              <w:instrText xml:space="preserve"> PAGEREF _Toc117242380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72A8909E" w14:textId="0B6A30EA" w:rsidR="00AC077B" w:rsidRDefault="00000000">
          <w:pPr>
            <w:pStyle w:val="Verzeichnis3"/>
            <w:tabs>
              <w:tab w:val="left" w:pos="1100"/>
              <w:tab w:val="right" w:leader="dot" w:pos="9062"/>
            </w:tabs>
            <w:rPr>
              <w:rFonts w:asciiTheme="minorHAnsi" w:hAnsiTheme="minorHAnsi"/>
              <w:noProof/>
              <w:lang w:val="en-US"/>
            </w:rPr>
          </w:pPr>
          <w:hyperlink w:anchor="_Toc117242381" w:history="1">
            <w:r w:rsidR="00AC077B" w:rsidRPr="000D7D59">
              <w:rPr>
                <w:rStyle w:val="Hyperlink"/>
                <w:noProof/>
              </w:rPr>
              <w:t>4.2.</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_Toc117242381 \h </w:instrText>
            </w:r>
            <w:r w:rsidR="00AC077B">
              <w:rPr>
                <w:noProof/>
                <w:webHidden/>
              </w:rPr>
            </w:r>
            <w:r w:rsidR="00AC077B">
              <w:rPr>
                <w:noProof/>
                <w:webHidden/>
              </w:rPr>
              <w:fldChar w:fldCharType="separate"/>
            </w:r>
            <w:r w:rsidR="00AC077B">
              <w:rPr>
                <w:noProof/>
                <w:webHidden/>
              </w:rPr>
              <w:t>23</w:t>
            </w:r>
            <w:r w:rsidR="00AC077B">
              <w:rPr>
                <w:noProof/>
                <w:webHidden/>
              </w:rPr>
              <w:fldChar w:fldCharType="end"/>
            </w:r>
          </w:hyperlink>
        </w:p>
        <w:p w14:paraId="47C0E8C5" w14:textId="034BD717" w:rsidR="00AC077B" w:rsidRDefault="00000000">
          <w:pPr>
            <w:pStyle w:val="Verzeichnis3"/>
            <w:tabs>
              <w:tab w:val="left" w:pos="1100"/>
              <w:tab w:val="right" w:leader="dot" w:pos="9062"/>
            </w:tabs>
            <w:rPr>
              <w:rFonts w:asciiTheme="minorHAnsi" w:hAnsiTheme="minorHAnsi"/>
              <w:noProof/>
              <w:lang w:val="en-US"/>
            </w:rPr>
          </w:pPr>
          <w:hyperlink w:anchor="_Toc117242382" w:history="1">
            <w:r w:rsidR="00AC077B" w:rsidRPr="000D7D59">
              <w:rPr>
                <w:rStyle w:val="Hyperlink"/>
                <w:noProof/>
                <w:lang w:val="de-DE"/>
              </w:rPr>
              <w:t>4.3.</w:t>
            </w:r>
            <w:r w:rsidR="00AC077B">
              <w:rPr>
                <w:rFonts w:asciiTheme="minorHAnsi" w:hAnsiTheme="minorHAnsi"/>
                <w:noProof/>
                <w:lang w:val="en-US"/>
              </w:rPr>
              <w:tab/>
            </w:r>
            <w:r w:rsidR="00AC077B" w:rsidRPr="000D7D59">
              <w:rPr>
                <w:rStyle w:val="Hyperlink"/>
                <w:noProof/>
                <w:lang w:val="de-DE"/>
              </w:rPr>
              <w:t>Whole-Brain Disconnectivity Mapping</w:t>
            </w:r>
            <w:r w:rsidR="00AC077B">
              <w:rPr>
                <w:noProof/>
                <w:webHidden/>
              </w:rPr>
              <w:tab/>
            </w:r>
            <w:r w:rsidR="00AC077B">
              <w:rPr>
                <w:noProof/>
                <w:webHidden/>
              </w:rPr>
              <w:fldChar w:fldCharType="begin"/>
            </w:r>
            <w:r w:rsidR="00AC077B">
              <w:rPr>
                <w:noProof/>
                <w:webHidden/>
              </w:rPr>
              <w:instrText xml:space="preserve"> PAGEREF _Toc117242382 \h </w:instrText>
            </w:r>
            <w:r w:rsidR="00AC077B">
              <w:rPr>
                <w:noProof/>
                <w:webHidden/>
              </w:rPr>
            </w:r>
            <w:r w:rsidR="00AC077B">
              <w:rPr>
                <w:noProof/>
                <w:webHidden/>
              </w:rPr>
              <w:fldChar w:fldCharType="separate"/>
            </w:r>
            <w:r w:rsidR="00AC077B">
              <w:rPr>
                <w:noProof/>
                <w:webHidden/>
              </w:rPr>
              <w:t>24</w:t>
            </w:r>
            <w:r w:rsidR="00AC077B">
              <w:rPr>
                <w:noProof/>
                <w:webHidden/>
              </w:rPr>
              <w:fldChar w:fldCharType="end"/>
            </w:r>
          </w:hyperlink>
        </w:p>
        <w:p w14:paraId="4EAEB2A5" w14:textId="4DF44204" w:rsidR="00AC077B" w:rsidRDefault="00000000">
          <w:pPr>
            <w:pStyle w:val="Verzeichnis3"/>
            <w:tabs>
              <w:tab w:val="left" w:pos="1100"/>
              <w:tab w:val="right" w:leader="dot" w:pos="9062"/>
            </w:tabs>
            <w:rPr>
              <w:rFonts w:asciiTheme="minorHAnsi" w:hAnsiTheme="minorHAnsi"/>
              <w:noProof/>
              <w:lang w:val="en-US"/>
            </w:rPr>
          </w:pPr>
          <w:hyperlink w:anchor="_Toc117242383" w:history="1">
            <w:r w:rsidR="00AC077B" w:rsidRPr="000D7D59">
              <w:rPr>
                <w:rStyle w:val="Hyperlink"/>
                <w:noProof/>
                <w:lang w:val="de-DE"/>
              </w:rPr>
              <w:t>4.4.</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_Toc117242383 \h </w:instrText>
            </w:r>
            <w:r w:rsidR="00AC077B">
              <w:rPr>
                <w:noProof/>
                <w:webHidden/>
              </w:rPr>
            </w:r>
            <w:r w:rsidR="00AC077B">
              <w:rPr>
                <w:noProof/>
                <w:webHidden/>
              </w:rPr>
              <w:fldChar w:fldCharType="separate"/>
            </w:r>
            <w:r w:rsidR="00AC077B">
              <w:rPr>
                <w:noProof/>
                <w:webHidden/>
              </w:rPr>
              <w:t>25</w:t>
            </w:r>
            <w:r w:rsidR="00AC077B">
              <w:rPr>
                <w:noProof/>
                <w:webHidden/>
              </w:rPr>
              <w:fldChar w:fldCharType="end"/>
            </w:r>
          </w:hyperlink>
        </w:p>
        <w:p w14:paraId="1F083F0E" w14:textId="73990417" w:rsidR="00AC077B" w:rsidRDefault="00000000">
          <w:pPr>
            <w:pStyle w:val="Verzeichnis3"/>
            <w:tabs>
              <w:tab w:val="left" w:pos="1100"/>
              <w:tab w:val="right" w:leader="dot" w:pos="9062"/>
            </w:tabs>
            <w:rPr>
              <w:rFonts w:asciiTheme="minorHAnsi" w:hAnsiTheme="minorHAnsi"/>
              <w:noProof/>
              <w:lang w:val="en-US"/>
            </w:rPr>
          </w:pPr>
          <w:hyperlink w:anchor="_Toc117242384" w:history="1">
            <w:r w:rsidR="00AC077B" w:rsidRPr="000D7D59">
              <w:rPr>
                <w:rStyle w:val="Hyperlink"/>
                <w:noProof/>
                <w:lang w:val="en-US"/>
              </w:rPr>
              <w:t>4.5.</w:t>
            </w:r>
            <w:r w:rsidR="00AC077B">
              <w:rPr>
                <w:rFonts w:asciiTheme="minorHAnsi" w:hAnsiTheme="minorHAnsi"/>
                <w:noProof/>
                <w:lang w:val="en-US"/>
              </w:rPr>
              <w:tab/>
            </w:r>
            <w:r w:rsidR="00AC077B" w:rsidRPr="000D7D59">
              <w:rPr>
                <w:rStyle w:val="Hyperlink"/>
                <w:noProof/>
                <w:lang w:val="en-US"/>
              </w:rPr>
              <w:t>Prediction of Patient Status</w:t>
            </w:r>
            <w:r w:rsidR="00AC077B">
              <w:rPr>
                <w:noProof/>
                <w:webHidden/>
              </w:rPr>
              <w:tab/>
            </w:r>
            <w:r w:rsidR="00AC077B">
              <w:rPr>
                <w:noProof/>
                <w:webHidden/>
              </w:rPr>
              <w:fldChar w:fldCharType="begin"/>
            </w:r>
            <w:r w:rsidR="00AC077B">
              <w:rPr>
                <w:noProof/>
                <w:webHidden/>
              </w:rPr>
              <w:instrText xml:space="preserve"> PAGEREF _Toc117242384 \h </w:instrText>
            </w:r>
            <w:r w:rsidR="00AC077B">
              <w:rPr>
                <w:noProof/>
                <w:webHidden/>
              </w:rPr>
            </w:r>
            <w:r w:rsidR="00AC077B">
              <w:rPr>
                <w:noProof/>
                <w:webHidden/>
              </w:rPr>
              <w:fldChar w:fldCharType="separate"/>
            </w:r>
            <w:r w:rsidR="00AC077B">
              <w:rPr>
                <w:noProof/>
                <w:webHidden/>
              </w:rPr>
              <w:t>28</w:t>
            </w:r>
            <w:r w:rsidR="00AC077B">
              <w:rPr>
                <w:noProof/>
                <w:webHidden/>
              </w:rPr>
              <w:fldChar w:fldCharType="end"/>
            </w:r>
          </w:hyperlink>
        </w:p>
        <w:p w14:paraId="1A67D122" w14:textId="75B5EA72" w:rsidR="00AC077B" w:rsidRDefault="00000000">
          <w:pPr>
            <w:pStyle w:val="Verzeichnis2"/>
            <w:tabs>
              <w:tab w:val="left" w:pos="660"/>
              <w:tab w:val="right" w:leader="dot" w:pos="9062"/>
            </w:tabs>
            <w:rPr>
              <w:rFonts w:asciiTheme="minorHAnsi" w:hAnsiTheme="minorHAnsi"/>
              <w:noProof/>
              <w:lang w:val="en-US"/>
            </w:rPr>
          </w:pPr>
          <w:hyperlink w:anchor="_Toc117242385" w:history="1">
            <w:r w:rsidR="00AC077B" w:rsidRPr="000D7D59">
              <w:rPr>
                <w:rStyle w:val="Hyperlink"/>
                <w:noProof/>
              </w:rPr>
              <w:t>5.</w:t>
            </w:r>
            <w:r w:rsidR="00AC077B">
              <w:rPr>
                <w:rFonts w:asciiTheme="minorHAnsi" w:hAnsiTheme="minorHAnsi"/>
                <w:noProof/>
                <w:lang w:val="en-US"/>
              </w:rPr>
              <w:tab/>
            </w:r>
            <w:r w:rsidR="00AC077B" w:rsidRPr="000D7D59">
              <w:rPr>
                <w:rStyle w:val="Hyperlink"/>
                <w:noProof/>
              </w:rPr>
              <w:t>Discussion</w:t>
            </w:r>
            <w:r w:rsidR="00AC077B">
              <w:rPr>
                <w:noProof/>
                <w:webHidden/>
              </w:rPr>
              <w:tab/>
            </w:r>
            <w:r w:rsidR="00AC077B">
              <w:rPr>
                <w:noProof/>
                <w:webHidden/>
              </w:rPr>
              <w:fldChar w:fldCharType="begin"/>
            </w:r>
            <w:r w:rsidR="00AC077B">
              <w:rPr>
                <w:noProof/>
                <w:webHidden/>
              </w:rPr>
              <w:instrText xml:space="preserve"> PAGEREF _Toc117242385 \h </w:instrText>
            </w:r>
            <w:r w:rsidR="00AC077B">
              <w:rPr>
                <w:noProof/>
                <w:webHidden/>
              </w:rPr>
            </w:r>
            <w:r w:rsidR="00AC077B">
              <w:rPr>
                <w:noProof/>
                <w:webHidden/>
              </w:rPr>
              <w:fldChar w:fldCharType="separate"/>
            </w:r>
            <w:r w:rsidR="00AC077B">
              <w:rPr>
                <w:noProof/>
                <w:webHidden/>
              </w:rPr>
              <w:t>29</w:t>
            </w:r>
            <w:r w:rsidR="00AC077B">
              <w:rPr>
                <w:noProof/>
                <w:webHidden/>
              </w:rPr>
              <w:fldChar w:fldCharType="end"/>
            </w:r>
          </w:hyperlink>
        </w:p>
        <w:p w14:paraId="1BCEBF0D" w14:textId="7EAB23E3" w:rsidR="00AC077B" w:rsidRDefault="00000000">
          <w:pPr>
            <w:pStyle w:val="Verzeichnis2"/>
            <w:tabs>
              <w:tab w:val="left" w:pos="660"/>
              <w:tab w:val="right" w:leader="dot" w:pos="9062"/>
            </w:tabs>
            <w:rPr>
              <w:rFonts w:asciiTheme="minorHAnsi" w:hAnsiTheme="minorHAnsi"/>
              <w:noProof/>
              <w:lang w:val="en-US"/>
            </w:rPr>
          </w:pPr>
          <w:hyperlink w:anchor="_Toc117242386" w:history="1">
            <w:r w:rsidR="00AC077B" w:rsidRPr="000D7D59">
              <w:rPr>
                <w:rStyle w:val="Hyperlink"/>
                <w:noProof/>
              </w:rPr>
              <w:t>6.</w:t>
            </w:r>
            <w:r w:rsidR="00AC077B">
              <w:rPr>
                <w:rFonts w:asciiTheme="minorHAnsi" w:hAnsiTheme="minorHAnsi"/>
                <w:noProof/>
                <w:lang w:val="en-US"/>
              </w:rPr>
              <w:tab/>
            </w:r>
            <w:r w:rsidR="00AC077B" w:rsidRPr="000D7D59">
              <w:rPr>
                <w:rStyle w:val="Hyperlink"/>
                <w:noProof/>
              </w:rPr>
              <w:t>Conclusion</w:t>
            </w:r>
            <w:r w:rsidR="00AC077B">
              <w:rPr>
                <w:noProof/>
                <w:webHidden/>
              </w:rPr>
              <w:tab/>
            </w:r>
            <w:r w:rsidR="00AC077B">
              <w:rPr>
                <w:noProof/>
                <w:webHidden/>
              </w:rPr>
              <w:fldChar w:fldCharType="begin"/>
            </w:r>
            <w:r w:rsidR="00AC077B">
              <w:rPr>
                <w:noProof/>
                <w:webHidden/>
              </w:rPr>
              <w:instrText xml:space="preserve"> PAGEREF _Toc117242386 \h </w:instrText>
            </w:r>
            <w:r w:rsidR="00AC077B">
              <w:rPr>
                <w:noProof/>
                <w:webHidden/>
              </w:rPr>
            </w:r>
            <w:r w:rsidR="00AC077B">
              <w:rPr>
                <w:noProof/>
                <w:webHidden/>
              </w:rPr>
              <w:fldChar w:fldCharType="separate"/>
            </w:r>
            <w:r w:rsidR="00AC077B">
              <w:rPr>
                <w:noProof/>
                <w:webHidden/>
              </w:rPr>
              <w:t>36</w:t>
            </w:r>
            <w:r w:rsidR="00AC077B">
              <w:rPr>
                <w:noProof/>
                <w:webHidden/>
              </w:rPr>
              <w:fldChar w:fldCharType="end"/>
            </w:r>
          </w:hyperlink>
        </w:p>
        <w:p w14:paraId="658403F4" w14:textId="5F71FAD5" w:rsidR="00AC077B" w:rsidRDefault="00000000">
          <w:pPr>
            <w:pStyle w:val="Verzeichnis2"/>
            <w:tabs>
              <w:tab w:val="right" w:leader="dot" w:pos="9062"/>
            </w:tabs>
            <w:rPr>
              <w:rFonts w:asciiTheme="minorHAnsi" w:hAnsiTheme="minorHAnsi"/>
              <w:noProof/>
              <w:lang w:val="en-US"/>
            </w:rPr>
          </w:pPr>
          <w:hyperlink w:anchor="_Toc117242387" w:history="1">
            <w:r w:rsidR="00AC077B" w:rsidRPr="000D7D59">
              <w:rPr>
                <w:rStyle w:val="Hyperlink"/>
                <w:noProof/>
              </w:rPr>
              <w:t>References</w:t>
            </w:r>
            <w:r w:rsidR="00AC077B">
              <w:rPr>
                <w:noProof/>
                <w:webHidden/>
              </w:rPr>
              <w:tab/>
            </w:r>
            <w:r w:rsidR="00AC077B">
              <w:rPr>
                <w:noProof/>
                <w:webHidden/>
              </w:rPr>
              <w:fldChar w:fldCharType="begin"/>
            </w:r>
            <w:r w:rsidR="00AC077B">
              <w:rPr>
                <w:noProof/>
                <w:webHidden/>
              </w:rPr>
              <w:instrText xml:space="preserve"> PAGEREF _Toc117242387 \h </w:instrText>
            </w:r>
            <w:r w:rsidR="00AC077B">
              <w:rPr>
                <w:noProof/>
                <w:webHidden/>
              </w:rPr>
            </w:r>
            <w:r w:rsidR="00AC077B">
              <w:rPr>
                <w:noProof/>
                <w:webHidden/>
              </w:rPr>
              <w:fldChar w:fldCharType="separate"/>
            </w:r>
            <w:r w:rsidR="00AC077B">
              <w:rPr>
                <w:noProof/>
                <w:webHidden/>
              </w:rPr>
              <w:t>37</w:t>
            </w:r>
            <w:r w:rsidR="00AC077B">
              <w:rPr>
                <w:noProof/>
                <w:webHidden/>
              </w:rPr>
              <w:fldChar w:fldCharType="end"/>
            </w:r>
          </w:hyperlink>
        </w:p>
        <w:p w14:paraId="14988441" w14:textId="4DEA6D0E" w:rsidR="00AC077B" w:rsidRDefault="00000000">
          <w:pPr>
            <w:pStyle w:val="Verzeichnis2"/>
            <w:tabs>
              <w:tab w:val="right" w:leader="dot" w:pos="9062"/>
            </w:tabs>
            <w:rPr>
              <w:rFonts w:asciiTheme="minorHAnsi" w:hAnsiTheme="minorHAnsi"/>
              <w:noProof/>
              <w:lang w:val="en-US"/>
            </w:rPr>
          </w:pPr>
          <w:hyperlink w:anchor="_Toc117242388" w:history="1">
            <w:r w:rsidR="00AC077B" w:rsidRPr="000D7D59">
              <w:rPr>
                <w:rStyle w:val="Hyperlink"/>
                <w:noProof/>
              </w:rPr>
              <w:t>Acknowledgements</w:t>
            </w:r>
            <w:r w:rsidR="00AC077B">
              <w:rPr>
                <w:noProof/>
                <w:webHidden/>
              </w:rPr>
              <w:tab/>
            </w:r>
            <w:r w:rsidR="00AC077B">
              <w:rPr>
                <w:noProof/>
                <w:webHidden/>
              </w:rPr>
              <w:fldChar w:fldCharType="begin"/>
            </w:r>
            <w:r w:rsidR="00AC077B">
              <w:rPr>
                <w:noProof/>
                <w:webHidden/>
              </w:rPr>
              <w:instrText xml:space="preserve"> PAGEREF _Toc117242388 \h </w:instrText>
            </w:r>
            <w:r w:rsidR="00AC077B">
              <w:rPr>
                <w:noProof/>
                <w:webHidden/>
              </w:rPr>
            </w:r>
            <w:r w:rsidR="00AC077B">
              <w:rPr>
                <w:noProof/>
                <w:webHidden/>
              </w:rPr>
              <w:fldChar w:fldCharType="separate"/>
            </w:r>
            <w:r w:rsidR="00AC077B">
              <w:rPr>
                <w:noProof/>
                <w:webHidden/>
              </w:rPr>
              <w:t>53</w:t>
            </w:r>
            <w:r w:rsidR="00AC077B">
              <w:rPr>
                <w:noProof/>
                <w:webHidden/>
              </w:rPr>
              <w:fldChar w:fldCharType="end"/>
            </w:r>
          </w:hyperlink>
        </w:p>
        <w:p w14:paraId="3A167892" w14:textId="24AB406A" w:rsidR="00AC077B" w:rsidRDefault="00000000">
          <w:pPr>
            <w:pStyle w:val="Verzeichnis2"/>
            <w:tabs>
              <w:tab w:val="right" w:leader="dot" w:pos="9062"/>
            </w:tabs>
            <w:rPr>
              <w:rFonts w:asciiTheme="minorHAnsi" w:hAnsiTheme="minorHAnsi"/>
              <w:noProof/>
              <w:lang w:val="en-US"/>
            </w:rPr>
          </w:pPr>
          <w:hyperlink w:anchor="_Toc117242389" w:history="1">
            <w:r w:rsidR="00AC077B" w:rsidRPr="000D7D59">
              <w:rPr>
                <w:rStyle w:val="Hyperlink"/>
                <w:noProof/>
              </w:rPr>
              <w:t>Data Usage Statement</w:t>
            </w:r>
            <w:r w:rsidR="00AC077B">
              <w:rPr>
                <w:noProof/>
                <w:webHidden/>
              </w:rPr>
              <w:tab/>
            </w:r>
            <w:r w:rsidR="00AC077B">
              <w:rPr>
                <w:noProof/>
                <w:webHidden/>
              </w:rPr>
              <w:fldChar w:fldCharType="begin"/>
            </w:r>
            <w:r w:rsidR="00AC077B">
              <w:rPr>
                <w:noProof/>
                <w:webHidden/>
              </w:rPr>
              <w:instrText xml:space="preserve"> PAGEREF _Toc117242389 \h </w:instrText>
            </w:r>
            <w:r w:rsidR="00AC077B">
              <w:rPr>
                <w:noProof/>
                <w:webHidden/>
              </w:rPr>
            </w:r>
            <w:r w:rsidR="00AC077B">
              <w:rPr>
                <w:noProof/>
                <w:webHidden/>
              </w:rPr>
              <w:fldChar w:fldCharType="separate"/>
            </w:r>
            <w:r w:rsidR="00AC077B">
              <w:rPr>
                <w:noProof/>
                <w:webHidden/>
              </w:rPr>
              <w:t>54</w:t>
            </w:r>
            <w:r w:rsidR="00AC077B">
              <w:rPr>
                <w:noProof/>
                <w:webHidden/>
              </w:rPr>
              <w:fldChar w:fldCharType="end"/>
            </w:r>
          </w:hyperlink>
        </w:p>
        <w:p w14:paraId="0B1C5368" w14:textId="1039B443" w:rsidR="00AC077B" w:rsidRDefault="00000000">
          <w:pPr>
            <w:pStyle w:val="Verzeichnis2"/>
            <w:tabs>
              <w:tab w:val="right" w:leader="dot" w:pos="9062"/>
            </w:tabs>
            <w:rPr>
              <w:rFonts w:asciiTheme="minorHAnsi" w:hAnsiTheme="minorHAnsi"/>
              <w:noProof/>
              <w:lang w:val="en-US"/>
            </w:rPr>
          </w:pPr>
          <w:hyperlink w:anchor="_Toc117242390" w:history="1">
            <w:r w:rsidR="00AC077B" w:rsidRPr="000D7D59">
              <w:rPr>
                <w:rStyle w:val="Hyperlink"/>
                <w:noProof/>
              </w:rPr>
              <w:t>Appendix</w:t>
            </w:r>
            <w:r w:rsidR="00AC077B">
              <w:rPr>
                <w:noProof/>
                <w:webHidden/>
              </w:rPr>
              <w:tab/>
            </w:r>
            <w:r w:rsidR="00AC077B">
              <w:rPr>
                <w:noProof/>
                <w:webHidden/>
              </w:rPr>
              <w:fldChar w:fldCharType="begin"/>
            </w:r>
            <w:r w:rsidR="00AC077B">
              <w:rPr>
                <w:noProof/>
                <w:webHidden/>
              </w:rPr>
              <w:instrText xml:space="preserve"> PAGEREF _Toc117242390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58B87281" w14:textId="237D336B" w:rsidR="00AC077B" w:rsidRDefault="00000000">
          <w:pPr>
            <w:pStyle w:val="Verzeichnis3"/>
            <w:tabs>
              <w:tab w:val="right" w:leader="dot" w:pos="9062"/>
            </w:tabs>
            <w:rPr>
              <w:rFonts w:asciiTheme="minorHAnsi" w:hAnsiTheme="minorHAnsi"/>
              <w:noProof/>
              <w:lang w:val="en-US"/>
            </w:rPr>
          </w:pPr>
          <w:hyperlink w:anchor="_Toc117242391" w:history="1">
            <w:r w:rsidR="00AC077B" w:rsidRPr="000D7D59">
              <w:rPr>
                <w:rStyle w:val="Hyperlink"/>
                <w:noProof/>
              </w:rPr>
              <w:t>Appendix A: List of Abbreviations</w:t>
            </w:r>
            <w:r w:rsidR="00AC077B">
              <w:rPr>
                <w:noProof/>
                <w:webHidden/>
              </w:rPr>
              <w:tab/>
            </w:r>
            <w:r w:rsidR="00AC077B">
              <w:rPr>
                <w:noProof/>
                <w:webHidden/>
              </w:rPr>
              <w:fldChar w:fldCharType="begin"/>
            </w:r>
            <w:r w:rsidR="00AC077B">
              <w:rPr>
                <w:noProof/>
                <w:webHidden/>
              </w:rPr>
              <w:instrText xml:space="preserve"> PAGEREF _Toc117242391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370DA1C5" w14:textId="403EB4E4" w:rsidR="00AC077B" w:rsidRDefault="00000000">
          <w:pPr>
            <w:pStyle w:val="Verzeichnis3"/>
            <w:tabs>
              <w:tab w:val="right" w:leader="dot" w:pos="9062"/>
            </w:tabs>
            <w:rPr>
              <w:rFonts w:asciiTheme="minorHAnsi" w:hAnsiTheme="minorHAnsi"/>
              <w:noProof/>
              <w:lang w:val="en-US"/>
            </w:rPr>
          </w:pPr>
          <w:hyperlink w:anchor="_Toc117242392" w:history="1">
            <w:r w:rsidR="00AC077B" w:rsidRPr="000D7D59">
              <w:rPr>
                <w:rStyle w:val="Hyperlink"/>
                <w:noProof/>
              </w:rPr>
              <w:t>Appendix B: Supplementary Tables and Figures</w:t>
            </w:r>
            <w:r w:rsidR="00AC077B">
              <w:rPr>
                <w:noProof/>
                <w:webHidden/>
              </w:rPr>
              <w:tab/>
            </w:r>
            <w:r w:rsidR="00AC077B">
              <w:rPr>
                <w:noProof/>
                <w:webHidden/>
              </w:rPr>
              <w:fldChar w:fldCharType="begin"/>
            </w:r>
            <w:r w:rsidR="00AC077B">
              <w:rPr>
                <w:noProof/>
                <w:webHidden/>
              </w:rPr>
              <w:instrText xml:space="preserve"> PAGEREF _Toc117242392 \h </w:instrText>
            </w:r>
            <w:r w:rsidR="00AC077B">
              <w:rPr>
                <w:noProof/>
                <w:webHidden/>
              </w:rPr>
            </w:r>
            <w:r w:rsidR="00AC077B">
              <w:rPr>
                <w:noProof/>
                <w:webHidden/>
              </w:rPr>
              <w:fldChar w:fldCharType="separate"/>
            </w:r>
            <w:r w:rsidR="00AC077B">
              <w:rPr>
                <w:noProof/>
                <w:webHidden/>
              </w:rPr>
              <w:t>56</w:t>
            </w:r>
            <w:r w:rsidR="00AC077B">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11"/>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3" w:name="_Toc117242364"/>
      <w:commentRangeStart w:id="4"/>
      <w:r>
        <w:rPr>
          <w:rFonts w:ascii="Avenir Next LT Pro Light" w:eastAsiaTheme="majorEastAsia" w:hAnsi="Avenir Next LT Pro Light" w:cstheme="majorBidi"/>
          <w:sz w:val="28"/>
          <w:szCs w:val="28"/>
        </w:rPr>
        <w:t>Abstract</w:t>
      </w:r>
      <w:bookmarkEnd w:id="3"/>
      <w:commentRangeEnd w:id="4"/>
      <w:r w:rsidR="000E3BB2">
        <w:rPr>
          <w:rStyle w:val="Kommentarzeichen"/>
        </w:rPr>
        <w:commentReference w:id="4"/>
      </w:r>
    </w:p>
    <w:p w14:paraId="7F2BC987" w14:textId="54374EC1"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w:t>
      </w:r>
      <w:commentRangeStart w:id="5"/>
      <w:r w:rsidRPr="0084607C">
        <w:rPr>
          <w:rFonts w:cs="Arial"/>
        </w:rPr>
        <w:t xml:space="preserve">higher ratio </w:t>
      </w:r>
      <w:commentRangeEnd w:id="5"/>
      <w:r w:rsidR="00105175">
        <w:rPr>
          <w:rStyle w:val="Kommentarzeichen"/>
        </w:rPr>
        <w:commentReference w:id="5"/>
      </w:r>
      <w:r w:rsidRPr="0084607C">
        <w:rPr>
          <w:rFonts w:cs="Arial"/>
        </w:rPr>
        <w:t xml:space="preserve">of intrahemispheric connections. However, it is still unclear if/how those underlying sex differences in brain connectivity </w:t>
      </w:r>
      <w:commentRangeStart w:id="6"/>
      <w:r w:rsidRPr="0084607C">
        <w:rPr>
          <w:rFonts w:cs="Arial"/>
        </w:rPr>
        <w:t xml:space="preserve">affect white matter disconnections caused by focal strokes affect brain functioning </w:t>
      </w:r>
      <w:commentRangeEnd w:id="6"/>
      <w:r w:rsidR="00CE35AB">
        <w:rPr>
          <w:rStyle w:val="Kommentarzeichen"/>
        </w:rPr>
        <w:commentReference w:id="6"/>
      </w:r>
      <w:r w:rsidRPr="0084607C">
        <w:rPr>
          <w:rFonts w:cs="Arial"/>
        </w:rPr>
        <w:t xml:space="preserve">and thus, how severe stroke-induced syndromes, such as visuospatial neglect, manifest. Here we show that while men and women do not differ </w:t>
      </w:r>
      <w:ins w:id="7" w:author="Lisa" w:date="2022-10-21T13:12:00Z">
        <w:r w:rsidR="00D221A2">
          <w:rPr>
            <w:rFonts w:cs="Arial"/>
          </w:rPr>
          <w:t xml:space="preserve">significantly </w:t>
        </w:r>
      </w:ins>
      <w:r w:rsidRPr="0084607C">
        <w:rPr>
          <w:rFonts w:cs="Arial"/>
        </w:rPr>
        <w:t xml:space="preserve">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w:t>
      </w:r>
      <w:commentRangeStart w:id="8"/>
      <w:r w:rsidR="0054098C">
        <w:rPr>
          <w:rFonts w:cs="Arial"/>
        </w:rPr>
        <w:t>diagnosis</w:t>
      </w:r>
      <w:commentRangeEnd w:id="8"/>
      <w:r w:rsidR="00D221A2">
        <w:rPr>
          <w:rStyle w:val="Kommentarzeichen"/>
        </w:rPr>
        <w:commentReference w:id="8"/>
      </w:r>
      <w:r w:rsidR="0054098C">
        <w:rPr>
          <w:rFonts w:cs="Arial"/>
        </w:rPr>
        <w:t xml:space="preserve">. </w:t>
      </w:r>
      <w:r w:rsidRPr="0084607C">
        <w:rPr>
          <w:rFonts w:cs="Arial"/>
        </w:rPr>
        <w:t xml:space="preserve">Our findings imply that </w:t>
      </w:r>
      <w:r w:rsidR="00C603F6">
        <w:rPr>
          <w:rFonts w:cs="Arial"/>
        </w:rPr>
        <w:t xml:space="preserve">stroke induces different white matter disconnections in men and women, </w:t>
      </w:r>
      <w:commentRangeStart w:id="9"/>
      <w:r w:rsidR="00C603F6">
        <w:rPr>
          <w:rFonts w:cs="Arial"/>
        </w:rPr>
        <w:t>which might induce distinct manifestations of disconnection syndromes, such as neglect</w:t>
      </w:r>
      <w:commentRangeEnd w:id="9"/>
      <w:r w:rsidR="00A85573">
        <w:rPr>
          <w:rStyle w:val="Kommentarzeichen"/>
        </w:rPr>
        <w:commentReference w:id="9"/>
      </w:r>
      <w:r w:rsidR="00C603F6">
        <w:rPr>
          <w:rFonts w:cs="Arial"/>
        </w:rPr>
        <w:t>.</w:t>
      </w:r>
    </w:p>
    <w:p w14:paraId="649DDF85" w14:textId="77777777" w:rsidR="00C603F6" w:rsidRDefault="00C603F6">
      <w:bookmarkStart w:id="10" w:name="_Toc116064595"/>
      <w:bookmarkStart w:id="11"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2" w:name="_Toc117242365"/>
      <w:r w:rsidRPr="00250B3C">
        <w:rPr>
          <w:rFonts w:ascii="Avenir Next LT Pro Light" w:eastAsiaTheme="majorEastAsia" w:hAnsi="Avenir Next LT Pro Light" w:cstheme="majorBidi"/>
          <w:sz w:val="28"/>
          <w:szCs w:val="28"/>
        </w:rPr>
        <w:t>Introduction</w:t>
      </w:r>
      <w:bookmarkEnd w:id="10"/>
      <w:bookmarkEnd w:id="1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13" w:name="_Toc116064596"/>
      <w:bookmarkStart w:id="14"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13"/>
      <w:bookmarkEnd w:id="14"/>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E3BB2">
        <w:rPr>
          <w:rStyle w:val="Hyperlink"/>
          <w:rFonts w:ascii="Ebrima" w:hAnsi="Ebrima"/>
        </w:rPr>
        <w:fldChar w:fldCharType="begin"/>
      </w:r>
      <w:r w:rsidR="000E3BB2">
        <w:rPr>
          <w:rStyle w:val="Hyperlink"/>
          <w:rFonts w:ascii="Ebrima" w:hAnsi="Ebrima"/>
        </w:rPr>
        <w:instrText xml:space="preserve"> HYPERLINK \l "choleris2018" </w:instrText>
      </w:r>
      <w:r w:rsidR="000E3BB2">
        <w:rPr>
          <w:rStyle w:val="Hyperlink"/>
          <w:rFonts w:ascii="Ebrima" w:hAnsi="Ebrima"/>
        </w:rPr>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E3BB2">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E3BB2">
        <w:rPr>
          <w:rStyle w:val="Hyperlink"/>
          <w:rFonts w:ascii="Ebrima" w:hAnsi="Ebrima"/>
        </w:rPr>
        <w:fldChar w:fldCharType="begin"/>
      </w:r>
      <w:r w:rsidR="000E3BB2">
        <w:rPr>
          <w:rStyle w:val="Hyperlink"/>
          <w:rFonts w:ascii="Ebrima" w:hAnsi="Ebrima"/>
        </w:rPr>
        <w:instrText xml:space="preserve"> HYPERLINK \l "ceci2009" </w:instrText>
      </w:r>
      <w:r w:rsidR="000E3BB2">
        <w:rPr>
          <w:rStyle w:val="Hyperlink"/>
          <w:rFonts w:ascii="Ebrima" w:hAnsi="Ebrima"/>
        </w:rPr>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E3BB2">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E3BB2">
        <w:rPr>
          <w:rStyle w:val="Hyperlink"/>
          <w:rFonts w:ascii="Ebrima" w:hAnsi="Ebrima"/>
        </w:rPr>
        <w:fldChar w:fldCharType="begin"/>
      </w:r>
      <w:r w:rsidR="000E3BB2">
        <w:rPr>
          <w:rStyle w:val="Hyperlink"/>
          <w:rFonts w:ascii="Ebrima" w:hAnsi="Ebrima"/>
        </w:rPr>
        <w:instrText xml:space="preserve"> HYPERLINK \l "choleris2018" </w:instrText>
      </w:r>
      <w:r w:rsidR="000E3BB2">
        <w:rPr>
          <w:rStyle w:val="Hyperlink"/>
          <w:rFonts w:ascii="Ebrima" w:hAnsi="Ebrima"/>
        </w:rPr>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E3BB2">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E3BB2">
        <w:rPr>
          <w:rStyle w:val="Hyperlink"/>
          <w:rFonts w:ascii="Ebrima" w:hAnsi="Ebrima"/>
        </w:rPr>
        <w:fldChar w:fldCharType="begin"/>
      </w:r>
      <w:r w:rsidR="000E3BB2">
        <w:rPr>
          <w:rStyle w:val="Hyperlink"/>
          <w:rFonts w:ascii="Ebrima" w:hAnsi="Ebrima"/>
        </w:rPr>
        <w:instrText xml:space="preserve"> HYPERLINK \l "hirnstein2019" </w:instrText>
      </w:r>
      <w:r w:rsidR="000E3BB2">
        <w:rPr>
          <w:rStyle w:val="Hyperlink"/>
          <w:rFonts w:ascii="Ebrima" w:hAnsi="Ebrima"/>
        </w:rPr>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E3BB2">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E3BB2">
        <w:rPr>
          <w:rStyle w:val="Hyperlink"/>
          <w:rFonts w:ascii="Ebrima" w:hAnsi="Ebrima"/>
        </w:rPr>
        <w:fldChar w:fldCharType="begin"/>
      </w:r>
      <w:r w:rsidR="000E3BB2">
        <w:rPr>
          <w:rStyle w:val="Hyperlink"/>
          <w:rFonts w:ascii="Ebrima" w:hAnsi="Ebrima"/>
        </w:rPr>
        <w:instrText xml:space="preserve"> HYPERLINK \l "ingalhalikar2013" </w:instrText>
      </w:r>
      <w:r w:rsidR="000E3BB2">
        <w:rPr>
          <w:rStyle w:val="Hyperlink"/>
          <w:rFonts w:ascii="Ebrima" w:hAnsi="Ebrima"/>
        </w:rPr>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E3BB2">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E3BB2">
        <w:rPr>
          <w:rStyle w:val="Hyperlink"/>
          <w:rFonts w:ascii="Ebrima" w:hAnsi="Ebrima"/>
        </w:rPr>
        <w:fldChar w:fldCharType="begin"/>
      </w:r>
      <w:r w:rsidR="000E3BB2">
        <w:rPr>
          <w:rStyle w:val="Hyperlink"/>
          <w:rFonts w:ascii="Ebrima" w:hAnsi="Ebrima"/>
        </w:rPr>
        <w:instrText xml:space="preserve"> HYPERLINK \l "boespflug2011" </w:instrText>
      </w:r>
      <w:r w:rsidR="000E3BB2">
        <w:rPr>
          <w:rStyle w:val="Hyperlink"/>
          <w:rFonts w:ascii="Ebrima" w:hAnsi="Ebrima"/>
        </w:rPr>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E3BB2">
        <w:rPr>
          <w:rStyle w:val="Hyperlink"/>
          <w:rFonts w:ascii="Ebrima" w:hAnsi="Ebrima"/>
        </w:rPr>
        <w:fldChar w:fldCharType="end"/>
      </w:r>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E3BB2">
        <w:rPr>
          <w:rStyle w:val="Hyperlink"/>
          <w:rFonts w:ascii="Ebrima" w:hAnsi="Ebrima"/>
        </w:rPr>
        <w:fldChar w:fldCharType="begin"/>
      </w:r>
      <w:r w:rsidR="000E3BB2">
        <w:rPr>
          <w:rStyle w:val="Hyperlink"/>
          <w:rFonts w:ascii="Ebrima" w:hAnsi="Ebrima"/>
        </w:rPr>
        <w:instrText xml:space="preserve"> HYPERLINK \l "bibawi1995" </w:instrText>
      </w:r>
      <w:r w:rsidR="000E3BB2">
        <w:rPr>
          <w:rStyle w:val="Hyperlink"/>
          <w:rFonts w:ascii="Ebrima" w:hAnsi="Ebrima"/>
        </w:rPr>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E3BB2">
        <w:rPr>
          <w:rStyle w:val="Hyperlink"/>
          <w:rFonts w:ascii="Ebrima" w:hAnsi="Ebrima"/>
        </w:rPr>
        <w:fldChar w:fldCharType="end"/>
      </w:r>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15" w:name="_Toc116064597"/>
      <w:bookmarkStart w:id="16" w:name="_Toc117242367"/>
      <w:r w:rsidRPr="00250B3C">
        <w:rPr>
          <w:rFonts w:ascii="Avenir Next LT Pro Light" w:eastAsiaTheme="majorEastAsia" w:hAnsi="Avenir Next LT Pro Light" w:cstheme="majorBidi"/>
          <w:spacing w:val="4"/>
          <w:sz w:val="24"/>
          <w:szCs w:val="24"/>
        </w:rPr>
        <w:t xml:space="preserve">Sex Differences in </w:t>
      </w:r>
      <w:r w:rsidRPr="00250B3C">
        <w:rPr>
          <w:rFonts w:ascii="Avenir Next LT Pro Light" w:eastAsiaTheme="majorEastAsia" w:hAnsi="Avenir Next LT Pro Light" w:cstheme="majorBidi"/>
          <w:spacing w:val="4"/>
          <w:sz w:val="24"/>
          <w:szCs w:val="24"/>
          <w:lang w:val="de-DE"/>
        </w:rPr>
        <w:t>Stroke</w:t>
      </w:r>
      <w:bookmarkEnd w:id="15"/>
      <w:bookmarkEnd w:id="16"/>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000E3BB2">
        <w:rPr>
          <w:rStyle w:val="Hyperlink"/>
          <w:rFonts w:ascii="Ebrima" w:hAnsi="Ebrima"/>
        </w:rPr>
        <w:fldChar w:fldCharType="begin"/>
      </w:r>
      <w:r w:rsidR="000E3BB2">
        <w:rPr>
          <w:rStyle w:val="Hyperlink"/>
          <w:rFonts w:ascii="Ebrima" w:hAnsi="Ebrima"/>
        </w:rPr>
        <w:instrText xml:space="preserve"> HYPERLINK \l "bonkhoff2021" </w:instrText>
      </w:r>
      <w:r w:rsidR="000E3BB2">
        <w:rPr>
          <w:rStyle w:val="Hyperlink"/>
          <w:rFonts w:ascii="Ebrima" w:hAnsi="Ebrima"/>
        </w:rPr>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sidR="000E3BB2">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0E3BB2">
        <w:rPr>
          <w:rStyle w:val="Hyperlink"/>
          <w:rFonts w:ascii="Ebrima" w:hAnsi="Ebrima"/>
        </w:rPr>
        <w:fldChar w:fldCharType="begin"/>
      </w:r>
      <w:r w:rsidR="000E3BB2">
        <w:rPr>
          <w:rStyle w:val="Hyperlink"/>
          <w:rFonts w:ascii="Ebrima" w:hAnsi="Ebrima"/>
        </w:rPr>
        <w:instrText xml:space="preserve"> HYPERLINK \l "feigin2021" </w:instrText>
      </w:r>
      <w:r w:rsidR="000E3BB2">
        <w:rPr>
          <w:rStyle w:val="Hyperlink"/>
          <w:rFonts w:ascii="Ebrima" w:hAnsi="Ebrima"/>
        </w:rPr>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0E3BB2">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0E3BB2">
        <w:rPr>
          <w:rStyle w:val="Hyperlink"/>
          <w:rFonts w:ascii="Ebrima" w:hAnsi="Ebrima" w:cs="Arial"/>
        </w:rPr>
        <w:fldChar w:fldCharType="begin"/>
      </w:r>
      <w:r w:rsidR="000E3BB2">
        <w:rPr>
          <w:rStyle w:val="Hyperlink"/>
          <w:rFonts w:ascii="Ebrima" w:hAnsi="Ebrima" w:cs="Arial"/>
        </w:rPr>
        <w:instrText xml:space="preserve"> HYPERLINK \l "appelros2009" </w:instrText>
      </w:r>
      <w:r w:rsidR="000E3BB2">
        <w:rPr>
          <w:rStyle w:val="Hyperlink"/>
          <w:rFonts w:ascii="Ebrima" w:hAnsi="Ebrima" w:cs="Arial"/>
        </w:rPr>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E3BB2">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000E3BB2">
        <w:rPr>
          <w:rStyle w:val="Hyperlink"/>
          <w:rFonts w:ascii="Ebrima" w:hAnsi="Ebrima"/>
        </w:rPr>
        <w:fldChar w:fldCharType="begin"/>
      </w:r>
      <w:r w:rsidR="000E3BB2">
        <w:rPr>
          <w:rStyle w:val="Hyperlink"/>
          <w:rFonts w:ascii="Ebrima" w:hAnsi="Ebrima"/>
        </w:rPr>
        <w:instrText xml:space="preserve"> HYPERLINK \l "bonkhoff2021" </w:instrText>
      </w:r>
      <w:r w:rsidR="000E3BB2">
        <w:rPr>
          <w:rStyle w:val="Hyperlink"/>
          <w:rFonts w:ascii="Ebrima" w:hAnsi="Ebrima"/>
        </w:rPr>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sidR="000E3BB2">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proofErr w:type="spellStart"/>
        <w:r w:rsidRPr="00164608">
          <w:rPr>
            <w:rStyle w:val="Hyperlink"/>
            <w:rFonts w:ascii="Ebrima" w:hAnsi="Ebrima" w:cs="Arial"/>
          </w:rPr>
          <w:t>Bonkhoff</w:t>
        </w:r>
        <w:proofErr w:type="spellEnd"/>
        <w:r w:rsidRPr="00164608">
          <w:rPr>
            <w:rStyle w:val="Hyperlink"/>
            <w:rFonts w:ascii="Ebrima" w:hAnsi="Ebrima" w:cs="Arial"/>
          </w:rPr>
          <w:t xml:space="preserve">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rsidR="000E3BB2">
        <w:rPr>
          <w:rStyle w:val="Hyperlink"/>
          <w:rFonts w:ascii="Ebrima" w:hAnsi="Ebrima" w:cs="Arial"/>
        </w:rPr>
        <w:fldChar w:fldCharType="begin"/>
      </w:r>
      <w:r w:rsidR="000E3BB2">
        <w:rPr>
          <w:rStyle w:val="Hyperlink"/>
          <w:rFonts w:ascii="Ebrima" w:hAnsi="Ebrima" w:cs="Arial"/>
        </w:rPr>
        <w:instrText xml:space="preserve"> HYPERLINK \l "bonkhoff2021" </w:instrText>
      </w:r>
      <w:r w:rsidR="000E3BB2">
        <w:rPr>
          <w:rStyle w:val="Hyperlink"/>
          <w:rFonts w:ascii="Ebrima" w:hAnsi="Ebrima" w:cs="Arial"/>
        </w:rPr>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sidR="000E3BB2">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E3BB2">
        <w:rPr>
          <w:rStyle w:val="Hyperlink"/>
          <w:rFonts w:ascii="Ebrima" w:hAnsi="Ebrima" w:cs="Arial"/>
        </w:rPr>
        <w:fldChar w:fldCharType="begin"/>
      </w:r>
      <w:r w:rsidR="000E3BB2">
        <w:rPr>
          <w:rStyle w:val="Hyperlink"/>
          <w:rFonts w:ascii="Ebrima" w:hAnsi="Ebrima" w:cs="Arial"/>
        </w:rPr>
        <w:instrText xml:space="preserve"> HYPERLINK \l "koellhoffermccullough2012" </w:instrText>
      </w:r>
      <w:r w:rsidR="000E3BB2">
        <w:rPr>
          <w:rStyle w:val="Hyperlink"/>
          <w:rFonts w:ascii="Ebrima" w:hAnsi="Ebrima" w:cs="Arial"/>
        </w:rPr>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E3BB2">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7" w:name="_Toc116064598"/>
      <w:bookmarkStart w:id="18" w:name="_Toc117242368"/>
      <w:r w:rsidRPr="00250B3C">
        <w:rPr>
          <w:rFonts w:ascii="Avenir Next LT Pro Light" w:eastAsiaTheme="majorEastAsia" w:hAnsi="Avenir Next LT Pro Light" w:cstheme="majorBidi"/>
          <w:spacing w:val="4"/>
          <w:sz w:val="24"/>
          <w:szCs w:val="24"/>
        </w:rPr>
        <w:t>Visuospatial Neglect</w:t>
      </w:r>
      <w:bookmarkEnd w:id="17"/>
      <w:bookmarkEnd w:id="18"/>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000E3BB2">
        <w:rPr>
          <w:rStyle w:val="Hyperlink"/>
          <w:rFonts w:ascii="Ebrima" w:hAnsi="Ebrima"/>
        </w:rPr>
        <w:fldChar w:fldCharType="begin"/>
      </w:r>
      <w:r w:rsidR="000E3BB2">
        <w:rPr>
          <w:rStyle w:val="Hyperlink"/>
          <w:rFonts w:ascii="Ebrima" w:hAnsi="Ebrima"/>
        </w:rPr>
        <w:instrText xml:space="preserve"> HYPERLINK \l "corbetta2005" </w:instrText>
      </w:r>
      <w:r w:rsidR="000E3BB2">
        <w:rPr>
          <w:rStyle w:val="Hyperlink"/>
          <w:rFonts w:ascii="Ebrima" w:hAnsi="Ebrima"/>
        </w:rPr>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0E3BB2">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Typically, these behavioural core symptoms of neglect manifest with reference to the patient’s egocentre, i.e., relative to their own body centre (</w:t>
      </w:r>
      <w:proofErr w:type="spellStart"/>
      <w:r w:rsidR="000E3BB2">
        <w:rPr>
          <w:rStyle w:val="Hyperlink"/>
          <w:rFonts w:ascii="Ebrima" w:hAnsi="Ebrima"/>
        </w:rPr>
        <w:fldChar w:fldCharType="begin"/>
      </w:r>
      <w:r w:rsidR="000E3BB2">
        <w:rPr>
          <w:rStyle w:val="Hyperlink"/>
          <w:rFonts w:ascii="Ebrima" w:hAnsi="Ebrima"/>
        </w:rPr>
        <w:instrText xml:space="preserve"> HYPERLINK \l "corbetta2011" </w:instrText>
      </w:r>
      <w:r w:rsidR="000E3BB2">
        <w:rPr>
          <w:rStyle w:val="Hyperlink"/>
          <w:rFonts w:ascii="Ebrima" w:hAnsi="Ebrima"/>
        </w:rPr>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0E3BB2">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0E3BB2">
        <w:rPr>
          <w:rStyle w:val="Hyperlink"/>
          <w:rFonts w:ascii="Ebrima" w:hAnsi="Ebrima"/>
        </w:rPr>
        <w:fldChar w:fldCharType="begin"/>
      </w:r>
      <w:r w:rsidR="000E3BB2">
        <w:rPr>
          <w:rStyle w:val="Hyperlink"/>
          <w:rFonts w:ascii="Ebrima" w:hAnsi="Ebrima"/>
        </w:rPr>
        <w:instrText xml:space="preserve"> HYPERLINK \l "demeyeregillebert2019" </w:instrText>
      </w:r>
      <w:r w:rsidR="000E3BB2">
        <w:rPr>
          <w:rStyle w:val="Hyperlink"/>
          <w:rFonts w:ascii="Ebrima" w:hAnsi="Ebrima"/>
        </w:rPr>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0E3BB2">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0E3BB2">
        <w:rPr>
          <w:rStyle w:val="Hyperlink"/>
          <w:rFonts w:ascii="Ebrima" w:hAnsi="Ebrima"/>
        </w:rPr>
        <w:fldChar w:fldCharType="begin"/>
      </w:r>
      <w:r w:rsidR="000E3BB2">
        <w:rPr>
          <w:rStyle w:val="Hyperlink"/>
          <w:rFonts w:ascii="Ebrima" w:hAnsi="Ebrima"/>
        </w:rPr>
        <w:instrText xml:space="preserve"> HYPERLINK \l "jehkonen2000" </w:instrText>
      </w:r>
      <w:r w:rsidR="000E3BB2">
        <w:rPr>
          <w:rStyle w:val="Hyperlink"/>
          <w:rFonts w:ascii="Ebrima" w:hAnsi="Ebrima"/>
        </w:rPr>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0E3BB2">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rsidR="000E3BB2">
        <w:rPr>
          <w:rStyle w:val="Hyperlink"/>
          <w:rFonts w:ascii="Ebrima" w:hAnsi="Ebrima"/>
        </w:rPr>
        <w:fldChar w:fldCharType="begin"/>
      </w:r>
      <w:r w:rsidR="000E3BB2">
        <w:rPr>
          <w:rStyle w:val="Hyperlink"/>
          <w:rFonts w:ascii="Ebrima" w:hAnsi="Ebrima"/>
        </w:rPr>
        <w:instrText xml:space="preserve"> HYPERLINK \l "jehkonen2000" </w:instrText>
      </w:r>
      <w:r w:rsidR="000E3BB2">
        <w:rPr>
          <w:rStyle w:val="Hyperlink"/>
          <w:rFonts w:ascii="Ebrima" w:hAnsi="Ebrima"/>
        </w:rPr>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0E3BB2">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0E3BB2">
        <w:rPr>
          <w:rStyle w:val="Hyperlink"/>
          <w:rFonts w:ascii="Ebrima" w:hAnsi="Ebrima"/>
        </w:rPr>
        <w:fldChar w:fldCharType="begin"/>
      </w:r>
      <w:r w:rsidR="000E3BB2">
        <w:rPr>
          <w:rStyle w:val="Hyperlink"/>
          <w:rFonts w:ascii="Ebrima" w:hAnsi="Ebrima"/>
        </w:rPr>
        <w:instrText xml:space="preserve"> HYPERLINK \l "beschin1997" </w:instrText>
      </w:r>
      <w:r w:rsidR="000E3BB2">
        <w:rPr>
          <w:rStyle w:val="Hyperlink"/>
          <w:rFonts w:ascii="Ebrima" w:hAnsi="Ebrima"/>
        </w:rPr>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0E3BB2">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0E3BB2">
        <w:rPr>
          <w:rStyle w:val="Hyperlink"/>
          <w:rFonts w:ascii="Ebrima" w:hAnsi="Ebrima"/>
        </w:rPr>
        <w:fldChar w:fldCharType="begin"/>
      </w:r>
      <w:r w:rsidR="000E3BB2">
        <w:rPr>
          <w:rStyle w:val="Hyperlink"/>
          <w:rFonts w:ascii="Ebrima" w:hAnsi="Ebrima"/>
        </w:rPr>
        <w:instrText xml:space="preserve"> HYPERLINK \l "vaessen2016" </w:instrText>
      </w:r>
      <w:r w:rsidR="000E3BB2">
        <w:rPr>
          <w:rStyle w:val="Hyperlink"/>
          <w:rFonts w:ascii="Ebrima" w:hAnsi="Ebrima"/>
        </w:rPr>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0E3BB2">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000E3BB2">
        <w:rPr>
          <w:rStyle w:val="Hyperlink"/>
          <w:rFonts w:ascii="Ebrima" w:hAnsi="Ebrima"/>
        </w:rPr>
        <w:fldChar w:fldCharType="begin"/>
      </w:r>
      <w:r w:rsidR="000E3BB2">
        <w:rPr>
          <w:rStyle w:val="Hyperlink"/>
          <w:rFonts w:ascii="Ebrima" w:hAnsi="Ebrima"/>
        </w:rPr>
        <w:instrText xml:space="preserve"> HYPERLINK \l "chechlacz2010" </w:instrText>
      </w:r>
      <w:r w:rsidR="000E3BB2">
        <w:rPr>
          <w:rStyle w:val="Hyperlink"/>
          <w:rFonts w:ascii="Ebrima" w:hAnsi="Ebrima"/>
        </w:rPr>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0E3BB2">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rsidR="000E3BB2">
        <w:rPr>
          <w:rStyle w:val="Hyperlink"/>
          <w:rFonts w:ascii="Ebrima" w:hAnsi="Ebrima"/>
          <w:bCs/>
        </w:rPr>
        <w:fldChar w:fldCharType="begin"/>
      </w:r>
      <w:r w:rsidR="000E3BB2">
        <w:rPr>
          <w:rStyle w:val="Hyperlink"/>
          <w:rFonts w:ascii="Ebrima" w:hAnsi="Ebrima"/>
          <w:bCs/>
        </w:rPr>
        <w:instrText xml:space="preserve"> HYPERLINK \l "corbetta2014" </w:instrText>
      </w:r>
      <w:r w:rsidR="000E3BB2">
        <w:rPr>
          <w:rStyle w:val="Hyperlink"/>
          <w:rFonts w:ascii="Ebrima" w:hAnsi="Ebrima"/>
          <w:bCs/>
        </w:rPr>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0E3BB2">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9" w:name="_Toc116064599"/>
      <w:bookmarkStart w:id="20" w:name="_Toc117242369"/>
      <w:r w:rsidRPr="00250B3C">
        <w:rPr>
          <w:rFonts w:ascii="Avenir Next LT Pro Light" w:eastAsiaTheme="majorEastAsia" w:hAnsi="Avenir Next LT Pro Light" w:cstheme="majorBidi"/>
          <w:spacing w:val="4"/>
          <w:sz w:val="24"/>
          <w:szCs w:val="24"/>
        </w:rPr>
        <w:t>Motivation</w:t>
      </w:r>
      <w:bookmarkEnd w:id="19"/>
      <w:bookmarkEnd w:id="20"/>
    </w:p>
    <w:bookmarkEnd w:id="11"/>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proofErr w:type="spellStart"/>
        <w:r w:rsidR="007A3B42" w:rsidRPr="00A303AB">
          <w:rPr>
            <w:rStyle w:val="Hyperlink"/>
            <w:rFonts w:ascii="Ebrima" w:hAnsi="Ebrima"/>
          </w:rPr>
          <w:t>Bonkhoff</w:t>
        </w:r>
        <w:proofErr w:type="spellEnd"/>
        <w:r w:rsidR="007A3B42" w:rsidRPr="00A303AB">
          <w:rPr>
            <w:rStyle w:val="Hyperlink"/>
            <w:rFonts w:ascii="Ebrima" w:hAnsi="Ebrima"/>
          </w:rPr>
          <w:t xml:space="preserve">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0E3BB2">
        <w:rPr>
          <w:rStyle w:val="Hyperlink"/>
          <w:rFonts w:ascii="Ebrima" w:hAnsi="Ebrima"/>
        </w:rPr>
        <w:fldChar w:fldCharType="begin"/>
      </w:r>
      <w:r w:rsidR="000E3BB2">
        <w:rPr>
          <w:rStyle w:val="Hyperlink"/>
          <w:rFonts w:ascii="Ebrima" w:hAnsi="Ebrima"/>
        </w:rPr>
        <w:instrText xml:space="preserve"> HYPERLINK \l "hammerbeck2019" </w:instrText>
      </w:r>
      <w:r w:rsidR="000E3BB2">
        <w:rPr>
          <w:rStyle w:val="Hyperlink"/>
          <w:rFonts w:ascii="Ebrima" w:hAnsi="Ebrima"/>
        </w:rPr>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0E3BB2">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0E3BB2">
        <w:rPr>
          <w:rStyle w:val="Hyperlink"/>
          <w:rFonts w:ascii="Ebrima" w:hAnsi="Ebrima"/>
        </w:rPr>
        <w:fldChar w:fldCharType="begin"/>
      </w:r>
      <w:r w:rsidR="000E3BB2">
        <w:rPr>
          <w:rStyle w:val="Hyperlink"/>
          <w:rFonts w:ascii="Ebrima" w:hAnsi="Ebrima"/>
        </w:rPr>
        <w:instrText xml:space="preserve"> HYPERLINK \l "ingalhalikar2013" </w:instrText>
      </w:r>
      <w:r w:rsidR="000E3BB2">
        <w:rPr>
          <w:rStyle w:val="Hyperlink"/>
          <w:rFonts w:ascii="Ebrima" w:hAnsi="Ebrima"/>
        </w:rPr>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0E3BB2">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0E3BB2">
        <w:rPr>
          <w:rStyle w:val="Hyperlink"/>
          <w:rFonts w:ascii="Ebrima" w:hAnsi="Ebrima"/>
        </w:rPr>
        <w:fldChar w:fldCharType="begin"/>
      </w:r>
      <w:r w:rsidR="000E3BB2">
        <w:rPr>
          <w:rStyle w:val="Hyperlink"/>
          <w:rFonts w:ascii="Ebrima" w:hAnsi="Ebrima"/>
        </w:rPr>
        <w:instrText xml:space="preserve"> HYPERLINK \l "griffis2019" </w:instrText>
      </w:r>
      <w:r w:rsidR="000E3BB2">
        <w:rPr>
          <w:rStyle w:val="Hyperlink"/>
          <w:rFonts w:ascii="Ebrima" w:hAnsi="Ebrima"/>
        </w:rPr>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0E3BB2">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7CAC525E" w:rsidR="007D78C5" w:rsidRPr="007D4E0A" w:rsidRDefault="002E16B8" w:rsidP="00BA4576">
      <w:pPr>
        <w:spacing w:after="120" w:line="276" w:lineRule="auto"/>
      </w:pPr>
      <w:r>
        <w:t xml:space="preserve">We examined if there are any </w:t>
      </w:r>
      <w:r w:rsidR="001C7866">
        <w:t xml:space="preserve">differences in the whole-brain </w:t>
      </w:r>
      <w:ins w:id="21" w:author="Lisa" w:date="2022-10-21T13:44:00Z">
        <w:r w:rsidR="008C3A3A">
          <w:t xml:space="preserve">(voxel-wise) </w:t>
        </w:r>
      </w:ins>
      <w:r w:rsidR="001C7866">
        <w:t xml:space="preserve">disconnectivity </w:t>
      </w:r>
      <w:del w:id="22" w:author="Lisa" w:date="2022-10-21T13:44:00Z">
        <w:r w:rsidR="00BA4576" w:rsidDel="008C3A3A">
          <w:delText xml:space="preserve">(voxel-wise) </w:delText>
        </w:r>
      </w:del>
      <w:r w:rsidR="001C7866">
        <w:t xml:space="preserve">or region-to-region </w:t>
      </w:r>
      <w:r w:rsidR="00BA4576">
        <w:t>(</w:t>
      </w:r>
      <w:proofErr w:type="spellStart"/>
      <w:r w:rsidR="00BA4576">
        <w:t>parcel-wise</w:t>
      </w:r>
      <w:proofErr w:type="spellEnd"/>
      <w:r w:rsidR="00BA4576">
        <w:t xml:space="preserv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23"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24" w:name="_Toc117242370"/>
      <w:r w:rsidRPr="00EA784A">
        <w:rPr>
          <w:b w:val="0"/>
          <w:bCs w:val="0"/>
        </w:rPr>
        <w:t>Material &amp; Methods</w:t>
      </w:r>
      <w:bookmarkEnd w:id="23"/>
      <w:bookmarkEnd w:id="24"/>
    </w:p>
    <w:p w14:paraId="1C5C558C" w14:textId="7E725EDD" w:rsidR="00A40F89" w:rsidRDefault="000E5F13" w:rsidP="00752119">
      <w:pPr>
        <w:pStyle w:val="berschrift3"/>
        <w:numPr>
          <w:ilvl w:val="1"/>
          <w:numId w:val="3"/>
        </w:numPr>
        <w:spacing w:before="0" w:after="120"/>
      </w:pPr>
      <w:bookmarkStart w:id="25" w:name="_Toc116064601"/>
      <w:bookmarkStart w:id="26" w:name="_Toc117242371"/>
      <w:r w:rsidRPr="00EA784A">
        <w:t>Patient Sample</w:t>
      </w:r>
      <w:bookmarkEnd w:id="25"/>
      <w:bookmarkEnd w:id="26"/>
    </w:p>
    <w:p w14:paraId="4FE913FE" w14:textId="7C98C861" w:rsidR="008A06EC" w:rsidRDefault="00A40F89" w:rsidP="00450304">
      <w:pPr>
        <w:spacing w:line="276" w:lineRule="auto"/>
        <w:rPr>
          <w:lang w:val="en-US"/>
        </w:rPr>
      </w:pPr>
      <w:bookmarkStart w:id="27"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28"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0E3BB2">
        <w:rPr>
          <w:rStyle w:val="Hyperlink"/>
          <w:rFonts w:ascii="Ebrima" w:hAnsi="Ebrima"/>
          <w:sz w:val="18"/>
          <w:szCs w:val="18"/>
          <w:lang w:val="en-US"/>
        </w:rPr>
        <w:fldChar w:fldCharType="begin"/>
      </w:r>
      <w:r w:rsidR="000E3BB2">
        <w:rPr>
          <w:rStyle w:val="Hyperlink"/>
          <w:rFonts w:ascii="Ebrima" w:hAnsi="Ebrima"/>
          <w:sz w:val="18"/>
          <w:szCs w:val="18"/>
          <w:lang w:val="en-US"/>
        </w:rPr>
        <w:instrText xml:space="preserve"> HYPERLINK \l "rordenkarnath2010" </w:instrText>
      </w:r>
      <w:r w:rsidR="000E3BB2">
        <w:rPr>
          <w:rStyle w:val="Hyperlink"/>
          <w:rFonts w:ascii="Ebrima" w:hAnsi="Ebrima"/>
          <w:sz w:val="18"/>
          <w:szCs w:val="18"/>
          <w:lang w:val="en-US"/>
        </w:rPr>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0E3BB2">
        <w:rPr>
          <w:rStyle w:val="Hyperlink"/>
          <w:rFonts w:ascii="Ebrima" w:hAnsi="Ebrima"/>
          <w:sz w:val="18"/>
          <w:szCs w:val="18"/>
          <w:lang w:val="en-US"/>
        </w:rPr>
        <w:fldChar w:fldCharType="end"/>
      </w:r>
      <w:r w:rsidR="00196F92">
        <w:rPr>
          <w:sz w:val="18"/>
          <w:szCs w:val="18"/>
          <w:lang w:val="en-US"/>
        </w:rPr>
        <w:t>)</w:t>
      </w:r>
    </w:p>
    <w:bookmarkEnd w:id="27"/>
    <w:bookmarkEnd w:id="28"/>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29" w:name="_Behavioural_Data"/>
      <w:bookmarkStart w:id="30" w:name="_Toc116064602"/>
      <w:bookmarkStart w:id="31" w:name="_Toc117242372"/>
      <w:bookmarkEnd w:id="29"/>
      <w:r w:rsidRPr="00AC673A">
        <w:t>Behavioural Data</w:t>
      </w:r>
      <w:bookmarkEnd w:id="30"/>
      <w:bookmarkEnd w:id="31"/>
    </w:p>
    <w:p w14:paraId="42B87965" w14:textId="60DCB8F8" w:rsidR="008A06EC" w:rsidRPr="00376FFF" w:rsidRDefault="008D62DA" w:rsidP="00450304">
      <w:pPr>
        <w:spacing w:line="276" w:lineRule="auto"/>
      </w:pPr>
      <w:bookmarkStart w:id="32"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0267DB92"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33" w:name="_Toc116064603"/>
      <w:bookmarkStart w:id="34" w:name="_Toc117242373"/>
      <w:r>
        <w:t>Neuroimaging Data</w:t>
      </w:r>
      <w:bookmarkEnd w:id="33"/>
      <w:bookmarkEnd w:id="34"/>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35" w:name="_Hlk104548924"/>
      <w:bookmarkEnd w:id="32"/>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0E3BB2">
        <w:rPr>
          <w:rStyle w:val="Hyperlink"/>
          <w:rFonts w:ascii="Ebrima" w:hAnsi="Ebrima"/>
        </w:rPr>
        <w:fldChar w:fldCharType="begin"/>
      </w:r>
      <w:r w:rsidR="000E3BB2">
        <w:rPr>
          <w:rStyle w:val="Hyperlink"/>
          <w:rFonts w:ascii="Ebrima" w:hAnsi="Ebrima"/>
        </w:rPr>
        <w:instrText xml:space="preserve"> HYPERLINK \l "clas2012" </w:instrText>
      </w:r>
      <w:r w:rsidR="000E3BB2">
        <w:rPr>
          <w:rStyle w:val="Hyperlink"/>
          <w:rFonts w:ascii="Ebrima" w:hAnsi="Ebrima"/>
        </w:rPr>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0E3BB2">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0E3BB2">
        <w:rPr>
          <w:rStyle w:val="Hyperlink"/>
          <w:rFonts w:ascii="Ebrima" w:hAnsi="Ebrima"/>
        </w:rPr>
        <w:fldChar w:fldCharType="begin"/>
      </w:r>
      <w:r w:rsidR="000E3BB2">
        <w:rPr>
          <w:rStyle w:val="Hyperlink"/>
          <w:rFonts w:ascii="Ebrima" w:hAnsi="Ebrima"/>
        </w:rPr>
        <w:instrText xml:space="preserve"> HYPERLINK \l "rordenbrett2000" </w:instrText>
      </w:r>
      <w:r w:rsidR="000E3BB2">
        <w:rPr>
          <w:rStyle w:val="Hyperlink"/>
          <w:rFonts w:ascii="Ebrima" w:hAnsi="Ebrima"/>
        </w:rPr>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0E3BB2">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0E3BB2">
        <w:rPr>
          <w:rStyle w:val="Hyperlink"/>
          <w:rFonts w:ascii="Ebrima" w:hAnsi="Ebrima"/>
        </w:rPr>
        <w:fldChar w:fldCharType="begin"/>
      </w:r>
      <w:r w:rsidR="000E3BB2">
        <w:rPr>
          <w:rStyle w:val="Hyperlink"/>
          <w:rFonts w:ascii="Ebrima" w:hAnsi="Ebrima"/>
        </w:rPr>
        <w:instrText xml:space="preserve"> HYPERLINK \l "rorden2012" </w:instrText>
      </w:r>
      <w:r w:rsidR="000E3BB2">
        <w:rPr>
          <w:rStyle w:val="Hyperlink"/>
          <w:rFonts w:ascii="Ebrima" w:hAnsi="Ebrima"/>
        </w:rPr>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0E3BB2">
        <w:rPr>
          <w:rStyle w:val="Hyperlink"/>
          <w:rFonts w:ascii="Ebrima" w:hAnsi="Ebrima"/>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36" w:name="_Data_Analysis"/>
      <w:bookmarkStart w:id="37" w:name="_Toc116064604"/>
      <w:bookmarkStart w:id="38" w:name="_Toc117242374"/>
      <w:bookmarkEnd w:id="35"/>
      <w:bookmarkEnd w:id="36"/>
      <w:r w:rsidRPr="0013785F">
        <w:rPr>
          <w:b w:val="0"/>
        </w:rPr>
        <w:t>Data Analysis</w:t>
      </w:r>
      <w:bookmarkEnd w:id="37"/>
      <w:bookmarkEnd w:id="38"/>
    </w:p>
    <w:p w14:paraId="039DDD30" w14:textId="505A86CC" w:rsidR="006A5AAF" w:rsidRDefault="00D2266E" w:rsidP="00752119">
      <w:pPr>
        <w:pStyle w:val="berschrift3"/>
        <w:numPr>
          <w:ilvl w:val="1"/>
          <w:numId w:val="3"/>
        </w:numPr>
        <w:spacing w:before="0" w:after="120"/>
      </w:pPr>
      <w:bookmarkStart w:id="39" w:name="_Lesion_Analysis"/>
      <w:bookmarkStart w:id="40" w:name="_Voxel-based_Lesion-Behaviour_Mappin"/>
      <w:bookmarkStart w:id="41" w:name="_Toc116064605"/>
      <w:bookmarkStart w:id="42" w:name="_Toc117242375"/>
      <w:bookmarkStart w:id="43" w:name="_Hlk107484099"/>
      <w:bookmarkEnd w:id="39"/>
      <w:bookmarkEnd w:id="40"/>
      <w:r>
        <w:t>Voxel-based Lesion-Behaviour Mapping</w:t>
      </w:r>
      <w:bookmarkEnd w:id="41"/>
      <w:bookmarkEnd w:id="42"/>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12"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0 = undamaged, 1 = damaged) as independent variable and </w:t>
      </w:r>
      <w:commentRangeStart w:id="44"/>
      <w:r w:rsidR="00126F2E">
        <w:t xml:space="preserve">sex </w:t>
      </w:r>
      <w:commentRangeEnd w:id="44"/>
      <w:r w:rsidR="00572270">
        <w:rPr>
          <w:rStyle w:val="Kommentarzeichen"/>
        </w:rPr>
        <w:commentReference w:id="44"/>
      </w:r>
      <w:r w:rsidR="00126F2E">
        <w:t>as dependent variable</w:t>
      </w:r>
      <w:r w:rsidR="00BA4576">
        <w:t xml:space="preserve">. </w:t>
      </w:r>
      <w:commentRangeStart w:id="45"/>
      <w:r w:rsidR="00BA4576">
        <w:t>This was done</w:t>
      </w:r>
      <w:r w:rsidR="00B60EA3">
        <w:t xml:space="preserve"> to dissociate whether the lesion patterns between men and women differed</w:t>
      </w:r>
      <w:commentRangeEnd w:id="45"/>
      <w:r w:rsidR="00572270">
        <w:rPr>
          <w:rStyle w:val="Kommentarzeichen"/>
        </w:rPr>
        <w:commentReference w:id="45"/>
      </w:r>
      <w:r w:rsidR="00B60EA3">
        <w:t xml:space="preserve">.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46" w:name="_Whole-brain_Disconnectivity_Mapping"/>
      <w:bookmarkStart w:id="47" w:name="_Whole-Brain_Disconnectivity"/>
      <w:bookmarkStart w:id="48" w:name="_Toc116064606"/>
      <w:bookmarkStart w:id="49" w:name="_Toc117242376"/>
      <w:bookmarkEnd w:id="43"/>
      <w:bookmarkEnd w:id="46"/>
      <w:bookmarkEnd w:id="47"/>
      <w:r>
        <w:rPr>
          <w:lang w:val="de-DE"/>
        </w:rPr>
        <w:t>Whole-</w:t>
      </w:r>
      <w:r w:rsidR="006B7D75">
        <w:rPr>
          <w:lang w:val="de-DE"/>
        </w:rPr>
        <w:t>B</w:t>
      </w:r>
      <w:r>
        <w:rPr>
          <w:lang w:val="de-DE"/>
        </w:rPr>
        <w:t>rain Disconnectivity</w:t>
      </w:r>
      <w:bookmarkEnd w:id="48"/>
      <w:bookmarkEnd w:id="49"/>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50" w:name="_Region-to-Region_Disconnectivity"/>
      <w:bookmarkStart w:id="51" w:name="_Toc116064607"/>
      <w:bookmarkStart w:id="52" w:name="_Toc117242377"/>
      <w:bookmarkStart w:id="53" w:name="_Hlk107484211"/>
      <w:bookmarkEnd w:id="50"/>
      <w:r>
        <w:rPr>
          <w:lang w:val="de-DE"/>
        </w:rPr>
        <w:t>Region-to-</w:t>
      </w:r>
      <w:r w:rsidR="005436F9">
        <w:rPr>
          <w:lang w:val="de-DE"/>
        </w:rPr>
        <w:t>R</w:t>
      </w:r>
      <w:r w:rsidR="00346AE4">
        <w:rPr>
          <w:lang w:val="de-DE"/>
        </w:rPr>
        <w:t>egion D</w:t>
      </w:r>
      <w:r>
        <w:rPr>
          <w:lang w:val="de-DE"/>
        </w:rPr>
        <w:t>isconnectivity</w:t>
      </w:r>
      <w:bookmarkEnd w:id="51"/>
      <w:bookmarkEnd w:id="52"/>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0E3BB2">
        <w:rPr>
          <w:rStyle w:val="Hyperlink"/>
          <w:rFonts w:ascii="Ebrima" w:hAnsi="Ebrima"/>
        </w:rPr>
        <w:fldChar w:fldCharType="begin"/>
      </w:r>
      <w:r w:rsidR="000E3BB2">
        <w:rPr>
          <w:rStyle w:val="Hyperlink"/>
          <w:rFonts w:ascii="Ebrima" w:hAnsi="Ebrima"/>
        </w:rPr>
        <w:instrText xml:space="preserve"> HYPERLINK \l "griffis2021" </w:instrText>
      </w:r>
      <w:r w:rsidR="000E3BB2">
        <w:rPr>
          <w:rStyle w:val="Hyperlink"/>
          <w:rFonts w:ascii="Ebrima" w:hAnsi="Ebrima"/>
        </w:rPr>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0E3BB2">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54" w:name="_Toc116064609"/>
      <w:bookmarkStart w:id="55" w:name="_Toc117242378"/>
      <w:r>
        <w:t xml:space="preserve">Prediction of Patient </w:t>
      </w:r>
      <w:r w:rsidR="004B4C63">
        <w:t>Status</w:t>
      </w:r>
      <w:bookmarkEnd w:id="54"/>
      <w:bookmarkEnd w:id="55"/>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0E3BB2">
        <w:rPr>
          <w:rStyle w:val="Hyperlink"/>
          <w:rFonts w:ascii="Ebrima" w:hAnsi="Ebrima"/>
        </w:rPr>
        <w:fldChar w:fldCharType="begin"/>
      </w:r>
      <w:r w:rsidR="000E3BB2">
        <w:rPr>
          <w:rStyle w:val="Hyperlink"/>
          <w:rFonts w:ascii="Ebrima" w:hAnsi="Ebrima"/>
        </w:rPr>
        <w:instrText xml:space="preserve"> HYPERLINK \l "kasties2021" </w:instrText>
      </w:r>
      <w:r w:rsidR="000E3BB2">
        <w:rPr>
          <w:rStyle w:val="Hyperlink"/>
          <w:rFonts w:ascii="Ebrima" w:hAnsi="Ebrima"/>
        </w:rPr>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0E3BB2">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53"/>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56" w:name="_Toc116064610"/>
      <w:bookmarkStart w:id="57" w:name="_Toc117242379"/>
      <w:r w:rsidRPr="00EA784A">
        <w:rPr>
          <w:b w:val="0"/>
          <w:bCs w:val="0"/>
        </w:rPr>
        <w:t>Results</w:t>
      </w:r>
      <w:bookmarkEnd w:id="56"/>
      <w:bookmarkEnd w:id="57"/>
    </w:p>
    <w:p w14:paraId="7AB70D20" w14:textId="37FE2F39" w:rsidR="002571FF" w:rsidRPr="00DC0715" w:rsidRDefault="00C16B0E" w:rsidP="00C31734">
      <w:pPr>
        <w:pStyle w:val="berschrift3"/>
        <w:numPr>
          <w:ilvl w:val="1"/>
          <w:numId w:val="3"/>
        </w:numPr>
        <w:spacing w:before="0" w:after="120"/>
        <w:rPr>
          <w:color w:val="FF9933"/>
          <w:lang w:val="en-US"/>
        </w:rPr>
      </w:pPr>
      <w:bookmarkStart w:id="58" w:name="_Toc116064611"/>
      <w:bookmarkStart w:id="59" w:name="_Toc117242380"/>
      <w:r w:rsidRPr="00BE0402">
        <w:rPr>
          <w:lang w:val="en-US"/>
        </w:rPr>
        <w:t>Clinical and Demographic Data</w:t>
      </w:r>
      <w:bookmarkEnd w:id="58"/>
      <w:bookmarkEnd w:id="59"/>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60"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w:t>
      </w:r>
      <w:commentRangeStart w:id="61"/>
      <w:r w:rsidR="004C6CFC">
        <w:rPr>
          <w:sz w:val="18"/>
          <w:szCs w:val="18"/>
        </w:rPr>
        <w:t>female neglect [FNeg] = dark green, female non-neglect [FNon] = light green, male neglect [MNeg] = dark orange, male non-neglect [MNon] = light orange</w:t>
      </w:r>
      <w:commentRangeEnd w:id="61"/>
      <w:r w:rsidR="00F34438">
        <w:rPr>
          <w:rStyle w:val="Kommentarzeichen"/>
        </w:rPr>
        <w:commentReference w:id="61"/>
      </w:r>
      <w:r w:rsidR="004C6CFC">
        <w:rPr>
          <w:sz w:val="18"/>
          <w:szCs w:val="18"/>
        </w:rPr>
        <w:t>.</w:t>
      </w:r>
      <w:bookmarkEnd w:id="60"/>
      <w:r>
        <w:rPr>
          <w:sz w:val="20"/>
        </w:rPr>
        <w:tab/>
      </w:r>
    </w:p>
    <w:p w14:paraId="73BA99F9" w14:textId="0DDCC32D"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ins w:id="62" w:author="Lisa" w:date="2022-10-21T13:54:00Z">
        <w:r w:rsidR="004B73EA">
          <w:t xml:space="preserve">µ = </w:t>
        </w:r>
      </w:ins>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w:t>
      </w:r>
      <w:commentRangeStart w:id="63"/>
      <w:r>
        <w:t xml:space="preserve">n </w:t>
      </w:r>
      <w:commentRangeEnd w:id="63"/>
      <w:r w:rsidR="00C914E7">
        <w:rPr>
          <w:rStyle w:val="Kommentarzeichen"/>
        </w:rPr>
        <w:commentReference w:id="63"/>
      </w:r>
      <w:r>
        <w:t>=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64" w:name="_Toc116064612"/>
      <w:bookmarkStart w:id="65" w:name="_Toc117242381"/>
      <w:r w:rsidRPr="007A1AB8">
        <w:t>Voxel-based Lesion-Behaviour Mapping</w:t>
      </w:r>
      <w:bookmarkEnd w:id="64"/>
      <w:bookmarkEnd w:id="65"/>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66"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w:t>
      </w:r>
      <w:commentRangeStart w:id="67"/>
      <w:r w:rsidRPr="00A8167B">
        <w:rPr>
          <w:sz w:val="18"/>
          <w:szCs w:val="18"/>
        </w:rPr>
        <w:t>Plots</w:t>
      </w:r>
      <w:commentRangeEnd w:id="67"/>
      <w:r w:rsidR="004B73EA">
        <w:rPr>
          <w:rStyle w:val="Kommentarzeichen"/>
        </w:rPr>
        <w:commentReference w:id="67"/>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0E3BB2">
        <w:rPr>
          <w:rStyle w:val="Hyperlink"/>
          <w:rFonts w:ascii="Ebrima" w:hAnsi="Ebrima"/>
          <w:sz w:val="18"/>
          <w:szCs w:val="18"/>
        </w:rPr>
        <w:fldChar w:fldCharType="begin"/>
      </w:r>
      <w:r w:rsidR="000E3BB2">
        <w:rPr>
          <w:rStyle w:val="Hyperlink"/>
          <w:rFonts w:ascii="Ebrima" w:hAnsi="Ebrima"/>
          <w:sz w:val="18"/>
          <w:szCs w:val="18"/>
        </w:rPr>
        <w:instrText xml:space="preserve"> HYPERLINK \l "rordenbrett2000" </w:instrText>
      </w:r>
      <w:r w:rsidR="000E3BB2">
        <w:rPr>
          <w:rStyle w:val="Hyperlink"/>
          <w:rFonts w:ascii="Ebrima" w:hAnsi="Ebrima"/>
          <w:sz w:val="18"/>
          <w:szCs w:val="18"/>
        </w:rPr>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0E3BB2">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66"/>
    <w:p w14:paraId="7A63704A" w14:textId="49A783F1" w:rsidR="004A6C1E" w:rsidRDefault="004A6C1E" w:rsidP="00450304">
      <w:pPr>
        <w:spacing w:line="276" w:lineRule="auto"/>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68" w:name="figure03niistatlesion"/>
      <w:r>
        <w:rPr>
          <w:noProof/>
          <w:lang w:val="en-US"/>
        </w:rPr>
        <w:drawing>
          <wp:inline distT="0" distB="0" distL="0" distR="0" wp14:anchorId="7D43A336" wp14:editId="2899CEE8">
            <wp:extent cx="4526280" cy="3171689"/>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5"/>
                    <a:stretch>
                      <a:fillRect/>
                    </a:stretch>
                  </pic:blipFill>
                  <pic:spPr>
                    <a:xfrm>
                      <a:off x="0" y="0"/>
                      <a:ext cx="4553600" cy="3190833"/>
                    </a:xfrm>
                    <a:prstGeom prst="rect">
                      <a:avLst/>
                    </a:prstGeom>
                  </pic:spPr>
                </pic:pic>
              </a:graphicData>
            </a:graphic>
          </wp:inline>
        </w:drawing>
      </w:r>
    </w:p>
    <w:p w14:paraId="664DB17A" w14:textId="6C3EEF5E" w:rsidR="00C31734" w:rsidRDefault="00E32F6E" w:rsidP="00C31734">
      <w:pPr>
        <w:rPr>
          <w:sz w:val="18"/>
          <w:szCs w:val="18"/>
          <w:lang w:val="en-US"/>
        </w:rPr>
      </w:pPr>
      <w:commentRangeStart w:id="69"/>
      <w:r w:rsidRPr="00E32F6E">
        <w:rPr>
          <w:b/>
          <w:sz w:val="18"/>
          <w:szCs w:val="18"/>
          <w:lang w:val="en-US"/>
        </w:rPr>
        <w:t xml:space="preserve">Figure </w:t>
      </w:r>
      <w:commentRangeEnd w:id="69"/>
      <w:r w:rsidR="00D07314">
        <w:rPr>
          <w:rStyle w:val="Kommentarzeichen"/>
        </w:rPr>
        <w:commentReference w:id="69"/>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0E3BB2">
        <w:rPr>
          <w:rStyle w:val="Hyperlink"/>
          <w:rFonts w:ascii="Ebrima" w:hAnsi="Ebrima"/>
          <w:sz w:val="18"/>
          <w:szCs w:val="18"/>
        </w:rPr>
        <w:fldChar w:fldCharType="begin"/>
      </w:r>
      <w:r w:rsidR="000E3BB2">
        <w:rPr>
          <w:rStyle w:val="Hyperlink"/>
          <w:rFonts w:ascii="Ebrima" w:hAnsi="Ebrima"/>
          <w:sz w:val="18"/>
          <w:szCs w:val="18"/>
        </w:rPr>
        <w:instrText xml:space="preserve"> HYPERLINK \l "rordenbrett2000" </w:instrText>
      </w:r>
      <w:r w:rsidR="000E3BB2">
        <w:rPr>
          <w:rStyle w:val="Hyperlink"/>
          <w:rFonts w:ascii="Ebrima" w:hAnsi="Ebrima"/>
          <w:sz w:val="18"/>
          <w:szCs w:val="18"/>
        </w:rP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E3BB2">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68"/>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70" w:name="_Toc116064613"/>
      <w:bookmarkStart w:id="71"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70"/>
      <w:bookmarkEnd w:id="71"/>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72"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3B68B22B" w:rsidR="009C3EBB" w:rsidRPr="00E32F6E" w:rsidRDefault="00E32F6E" w:rsidP="00C31734">
      <w:pPr>
        <w:rPr>
          <w:sz w:val="18"/>
          <w:szCs w:val="18"/>
        </w:rPr>
      </w:pPr>
      <w:commentRangeStart w:id="73"/>
      <w:r w:rsidRPr="00E32F6E">
        <w:rPr>
          <w:b/>
          <w:sz w:val="18"/>
          <w:szCs w:val="18"/>
        </w:rPr>
        <w:t xml:space="preserve">Figure </w:t>
      </w:r>
      <w:commentRangeEnd w:id="73"/>
      <w:r w:rsidR="00A52FDE">
        <w:rPr>
          <w:rStyle w:val="Kommentarzeichen"/>
        </w:rPr>
        <w:commentReference w:id="73"/>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0E3BB2">
        <w:rPr>
          <w:rStyle w:val="Hyperlink"/>
          <w:rFonts w:ascii="Ebrima" w:hAnsi="Ebrima"/>
          <w:sz w:val="18"/>
          <w:szCs w:val="18"/>
        </w:rPr>
        <w:fldChar w:fldCharType="begin"/>
      </w:r>
      <w:r w:rsidR="000E3BB2">
        <w:rPr>
          <w:rStyle w:val="Hyperlink"/>
          <w:rFonts w:ascii="Ebrima" w:hAnsi="Ebrima"/>
          <w:sz w:val="18"/>
          <w:szCs w:val="18"/>
        </w:rPr>
        <w:instrText xml:space="preserve"> HYPERLINK \l "rordenbrett2000" </w:instrText>
      </w:r>
      <w:r w:rsidR="000E3BB2">
        <w:rPr>
          <w:rStyle w:val="Hyperlink"/>
          <w:rFonts w:ascii="Ebrima" w:hAnsi="Ebrima"/>
          <w:sz w:val="18"/>
          <w:szCs w:val="18"/>
        </w:rP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E3BB2">
        <w:rPr>
          <w:rStyle w:val="Hyperlink"/>
          <w:rFonts w:ascii="Ebrima" w:hAnsi="Ebrima"/>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72"/>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74" w:name="_Toc116064614"/>
      <w:bookmarkStart w:id="75" w:name="_Toc117242383"/>
      <w:r w:rsidRPr="00B9604E">
        <w:rPr>
          <w:lang w:val="de-DE"/>
        </w:rPr>
        <w:t>Region-to-Region D</w:t>
      </w:r>
      <w:r w:rsidR="00A02678" w:rsidRPr="00B9604E">
        <w:rPr>
          <w:lang w:val="de-DE"/>
        </w:rPr>
        <w:t>isconnectivity</w:t>
      </w:r>
      <w:bookmarkEnd w:id="74"/>
      <w:bookmarkEnd w:id="75"/>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76" w:name="figure05roiDCs"/>
    </w:p>
    <w:p w14:paraId="024B29B6" w14:textId="5B991919" w:rsidR="009121BF" w:rsidRPr="005B11FA" w:rsidRDefault="00EA492D" w:rsidP="00B2571F">
      <w:pPr>
        <w:jc w:val="center"/>
        <w:rPr>
          <w:highlight w:val="yellow"/>
        </w:rPr>
      </w:pPr>
      <w:r>
        <w:rPr>
          <w:noProof/>
          <w:lang w:val="en-US"/>
        </w:rPr>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commentRangeStart w:id="77"/>
      <w:r w:rsidR="006F1A4D" w:rsidRPr="009121BF">
        <w:rPr>
          <w:sz w:val="18"/>
          <w:szCs w:val="18"/>
        </w:rPr>
        <w:t>Significant</w:t>
      </w:r>
      <w:r w:rsidR="00E07561" w:rsidRPr="009121BF">
        <w:rPr>
          <w:sz w:val="18"/>
          <w:szCs w:val="18"/>
        </w:rPr>
        <w:t xml:space="preserve"> parcel-wise disconnections</w:t>
      </w:r>
      <w:commentRangeEnd w:id="77"/>
      <w:r w:rsidR="004A460C">
        <w:rPr>
          <w:rStyle w:val="Kommentarzeichen"/>
        </w:rPr>
        <w:commentReference w:id="77"/>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8"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78" w:name="table02roiDCs_summary"/>
      <w:bookmarkEnd w:id="7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commentRangeStart w:id="79"/>
      <w:r w:rsidR="00512A5C" w:rsidRPr="00FC5D70">
        <w:rPr>
          <w:sz w:val="18"/>
          <w:szCs w:val="18"/>
        </w:rPr>
        <w:t xml:space="preserve">Selected </w:t>
      </w:r>
      <w:commentRangeEnd w:id="79"/>
      <w:r w:rsidR="00351BCE">
        <w:rPr>
          <w:rStyle w:val="Kommentarzeichen"/>
        </w:rPr>
        <w:commentReference w:id="79"/>
      </w:r>
      <w:r w:rsidR="00512A5C" w:rsidRPr="00FC5D70">
        <w:rPr>
          <w:sz w:val="18"/>
          <w:szCs w:val="18"/>
        </w:rPr>
        <w:t xml:space="preserve">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78"/>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80"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commentRangeStart w:id="81"/>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commentRangeEnd w:id="81"/>
      <w:r w:rsidR="00DB6EB3">
        <w:rPr>
          <w:rStyle w:val="Kommentarzeichen"/>
        </w:rPr>
        <w:commentReference w:id="81"/>
      </w:r>
      <w:r w:rsidRPr="0035789A">
        <w:rPr>
          <w:sz w:val="18"/>
          <w:szCs w:val="18"/>
        </w:rPr>
        <w:t>. 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80"/>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82"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83" w:name="_Toc117242384"/>
      <w:r>
        <w:rPr>
          <w:lang w:val="en-US"/>
        </w:rPr>
        <w:t>Prediction of Patient Status</w:t>
      </w:r>
      <w:bookmarkEnd w:id="82"/>
      <w:bookmarkEnd w:id="83"/>
    </w:p>
    <w:p w14:paraId="61682A29" w14:textId="35F47C26" w:rsidR="003D7287"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w:t>
      </w:r>
      <w:commentRangeStart w:id="84"/>
      <w:r w:rsidR="00F66773">
        <w:rPr>
          <w:lang w:val="en-US"/>
        </w:rPr>
        <w:t xml:space="preserve">chance </w:t>
      </w:r>
      <w:r w:rsidR="00B723A8">
        <w:rPr>
          <w:lang w:val="en-US"/>
        </w:rPr>
        <w:t>level</w:t>
      </w:r>
      <w:commentRangeEnd w:id="84"/>
      <w:r w:rsidR="00E16B96">
        <w:rPr>
          <w:rStyle w:val="Kommentarzeichen"/>
        </w:rPr>
        <w:commentReference w:id="84"/>
      </w:r>
      <w:r w:rsidR="00B723A8">
        <w:rPr>
          <w:lang w:val="en-US"/>
        </w:rPr>
        <w:t xml:space="preserve">.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85"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85"/>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86" w:name="_Toc116064617"/>
      <w:bookmarkStart w:id="87" w:name="_Toc117242385"/>
      <w:commentRangeStart w:id="88"/>
      <w:r w:rsidRPr="00EA784A">
        <w:rPr>
          <w:b w:val="0"/>
          <w:bCs w:val="0"/>
        </w:rPr>
        <w:t>Discussion</w:t>
      </w:r>
      <w:bookmarkEnd w:id="86"/>
      <w:bookmarkEnd w:id="87"/>
      <w:commentRangeEnd w:id="88"/>
      <w:r w:rsidR="00F40934">
        <w:rPr>
          <w:rStyle w:val="Kommentarzeichen"/>
          <w:rFonts w:ascii="Ebrima" w:eastAsiaTheme="minorEastAsia" w:hAnsi="Ebrima" w:cstheme="minorBidi"/>
          <w:b w:val="0"/>
          <w:bCs w:val="0"/>
        </w:rPr>
        <w:commentReference w:id="88"/>
      </w:r>
    </w:p>
    <w:p w14:paraId="0D59B26D" w14:textId="3DABD8B7" w:rsidR="005E0604" w:rsidRDefault="005E0604" w:rsidP="00522529">
      <w:pPr>
        <w:pStyle w:val="KeinLeerraum"/>
        <w:spacing w:after="160" w:line="276" w:lineRule="auto"/>
      </w:pPr>
      <w:bookmarkStart w:id="89" w:name="_Toc116064619"/>
      <w:r>
        <w:t xml:space="preserve">The </w:t>
      </w:r>
      <w:commentRangeStart w:id="90"/>
      <w:r>
        <w:t xml:space="preserve">present </w:t>
      </w:r>
      <w:commentRangeEnd w:id="90"/>
      <w:r w:rsidR="000F7634">
        <w:rPr>
          <w:rStyle w:val="Kommentarzeichen"/>
        </w:rPr>
        <w:commentReference w:id="90"/>
      </w:r>
      <w:r>
        <w:t xml:space="preserve">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commentRangeStart w:id="91"/>
      <w:r w:rsidR="00973E27">
        <w:t xml:space="preserve">indirect </w:t>
      </w:r>
      <w:commentRangeEnd w:id="91"/>
      <w:r w:rsidR="006F61C1">
        <w:rPr>
          <w:rStyle w:val="Kommentarzeichen"/>
        </w:rPr>
        <w:commentReference w:id="91"/>
      </w:r>
      <w:r>
        <w:t>whole-brain and region-to-region disconnectivity</w:t>
      </w:r>
      <w:r w:rsidR="00973E27">
        <w:t xml:space="preserve"> measures</w:t>
      </w:r>
      <w:r>
        <w:t xml:space="preserve">. Finally, we used binary lesion maps, as well as </w:t>
      </w:r>
      <w:commentRangeStart w:id="92"/>
      <w:r>
        <w:t xml:space="preserve">whole-brain </w:t>
      </w:r>
      <w:commentRangeEnd w:id="92"/>
      <w:r w:rsidR="00F12240">
        <w:rPr>
          <w:rStyle w:val="Kommentarzeichen"/>
        </w:rPr>
        <w:commentReference w:id="92"/>
      </w:r>
      <w:r>
        <w:t xml:space="preserve">disconnectivity maps to predict patient status. </w:t>
      </w:r>
      <w:commentRangeStart w:id="93"/>
      <w:r w:rsidR="005B060E">
        <w:t xml:space="preserve">While men and women did not differ </w:t>
      </w:r>
      <w:ins w:id="94" w:author="Lisa" w:date="2022-10-21T15:05:00Z">
        <w:r w:rsidR="0089537C">
          <w:t xml:space="preserve">significantly </w:t>
        </w:r>
      </w:ins>
      <w:r w:rsidR="005B060E">
        <w:t xml:space="preserve">in their </w:t>
      </w:r>
      <w:r>
        <w:t xml:space="preserve">voxel-wise lesion and </w:t>
      </w:r>
      <w:del w:id="95" w:author="Lisa" w:date="2022-10-21T15:05:00Z">
        <w:r w:rsidDel="0089537C">
          <w:delText xml:space="preserve">whole-brain </w:delText>
        </w:r>
      </w:del>
      <w:r>
        <w:t>disconnection loc</w:t>
      </w:r>
      <w:r w:rsidR="005B060E">
        <w:t>alisations</w:t>
      </w:r>
      <w:commentRangeEnd w:id="93"/>
      <w:r w:rsidR="0089537C">
        <w:rPr>
          <w:rStyle w:val="Kommentarzeichen"/>
        </w:rPr>
        <w:commentReference w:id="93"/>
      </w:r>
      <w:r w:rsidR="005B060E">
        <w:t xml:space="preserve">, damage to different clusters of voxels were identified to be associated with neglect severity for the sexes. Further, we found that </w:t>
      </w:r>
      <w:commentRangeStart w:id="96"/>
      <w:r w:rsidR="005B060E">
        <w:t xml:space="preserve">men and women exhibit different sex-specific </w:t>
      </w:r>
      <w:commentRangeEnd w:id="96"/>
      <w:r w:rsidR="004B56A6">
        <w:rPr>
          <w:rStyle w:val="Kommentarzeichen"/>
        </w:rPr>
        <w:commentReference w:id="96"/>
      </w:r>
      <w:r w:rsidR="005B060E">
        <w:t xml:space="preserve">region-to-region disconnection patterns, with </w:t>
      </w:r>
      <w:r w:rsidR="00AB63FB">
        <w:t>thalamus-based disconnections being significantly linked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w:t>
      </w:r>
      <w:ins w:id="97" w:author="Lisa" w:date="2022-10-21T15:15:00Z">
        <w:r w:rsidR="004B56A6">
          <w:t xml:space="preserve">; </w:t>
        </w:r>
      </w:ins>
      <w:del w:id="98" w:author="Lisa" w:date="2022-10-21T15:15:00Z">
        <w:r w:rsidR="00AB63FB" w:rsidDel="004B56A6">
          <w:delText>, but not when predicting sex by itself</w:delText>
        </w:r>
      </w:del>
      <w:ins w:id="99" w:author="Lisa" w:date="2022-10-21T15:15:00Z">
        <w:r w:rsidR="004B56A6">
          <w:t xml:space="preserve">however, </w:t>
        </w:r>
      </w:ins>
      <w:ins w:id="100" w:author="Lisa" w:date="2022-10-21T15:16:00Z">
        <w:r w:rsidR="004B56A6">
          <w:t xml:space="preserve">sex could </w:t>
        </w:r>
      </w:ins>
      <w:ins w:id="101" w:author="Lisa" w:date="2022-10-21T15:20:00Z">
        <w:r w:rsidR="004B56A6">
          <w:t xml:space="preserve">neither </w:t>
        </w:r>
      </w:ins>
      <w:ins w:id="102" w:author="Lisa" w:date="2022-10-21T15:16:00Z">
        <w:r w:rsidR="004B56A6">
          <w:t xml:space="preserve">be predicted by lesion maps nor </w:t>
        </w:r>
      </w:ins>
      <w:ins w:id="103" w:author="Lisa" w:date="2022-10-21T15:20:00Z">
        <w:r w:rsidR="004B56A6">
          <w:t xml:space="preserve">by </w:t>
        </w:r>
      </w:ins>
      <w:ins w:id="104" w:author="Lisa" w:date="2022-10-21T15:16:00Z">
        <w:r w:rsidR="004B56A6">
          <w:t>disconnection maps</w:t>
        </w:r>
      </w:ins>
      <w:ins w:id="105" w:author="Lisa" w:date="2022-10-21T15:23:00Z">
        <w:r w:rsidR="004B56A6">
          <w:t xml:space="preserve"> beyond chance level</w:t>
        </w:r>
      </w:ins>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106" w:name="_Toc116064618"/>
      <w:r>
        <w:rPr>
          <w:b/>
        </w:rPr>
        <w:t>Clinical and Demographic Data</w:t>
      </w:r>
      <w:bookmarkEnd w:id="106"/>
      <w:r w:rsidR="008C4901">
        <w:tab/>
      </w:r>
    </w:p>
    <w:p w14:paraId="666C8EFE" w14:textId="0B897B10" w:rsidR="006B2F04"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xml:space="preserve">), and a slight trend of men suffering from more infarcts and women from more haemorrhages </w:t>
      </w:r>
      <w:ins w:id="107" w:author="Lisa" w:date="2022-10-21T15:25:00Z">
        <w:r w:rsidR="00E351B5">
          <w:t xml:space="preserve">was found </w:t>
        </w:r>
      </w:ins>
      <w:r>
        <w:t>(</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affected by ischaemic stroke with </w:t>
      </w:r>
      <w:commentRangeStart w:id="108"/>
      <w:r w:rsidR="006B2F04">
        <w:t>women being affected significantly more often than men</w:t>
      </w:r>
      <w:commentRangeEnd w:id="108"/>
      <w:r w:rsidR="00E351B5">
        <w:rPr>
          <w:rStyle w:val="Kommentarzeichen"/>
        </w:rPr>
        <w:commentReference w:id="108"/>
      </w:r>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5C736C67" w14:textId="77777777" w:rsidR="008C4901" w:rsidRDefault="008662A1" w:rsidP="00447FEA">
      <w:pPr>
        <w:spacing w:line="276" w:lineRule="auto"/>
      </w:pPr>
      <w:r w:rsidRPr="006140BA">
        <w:rPr>
          <w:b/>
        </w:rPr>
        <w:t>Voxel-based Lesion-Behaviour Mapping</w:t>
      </w:r>
      <w:bookmarkEnd w:id="89"/>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47BB3AB" w:rsidR="00512C2D" w:rsidRDefault="00AE1B8E" w:rsidP="00447FEA">
      <w:pPr>
        <w:spacing w:line="276" w:lineRule="auto"/>
      </w:pPr>
      <w:r>
        <w:t xml:space="preserve">Importantly, this lack of </w:t>
      </w:r>
      <w:commentRangeStart w:id="109"/>
      <w:r>
        <w:t xml:space="preserve">a </w:t>
      </w:r>
      <w:r w:rsidR="001D3C0C">
        <w:t>significant</w:t>
      </w:r>
      <w:r>
        <w:t xml:space="preserve"> </w:t>
      </w:r>
      <w:ins w:id="110" w:author="Lisa" w:date="2022-10-21T17:16:00Z">
        <w:r w:rsidR="00237E84">
          <w:t xml:space="preserve">sex-related </w:t>
        </w:r>
      </w:ins>
      <w:r>
        <w:t xml:space="preserve">difference in underlying lesion patterns </w:t>
      </w:r>
      <w:commentRangeEnd w:id="109"/>
      <w:r w:rsidR="00032F9E">
        <w:rPr>
          <w:rStyle w:val="Kommentarzeichen"/>
        </w:rPr>
        <w:commentReference w:id="109"/>
      </w:r>
      <w:r>
        <w:t xml:space="preserve">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r w:rsidR="008C4901" w:rsidRPr="008C4901">
          <w:rPr>
            <w:rStyle w:val="Hyperlink"/>
            <w:rFonts w:ascii="Ebrima" w:hAnsi="Ebrima"/>
          </w:rPr>
          <w:t xml:space="preserve">Karnath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0D8EEFE7"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111" w:name="_Toc116064620"/>
      <w:r w:rsidR="001D3C0C">
        <w:t xml:space="preserve">. </w:t>
      </w:r>
      <w:r w:rsidR="003921C6">
        <w:t xml:space="preserve">As our patient sample only included right-hemispheric stroke patients </w:t>
      </w:r>
      <w:commentRangeStart w:id="112"/>
      <w:r w:rsidR="003921C6">
        <w:t>due to the aetiology of visuospatial neglect</w:t>
      </w:r>
      <w:commentRangeEnd w:id="112"/>
      <w:r w:rsidR="00032F9E">
        <w:rPr>
          <w:rStyle w:val="Kommentarzeichen"/>
        </w:rPr>
        <w:commentReference w:id="112"/>
      </w:r>
      <w:r w:rsidR="003921C6">
        <w:t xml:space="preserve">, it seems possible that any sex differences in lesion localisations are not as pronounced as they might be for neuropsychological syndromes that occur </w:t>
      </w:r>
      <w:ins w:id="113" w:author="Lisa" w:date="2022-10-21T18:24:00Z">
        <w:r w:rsidR="00BD6D13">
          <w:t xml:space="preserve">predominantly </w:t>
        </w:r>
      </w:ins>
      <w:r w:rsidR="003921C6">
        <w:t>after left-hemispheric strokes.</w:t>
      </w:r>
    </w:p>
    <w:p w14:paraId="48E7A98F" w14:textId="77777777" w:rsidR="004B140A" w:rsidRDefault="004B140A" w:rsidP="00447FEA">
      <w:pPr>
        <w:spacing w:line="276" w:lineRule="auto"/>
      </w:pPr>
    </w:p>
    <w:p w14:paraId="4BFA1702" w14:textId="195DD64C" w:rsidR="008C4901" w:rsidRDefault="00F72DAF" w:rsidP="00447FEA">
      <w:pPr>
        <w:spacing w:line="276" w:lineRule="auto"/>
      </w:pPr>
      <w:r w:rsidRPr="006140BA">
        <w:rPr>
          <w:b/>
        </w:rPr>
        <w:t>Whole-</w:t>
      </w:r>
      <w:ins w:id="114" w:author="Lisa" w:date="2022-10-21T18:29:00Z">
        <w:r w:rsidR="00CA6DB4">
          <w:rPr>
            <w:b/>
          </w:rPr>
          <w:t>B</w:t>
        </w:r>
      </w:ins>
      <w:del w:id="115" w:author="Lisa" w:date="2022-10-21T18:29:00Z">
        <w:r w:rsidRPr="006140BA" w:rsidDel="00CA6DB4">
          <w:rPr>
            <w:b/>
          </w:rPr>
          <w:delText>b</w:delText>
        </w:r>
      </w:del>
      <w:r w:rsidRPr="006140BA">
        <w:rPr>
          <w:b/>
        </w:rPr>
        <w:t>rain D</w:t>
      </w:r>
      <w:r w:rsidR="005B7F30" w:rsidRPr="006140BA">
        <w:rPr>
          <w:b/>
        </w:rPr>
        <w:t>isconnectivity</w:t>
      </w:r>
      <w:bookmarkEnd w:id="111"/>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commentRangeStart w:id="116"/>
      <w:r w:rsidR="00EE0CA3" w:rsidRPr="004F4DCF">
        <w:t xml:space="preserve">whose damage was </w:t>
      </w:r>
      <w:r w:rsidR="00DE2ED5" w:rsidRPr="004F4DCF">
        <w:t>identified t</w:t>
      </w:r>
      <w:r w:rsidR="00322A3C" w:rsidRPr="004F4DCF">
        <w:t>o be associated with neglect</w:t>
      </w:r>
      <w:r w:rsidR="00322A3C">
        <w:t xml:space="preserve"> </w:t>
      </w:r>
      <w:commentRangeEnd w:id="116"/>
      <w:r w:rsidR="000F6EB6">
        <w:rPr>
          <w:rStyle w:val="Kommentarzeichen"/>
        </w:rPr>
        <w:commentReference w:id="116"/>
      </w:r>
      <w:r w:rsidR="00322A3C">
        <w:t>(</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 xml:space="preserve">When visually comparing the disconnection overlaps between men and women, we found more disconnections in the </w:t>
      </w:r>
      <w:commentRangeStart w:id="117"/>
      <w:r>
        <w:t xml:space="preserve">splenium of the corpus callosum and in the thalamus </w:t>
      </w:r>
      <w:commentRangeEnd w:id="117"/>
      <w:r w:rsidR="00BE5FCB">
        <w:rPr>
          <w:rStyle w:val="Kommentarzeichen"/>
        </w:rPr>
        <w:commentReference w:id="117"/>
      </w:r>
      <w:r>
        <w:t>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due to the fact that we used the same tractography atlases for both sexes, or that any potential differences might only emerge in a larger </w:t>
      </w:r>
      <w:proofErr w:type="spellStart"/>
      <w:r w:rsidR="00CB50DE">
        <w:t>connectomic</w:t>
      </w:r>
      <w:proofErr w:type="spellEnd"/>
      <w:r w:rsidR="00CB50DE">
        <w:t xml:space="preserve">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 xml:space="preserve">The majority of those sex-specific disconnections were interhemispheric, regardless of the sex they were associated with – however, there was a </w:t>
      </w:r>
      <w:commentRangeStart w:id="118"/>
      <w:r w:rsidR="00A649CC">
        <w:rPr>
          <w:bCs/>
        </w:rPr>
        <w:t>higher ratio of inter- to intrahemispheric male-specific disconnections.</w:t>
      </w:r>
      <w:commentRangeEnd w:id="118"/>
      <w:r w:rsidR="002C3BD0">
        <w:rPr>
          <w:rStyle w:val="Kommentarzeichen"/>
        </w:rPr>
        <w:commentReference w:id="118"/>
      </w:r>
    </w:p>
    <w:p w14:paraId="66CE4802" w14:textId="00FEB74A" w:rsidR="0096452F" w:rsidRDefault="00B93A3D" w:rsidP="00447FEA">
      <w:pPr>
        <w:spacing w:line="276" w:lineRule="auto"/>
        <w:rPr>
          <w:ins w:id="119" w:author="Lisa" w:date="2022-10-21T19:58:00Z"/>
        </w:rPr>
      </w:pPr>
      <w:r w:rsidRPr="00B93A3D">
        <w:t>According to the predominant literature</w:t>
      </w:r>
      <w:ins w:id="120" w:author="Lisa" w:date="2022-10-21T19:26:00Z">
        <w:r w:rsidR="004B0AEA">
          <w:t xml:space="preserve"> of </w:t>
        </w:r>
      </w:ins>
      <w:ins w:id="121" w:author="Lisa" w:date="2022-10-21T19:27:00Z">
        <w:r w:rsidR="004B0AEA">
          <w:t xml:space="preserve">connectivity in </w:t>
        </w:r>
      </w:ins>
      <w:ins w:id="122" w:author="Lisa" w:date="2022-10-21T19:26:00Z">
        <w:r w:rsidR="004B0AEA">
          <w:t>healthy individuals</w:t>
        </w:r>
      </w:ins>
      <w:r w:rsidRPr="00B93A3D">
        <w:t>, men typically have a higher number of intrahemispheric WM connections, which in addition also exhibit an increased axonal diameter compared to the ones of women (</w:t>
      </w:r>
      <w:proofErr w:type="spellStart"/>
      <w:r w:rsidR="000E3BB2">
        <w:rPr>
          <w:rStyle w:val="Hyperlink"/>
          <w:rFonts w:ascii="Ebrima" w:hAnsi="Ebrima"/>
        </w:rPr>
        <w:fldChar w:fldCharType="begin"/>
      </w:r>
      <w:r w:rsidR="000E3BB2">
        <w:rPr>
          <w:rStyle w:val="Hyperlink"/>
          <w:rFonts w:ascii="Ebrima" w:hAnsi="Ebrima"/>
        </w:rPr>
        <w:instrText xml:space="preserve"> HYPERLINK \l "boespflug2011" </w:instrText>
      </w:r>
      <w:r w:rsidR="000E3BB2">
        <w:rPr>
          <w:rStyle w:val="Hyperlink"/>
          <w:rFonts w:ascii="Ebrima" w:hAnsi="Ebrima"/>
        </w:rPr>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0E3BB2">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commentRangeStart w:id="123"/>
      <w:r w:rsidRPr="004F4DCF">
        <w:t>opposite p</w:t>
      </w:r>
      <w:r>
        <w:t xml:space="preserve">atterns </w:t>
      </w:r>
      <w:commentRangeEnd w:id="123"/>
      <w:r w:rsidR="00645A65">
        <w:rPr>
          <w:rStyle w:val="Kommentarzeichen"/>
        </w:rPr>
        <w:commentReference w:id="123"/>
      </w:r>
      <w:r>
        <w:t>in sex-specific disconnections</w:t>
      </w:r>
      <w:ins w:id="124" w:author="Lisa" w:date="2022-10-21T19:29:00Z">
        <w:r w:rsidR="004B0AEA">
          <w:t xml:space="preserve"> of stroke patients</w:t>
        </w:r>
      </w:ins>
      <w:r>
        <w:t>: Men suffered from more interhemispheric disconnections, most</w:t>
      </w:r>
      <w:r w:rsidR="0096452F">
        <w:t xml:space="preserve">ly </w:t>
      </w:r>
      <w:r>
        <w:t xml:space="preserve">throughout the corpus callosum, whereas women had a higher </w:t>
      </w:r>
      <w:del w:id="125" w:author="Lisa" w:date="2022-10-21T19:24:00Z">
        <w:r w:rsidDel="00105175">
          <w:delText xml:space="preserve">ratio </w:delText>
        </w:r>
      </w:del>
      <w:ins w:id="126" w:author="Lisa" w:date="2022-10-21T19:24:00Z">
        <w:r w:rsidR="00105175">
          <w:t xml:space="preserve">proportion </w:t>
        </w:r>
      </w:ins>
      <w:r>
        <w:t xml:space="preserve">of intrahemispheric disconnections, as well as more interhemispheric disconnections between the left and right thalami. </w:t>
      </w:r>
    </w:p>
    <w:p w14:paraId="0F32D4B5" w14:textId="52E1BFDC" w:rsidR="00645A65" w:rsidRDefault="00645A65" w:rsidP="00447FEA">
      <w:pPr>
        <w:spacing w:line="276" w:lineRule="auto"/>
      </w:pPr>
      <w:ins w:id="127" w:author="Lisa" w:date="2022-10-21T19:58:00Z">
        <w:r>
          <w:t xml:space="preserve">Although this </w:t>
        </w:r>
      </w:ins>
      <w:ins w:id="128" w:author="Lisa" w:date="2022-10-21T20:01:00Z">
        <w:r>
          <w:t>may seem</w:t>
        </w:r>
      </w:ins>
      <w:ins w:id="129" w:author="Lisa" w:date="2022-10-21T19:58:00Z">
        <w:r>
          <w:t xml:space="preserve"> </w:t>
        </w:r>
      </w:ins>
      <w:ins w:id="130" w:author="Lisa" w:date="2022-10-21T19:59:00Z">
        <w:r>
          <w:t>counterintuitive</w:t>
        </w:r>
      </w:ins>
      <w:ins w:id="131" w:author="Lisa" w:date="2022-10-21T19:58:00Z">
        <w:r>
          <w:t xml:space="preserve"> </w:t>
        </w:r>
      </w:ins>
      <w:ins w:id="132" w:author="Lisa" w:date="2022-10-21T19:59:00Z">
        <w:r>
          <w:t xml:space="preserve">at first sight, as one would expect …, </w:t>
        </w:r>
      </w:ins>
      <w:ins w:id="133" w:author="Lisa" w:date="2022-10-21T20:01:00Z">
        <w:r>
          <w:t>one could also argue</w:t>
        </w:r>
      </w:ins>
      <w:ins w:id="134" w:author="Lisa" w:date="2022-10-21T20:02:00Z">
        <w:r>
          <w:t xml:space="preserve"> quite</w:t>
        </w:r>
      </w:ins>
      <w:ins w:id="135" w:author="Lisa" w:date="2022-10-21T19:59:00Z">
        <w:r>
          <w:t xml:space="preserve"> the opposite, namely </w:t>
        </w:r>
      </w:ins>
      <w:ins w:id="136" w:author="Lisa" w:date="2022-10-21T20:00:00Z">
        <w:r>
          <w:t>…</w:t>
        </w:r>
      </w:ins>
    </w:p>
    <w:p w14:paraId="275892FF" w14:textId="46CA42A9"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proofErr w:type="spellStart"/>
      <w:r w:rsidR="000E3BB2">
        <w:rPr>
          <w:rStyle w:val="Hyperlink"/>
          <w:rFonts w:ascii="Ebrima" w:hAnsi="Ebrima"/>
          <w:bCs/>
        </w:rPr>
        <w:fldChar w:fldCharType="begin"/>
      </w:r>
      <w:r w:rsidR="000E3BB2">
        <w:rPr>
          <w:rStyle w:val="Hyperlink"/>
          <w:rFonts w:ascii="Ebrima" w:hAnsi="Ebrima"/>
          <w:bCs/>
        </w:rPr>
        <w:instrText xml:space="preserve"> HYPERLINK \l "griffis2019" </w:instrText>
      </w:r>
      <w:r w:rsidR="000E3BB2">
        <w:rPr>
          <w:rStyle w:val="Hyperlink"/>
          <w:rFonts w:ascii="Ebrima" w:hAnsi="Ebrima"/>
          <w:bCs/>
        </w:rPr>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0E3BB2">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sidR="00223DA5">
        <w:rPr>
          <w:bCs/>
        </w:rPr>
        <w:t xml:space="preserve"> </w:t>
      </w:r>
      <w:del w:id="137" w:author="Lisa" w:date="2022-10-21T19:33:00Z">
        <w:r w:rsidR="00223DA5" w:rsidDel="004B0AEA">
          <w:rPr>
            <w:bCs/>
          </w:rPr>
          <w:delText xml:space="preserve">are </w:delText>
        </w:r>
      </w:del>
      <w:commentRangeStart w:id="138"/>
      <w:r w:rsidR="00223DA5">
        <w:rPr>
          <w:bCs/>
        </w:rPr>
        <w:t xml:space="preserve">no significant differences in neither lesion volume nor lesion localisation </w:t>
      </w:r>
      <w:commentRangeEnd w:id="138"/>
      <w:r w:rsidR="007D3871">
        <w:rPr>
          <w:rStyle w:val="Kommentarzeichen"/>
        </w:rPr>
        <w:commentReference w:id="138"/>
      </w:r>
      <w:r w:rsidR="00223DA5">
        <w:rPr>
          <w:bCs/>
        </w:rPr>
        <w:t>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sidR="001D461C">
        <w:rPr>
          <w:bCs/>
        </w:rPr>
        <w:t>Although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commentRangeStart w:id="139"/>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630594" w:rsidRPr="004B71C9">
        <w:t>.</w:t>
      </w:r>
      <w:commentRangeEnd w:id="139"/>
      <w:r w:rsidR="003D6DD4">
        <w:rPr>
          <w:rStyle w:val="Kommentarzeichen"/>
        </w:rPr>
        <w:commentReference w:id="139"/>
      </w:r>
    </w:p>
    <w:p w14:paraId="05ECAF7C" w14:textId="6309E369"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thalam</w:t>
      </w:r>
      <w:ins w:id="140" w:author="Lisa" w:date="2022-10-21T20:14:00Z">
        <w:r w:rsidR="00A42993">
          <w:t>us</w:t>
        </w:r>
      </w:ins>
      <w:del w:id="141" w:author="Lisa" w:date="2022-10-21T20:14:00Z">
        <w:r w:rsidR="00F55A8B" w:rsidDel="00A42993">
          <w:delText>i</w:delText>
        </w:r>
      </w:del>
      <w:r w:rsidR="00F55A8B">
        <w:t xml:space="preserve"> of the left and right hemisphere</w:t>
      </w:r>
      <w:del w:id="142" w:author="Lisa" w:date="2022-10-21T20:16:00Z">
        <w:r w:rsidR="00F55A8B" w:rsidDel="00A42993">
          <w:delText>s</w:delText>
        </w:r>
      </w:del>
      <w:r w:rsidR="00F55A8B">
        <w:t>,</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rsidR="000E3BB2">
        <w:rPr>
          <w:rStyle w:val="Hyperlink"/>
          <w:rFonts w:ascii="Ebrima" w:hAnsi="Ebrima"/>
        </w:rPr>
        <w:fldChar w:fldCharType="begin"/>
      </w:r>
      <w:r w:rsidR="000E3BB2">
        <w:rPr>
          <w:rStyle w:val="Hyperlink"/>
          <w:rFonts w:ascii="Ebrima" w:hAnsi="Ebrima"/>
        </w:rPr>
        <w:instrText xml:space="preserve"> HYPERLINK \l "borghei2021" </w:instrText>
      </w:r>
      <w:r w:rsidR="000E3BB2">
        <w:rPr>
          <w:rStyle w:val="Hyperlink"/>
          <w:rFonts w:ascii="Ebrima" w:hAnsi="Ebrima"/>
        </w:rPr>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0E3BB2">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commentRangeStart w:id="143"/>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commentRangeEnd w:id="143"/>
      <w:r w:rsidR="002A2004">
        <w:rPr>
          <w:rStyle w:val="Kommentarzeichen"/>
        </w:rPr>
        <w:commentReference w:id="143"/>
      </w:r>
    </w:p>
    <w:p w14:paraId="18E93A68" w14:textId="77777777" w:rsidR="004B140A" w:rsidRDefault="004B140A" w:rsidP="00447FEA">
      <w:pPr>
        <w:spacing w:line="276" w:lineRule="auto"/>
        <w:rPr>
          <w:b/>
        </w:rPr>
      </w:pPr>
      <w:bookmarkStart w:id="144"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144"/>
      <w:r w:rsidR="006140BA">
        <w:rPr>
          <w:b/>
        </w:rPr>
        <w:tab/>
      </w:r>
    </w:p>
    <w:p w14:paraId="146BDF72" w14:textId="6939BA88" w:rsidR="00291026" w:rsidRDefault="00483E8E" w:rsidP="00447FEA">
      <w:pPr>
        <w:spacing w:line="276" w:lineRule="auto"/>
        <w:rPr>
          <w:bCs/>
        </w:rPr>
      </w:pPr>
      <w:commentRangeStart w:id="145"/>
      <w:r>
        <w:rPr>
          <w:bCs/>
        </w:rPr>
        <w:t>Overall</w:t>
      </w:r>
      <w:commentRangeEnd w:id="145"/>
      <w:r w:rsidR="00ED2A5A">
        <w:rPr>
          <w:rStyle w:val="Kommentarzeichen"/>
        </w:rPr>
        <w:commentReference w:id="145"/>
      </w:r>
      <w:r>
        <w:rPr>
          <w:bCs/>
        </w:rPr>
        <w:t xml:space="preserve">,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0E3BB2">
        <w:rPr>
          <w:rStyle w:val="Hyperlink"/>
          <w:rFonts w:ascii="Ebrima" w:hAnsi="Ebrima"/>
          <w:bCs/>
        </w:rPr>
        <w:fldChar w:fldCharType="begin"/>
      </w:r>
      <w:r w:rsidR="000E3BB2">
        <w:rPr>
          <w:rStyle w:val="Hyperlink"/>
          <w:rFonts w:ascii="Ebrima" w:hAnsi="Ebrima"/>
          <w:bCs/>
        </w:rPr>
        <w:instrText xml:space="preserve"> HYPERLINK \l "griffis2019" </w:instrText>
      </w:r>
      <w:r w:rsidR="000E3BB2">
        <w:rPr>
          <w:rStyle w:val="Hyperlink"/>
          <w:rFonts w:ascii="Ebrima" w:hAnsi="Ebrima"/>
          <w:bCs/>
        </w:rPr>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0E3BB2">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p>
    <w:p w14:paraId="118020B1" w14:textId="12E12AA2"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commentRangeStart w:id="146"/>
      <w:r>
        <w:rPr>
          <w:bCs/>
        </w:rPr>
        <w:t xml:space="preserve">improved </w:t>
      </w:r>
      <w:commentRangeEnd w:id="146"/>
      <w:r w:rsidR="00B6668D">
        <w:rPr>
          <w:rStyle w:val="Kommentarzeichen"/>
        </w:rPr>
        <w:commentReference w:id="146"/>
      </w:r>
      <w:r>
        <w:rPr>
          <w:bCs/>
        </w:rPr>
        <w:t xml:space="preserve">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 xml:space="preserve">rt the view that neglect </w:t>
      </w:r>
      <w:del w:id="147" w:author="Lisa" w:date="2022-10-21T20:46:00Z">
        <w:r w:rsidR="002C5DA4" w:rsidDel="00B6668D">
          <w:rPr>
            <w:bCs/>
          </w:rPr>
          <w:delText xml:space="preserve">should </w:delText>
        </w:r>
      </w:del>
      <w:ins w:id="148" w:author="Lisa" w:date="2022-10-21T20:46:00Z">
        <w:r w:rsidR="00B6668D">
          <w:rPr>
            <w:bCs/>
          </w:rPr>
          <w:t xml:space="preserve">might rather </w:t>
        </w:r>
      </w:ins>
      <w:r w:rsidR="002C5DA4">
        <w:rPr>
          <w:bCs/>
        </w:rPr>
        <w:t xml:space="preserve">be </w:t>
      </w:r>
      <w:del w:id="149" w:author="Lisa" w:date="2022-10-21T20:46:00Z">
        <w:r w:rsidR="002C5DA4" w:rsidDel="00B6668D">
          <w:rPr>
            <w:bCs/>
          </w:rPr>
          <w:delText xml:space="preserve">understood as </w:delText>
        </w:r>
      </w:del>
      <w:r w:rsidR="002C5DA4">
        <w:rPr>
          <w:bCs/>
        </w:rPr>
        <w:t>a</w:t>
      </w:r>
      <w:r w:rsidR="00091EEA">
        <w:rPr>
          <w:bCs/>
        </w:rPr>
        <w:t xml:space="preserve"> disconnection syndrome</w:t>
      </w:r>
      <w:del w:id="150" w:author="Lisa" w:date="2022-10-21T20:48:00Z">
        <w:r w:rsidR="00091EEA" w:rsidDel="00B6668D">
          <w:rPr>
            <w:bCs/>
          </w:rPr>
          <w:delText>,</w:delText>
        </w:r>
      </w:del>
      <w:r w:rsidR="00091EEA">
        <w:rPr>
          <w:bCs/>
        </w:rPr>
        <w:t xml:space="preserve"> </w:t>
      </w:r>
      <w:del w:id="151" w:author="Lisa" w:date="2022-10-21T20:46:00Z">
        <w:r w:rsidR="00091EEA" w:rsidDel="00B6668D">
          <w:rPr>
            <w:bCs/>
          </w:rPr>
          <w:delText xml:space="preserve">rather </w:delText>
        </w:r>
      </w:del>
      <w:r w:rsidR="00091EEA">
        <w:rPr>
          <w:bCs/>
        </w:rPr>
        <w:t xml:space="preserve">than a syndrome that is caused </w:t>
      </w:r>
      <w:ins w:id="152" w:author="Lisa" w:date="2022-10-21T20:49:00Z">
        <w:r w:rsidR="00112F52">
          <w:rPr>
            <w:bCs/>
          </w:rPr>
          <w:t xml:space="preserve">only </w:t>
        </w:r>
      </w:ins>
      <w:r w:rsidR="00091EEA">
        <w:rPr>
          <w:bCs/>
        </w:rPr>
        <w:t xml:space="preserve">by </w:t>
      </w:r>
      <w:ins w:id="153" w:author="Lisa" w:date="2022-10-21T20:49:00Z">
        <w:r w:rsidR="00112F52">
          <w:rPr>
            <w:bCs/>
          </w:rPr>
          <w:t xml:space="preserve">isolated </w:t>
        </w:r>
      </w:ins>
      <w:r w:rsidR="00091EEA">
        <w:rPr>
          <w:bCs/>
        </w:rPr>
        <w:t xml:space="preserve">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3AF4E66E" w:rsidR="009B4963" w:rsidRPr="009B4963" w:rsidRDefault="009B4963" w:rsidP="009B4963">
      <w:pPr>
        <w:spacing w:line="276" w:lineRule="auto"/>
        <w:rPr>
          <w:bCs/>
        </w:rPr>
      </w:pPr>
      <w:r w:rsidRPr="009B4963">
        <w:rPr>
          <w:bCs/>
        </w:rPr>
        <w:t xml:space="preserve">Interestingly, </w:t>
      </w:r>
      <w:ins w:id="154" w:author="Lisa" w:date="2022-10-21T20:52:00Z">
        <w:r w:rsidR="00ED2A5A">
          <w:rPr>
            <w:bCs/>
          </w:rPr>
          <w:t xml:space="preserve">the </w:t>
        </w:r>
      </w:ins>
      <w:r w:rsidRPr="009B4963">
        <w:rPr>
          <w:bCs/>
        </w:rPr>
        <w:t>disconnection-based model</w:t>
      </w:r>
      <w:del w:id="155" w:author="Lisa" w:date="2022-10-21T20:52:00Z">
        <w:r w:rsidRPr="009B4963" w:rsidDel="00ED2A5A">
          <w:rPr>
            <w:bCs/>
          </w:rPr>
          <w:delText>s</w:delText>
        </w:r>
      </w:del>
      <w:r w:rsidRPr="009B4963">
        <w:rPr>
          <w:bCs/>
        </w:rPr>
        <w:t xml:space="preserve"> did not outperform </w:t>
      </w:r>
      <w:ins w:id="156" w:author="Lisa" w:date="2022-10-21T20:52:00Z">
        <w:r w:rsidR="00ED2A5A">
          <w:rPr>
            <w:bCs/>
          </w:rPr>
          <w:t xml:space="preserve">the </w:t>
        </w:r>
      </w:ins>
      <w:r w:rsidRPr="009B4963">
        <w:rPr>
          <w:bCs/>
        </w:rPr>
        <w:t xml:space="preserve">lesion-based </w:t>
      </w:r>
      <w:ins w:id="157" w:author="Lisa" w:date="2022-10-21T20:51:00Z">
        <w:r w:rsidR="00ED2A5A">
          <w:rPr>
            <w:bCs/>
          </w:rPr>
          <w:t xml:space="preserve">one </w:t>
        </w:r>
      </w:ins>
      <w:r w:rsidRPr="009B4963">
        <w:rPr>
          <w:bCs/>
        </w:rPr>
        <w:t xml:space="preserve">in the </w:t>
      </w:r>
      <w:commentRangeStart w:id="158"/>
      <w:r w:rsidRPr="009B4963">
        <w:rPr>
          <w:bCs/>
        </w:rPr>
        <w:t>prediction of sex</w:t>
      </w:r>
      <w:commentRangeEnd w:id="158"/>
      <w:r w:rsidR="00117C54">
        <w:rPr>
          <w:rStyle w:val="Kommentarzeichen"/>
        </w:rPr>
        <w:commentReference w:id="158"/>
      </w:r>
      <w:r w:rsidRPr="009B4963">
        <w:rPr>
          <w:bCs/>
        </w:rPr>
        <w:t xml:space="preserve">,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w:t>
      </w:r>
      <w:r w:rsidR="004B140A">
        <w:rPr>
          <w:bCs/>
        </w:rPr>
        <w:t xml:space="preserve"> </w:t>
      </w:r>
      <w:r w:rsidRPr="009B4963">
        <w:rPr>
          <w:bCs/>
        </w:rPr>
        <w:t>disconnection maps as basis for our classification</w:t>
      </w:r>
      <w:r w:rsidR="00F66773">
        <w:rPr>
          <w:bCs/>
        </w:rPr>
        <w:t xml:space="preserve">, </w:t>
      </w:r>
      <w:commentRangeStart w:id="159"/>
      <w:r w:rsidR="00F66773">
        <w:rPr>
          <w:bCs/>
        </w:rPr>
        <w:t>it is unsurprising that the model was not able to predict sex based on data that did not exhibit significant sex differences</w:t>
      </w:r>
      <w:commentRangeEnd w:id="159"/>
      <w:r w:rsidR="00117C54">
        <w:rPr>
          <w:rStyle w:val="Kommentarzeichen"/>
        </w:rPr>
        <w:commentReference w:id="159"/>
      </w:r>
      <w:r w:rsidR="00F66773">
        <w:rPr>
          <w:bCs/>
        </w:rPr>
        <w:t>.</w:t>
      </w:r>
    </w:p>
    <w:p w14:paraId="3C95C636" w14:textId="77777777" w:rsidR="00F66773" w:rsidRDefault="00F66773" w:rsidP="00447FEA">
      <w:pPr>
        <w:spacing w:line="276" w:lineRule="auto"/>
        <w:rPr>
          <w:b/>
        </w:rPr>
      </w:pPr>
      <w:bookmarkStart w:id="160" w:name="_Toc116064624"/>
    </w:p>
    <w:p w14:paraId="017176CA" w14:textId="5B64942F" w:rsidR="00EA2721" w:rsidRDefault="005B7F30" w:rsidP="00447FEA">
      <w:pPr>
        <w:spacing w:line="276" w:lineRule="auto"/>
        <w:rPr>
          <w:b/>
        </w:rPr>
      </w:pPr>
      <w:commentRangeStart w:id="161"/>
      <w:r w:rsidRPr="006140BA">
        <w:rPr>
          <w:b/>
        </w:rPr>
        <w:t>Limitations</w:t>
      </w:r>
      <w:bookmarkEnd w:id="160"/>
      <w:r w:rsidR="00136230">
        <w:rPr>
          <w:b/>
        </w:rPr>
        <w:t xml:space="preserve"> </w:t>
      </w:r>
      <w:commentRangeEnd w:id="161"/>
      <w:r w:rsidR="001E219E">
        <w:rPr>
          <w:rStyle w:val="Kommentarzeichen"/>
        </w:rPr>
        <w:commentReference w:id="161"/>
      </w:r>
      <w:r w:rsidR="00136230">
        <w:rPr>
          <w:b/>
        </w:rPr>
        <w:t>&amp;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proofErr w:type="spellStart"/>
        <w:r w:rsidR="003A7739" w:rsidRPr="003A7739">
          <w:rPr>
            <w:rStyle w:val="Hyperlink"/>
            <w:rFonts w:ascii="Ebrima" w:hAnsi="Ebrima"/>
            <w:bCs/>
          </w:rPr>
          <w:t>Bonkhoff</w:t>
        </w:r>
        <w:proofErr w:type="spellEnd"/>
        <w:r w:rsidR="003A7739" w:rsidRPr="003A7739">
          <w:rPr>
            <w:rStyle w:val="Hyperlink"/>
            <w:rFonts w:ascii="Ebrima" w:hAnsi="Ebrima"/>
            <w:bCs/>
          </w:rPr>
          <w:t xml:space="preserve">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w:t>
      </w:r>
      <w:commentRangeStart w:id="162"/>
      <w:r>
        <w:rPr>
          <w:bCs/>
        </w:rPr>
        <w:t>the same normalisation templates</w:t>
      </w:r>
      <w:commentRangeEnd w:id="162"/>
      <w:r w:rsidR="00301408">
        <w:rPr>
          <w:rStyle w:val="Kommentarzeichen"/>
        </w:rPr>
        <w:commentReference w:id="162"/>
      </w:r>
      <w:r>
        <w:rPr>
          <w:bCs/>
        </w:rPr>
        <w:t xml:space="preserve">,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33004BA7"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w:t>
      </w:r>
      <w:commentRangeStart w:id="163"/>
      <w:r>
        <w:rPr>
          <w:bCs/>
        </w:rPr>
        <w:t xml:space="preserve">normalised brain scans do not reflect reality </w:t>
      </w:r>
      <w:commentRangeEnd w:id="163"/>
      <w:r w:rsidR="00C85842">
        <w:rPr>
          <w:rStyle w:val="Kommentarzeichen"/>
        </w:rPr>
        <w:commentReference w:id="163"/>
      </w:r>
      <w:r>
        <w:rPr>
          <w:bCs/>
        </w:rPr>
        <w:t>for either of the sexes.</w:t>
      </w:r>
    </w:p>
    <w:p w14:paraId="407ECD66" w14:textId="486CC7CE"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 xml:space="preserve">since </w:t>
      </w:r>
      <w:del w:id="164" w:author="Lisa" w:date="2022-10-24T11:21:00Z">
        <w:r w:rsidR="00950A87" w:rsidRPr="00476814" w:rsidDel="00121ABF">
          <w:rPr>
            <w:bCs/>
          </w:rPr>
          <w:delText>there are</w:delText>
        </w:r>
      </w:del>
      <w:ins w:id="165" w:author="Lisa" w:date="2022-10-24T11:21:00Z">
        <w:r w:rsidR="00121ABF">
          <w:rPr>
            <w:bCs/>
          </w:rPr>
          <w:t>we are not aware of any</w:t>
        </w:r>
      </w:ins>
      <w:del w:id="166" w:author="Lisa" w:date="2022-10-24T11:22:00Z">
        <w:r w:rsidR="00950A87" w:rsidRPr="00476814" w:rsidDel="00121ABF">
          <w:rPr>
            <w:bCs/>
          </w:rPr>
          <w:delText xml:space="preserve"> no</w:delText>
        </w:r>
      </w:del>
      <w:r w:rsidR="00950A87" w:rsidRPr="00476814">
        <w:rPr>
          <w:bCs/>
        </w:rPr>
        <w:t xml:space="preserve"> sex-specific a</w:t>
      </w:r>
      <w:r w:rsidR="00476814">
        <w:rPr>
          <w:bCs/>
        </w:rPr>
        <w:t>tlases readily available</w:t>
      </w:r>
      <w:r w:rsidR="00950A87" w:rsidRPr="00476814">
        <w:rPr>
          <w:bCs/>
        </w:rPr>
        <w:t>,</w:t>
      </w:r>
      <w:r w:rsidR="00950A87">
        <w:rPr>
          <w:bCs/>
        </w:rPr>
        <w:t xml:space="preserve"> </w:t>
      </w:r>
      <w:r>
        <w:rPr>
          <w:bCs/>
        </w:rPr>
        <w:t xml:space="preserve">were also created </w:t>
      </w:r>
      <w:del w:id="167" w:author="Lisa" w:date="2022-10-24T11:24:00Z">
        <w:r w:rsidDel="00121ABF">
          <w:rPr>
            <w:bCs/>
          </w:rPr>
          <w:delText xml:space="preserve">from </w:delText>
        </w:r>
      </w:del>
      <w:ins w:id="168" w:author="Lisa" w:date="2022-10-24T11:24:00Z">
        <w:r w:rsidR="00121ABF">
          <w:rPr>
            <w:bCs/>
          </w:rPr>
          <w:t xml:space="preserve">based on </w:t>
        </w:r>
      </w:ins>
      <w:r>
        <w:rPr>
          <w:bCs/>
        </w:rPr>
        <w:t xml:space="preserve">a </w:t>
      </w:r>
      <w:commentRangeStart w:id="169"/>
      <w:r>
        <w:rPr>
          <w:bCs/>
        </w:rPr>
        <w:t>mixture of male and female brain scans</w:t>
      </w:r>
      <w:commentRangeEnd w:id="169"/>
      <w:r w:rsidR="00A42993">
        <w:rPr>
          <w:rStyle w:val="Kommentarzeichen"/>
        </w:rPr>
        <w:commentReference w:id="169"/>
      </w:r>
      <w:r>
        <w:rPr>
          <w:bCs/>
        </w:rPr>
        <w:t>. As already outlined for the spatial normalisation template, it is possible that the resulting parcellations and the derived (dis)connectome do not reflect reality for either the female or the male subsample, due to all the un</w:t>
      </w:r>
      <w:r w:rsidR="00BA784A">
        <w:rPr>
          <w:bCs/>
        </w:rPr>
        <w:t>derlying neuroanatomical and -</w:t>
      </w:r>
      <w:r>
        <w:rPr>
          <w:bCs/>
        </w:rPr>
        <w:t xml:space="preserve">pathological sex differences that are not taken into account when using the same template/atlas for both sexes. </w:t>
      </w:r>
    </w:p>
    <w:p w14:paraId="2221DB03" w14:textId="654A1AAA" w:rsidR="00950A87" w:rsidRDefault="00F63948" w:rsidP="00447FEA">
      <w:pPr>
        <w:tabs>
          <w:tab w:val="left" w:pos="1953"/>
        </w:tabs>
        <w:spacing w:line="276" w:lineRule="auto"/>
        <w:rPr>
          <w:bCs/>
        </w:rPr>
      </w:pPr>
      <w:ins w:id="170" w:author="Lisa" w:date="2022-10-24T11:32:00Z">
        <w:r>
          <w:rPr>
            <w:bCs/>
          </w:rPr>
          <w:t xml:space="preserve">Population-averaged templates and atlases were created to enable group-level comparisons and analyses in the first place. </w:t>
        </w:r>
      </w:ins>
      <w:r w:rsidR="00950A87">
        <w:rPr>
          <w:bCs/>
        </w:rPr>
        <w:t xml:space="preserve">However, </w:t>
      </w:r>
      <w:del w:id="171" w:author="Lisa" w:date="2022-10-24T11:27:00Z">
        <w:r w:rsidR="00950A87" w:rsidDel="00FA1835">
          <w:rPr>
            <w:bCs/>
          </w:rPr>
          <w:delText>this leads to anothe</w:delText>
        </w:r>
      </w:del>
      <w:ins w:id="172" w:author="Lisa" w:date="2022-10-24T11:27:00Z">
        <w:r w:rsidR="00FA1835">
          <w:rPr>
            <w:bCs/>
          </w:rPr>
          <w:t xml:space="preserve">using sex-specific templates and atlases </w:t>
        </w:r>
      </w:ins>
      <w:ins w:id="173" w:author="Lisa" w:date="2022-10-24T11:28:00Z">
        <w:r w:rsidR="00FA1835">
          <w:rPr>
            <w:bCs/>
          </w:rPr>
          <w:t xml:space="preserve">would </w:t>
        </w:r>
      </w:ins>
      <w:ins w:id="174" w:author="Lisa" w:date="2022-10-24T11:29:00Z">
        <w:r w:rsidR="00FA1835">
          <w:rPr>
            <w:bCs/>
          </w:rPr>
          <w:t xml:space="preserve">also </w:t>
        </w:r>
      </w:ins>
      <w:ins w:id="175" w:author="Lisa" w:date="2022-10-24T11:28:00Z">
        <w:r w:rsidR="00FA1835">
          <w:rPr>
            <w:bCs/>
          </w:rPr>
          <w:t>create</w:t>
        </w:r>
      </w:ins>
      <w:ins w:id="176" w:author="Lisa" w:date="2022-10-24T11:29:00Z">
        <w:r w:rsidR="00FA1835">
          <w:rPr>
            <w:bCs/>
          </w:rPr>
          <w:t xml:space="preserve"> an</w:t>
        </w:r>
      </w:ins>
      <w:del w:id="177" w:author="Lisa" w:date="2022-10-24T11:27:00Z">
        <w:r w:rsidR="00950A87" w:rsidDel="00FA1835">
          <w:rPr>
            <w:bCs/>
          </w:rPr>
          <w:delText>r</w:delText>
        </w:r>
      </w:del>
      <w:r w:rsidR="00950A87">
        <w:rPr>
          <w:bCs/>
        </w:rPr>
        <w:t xml:space="preserve"> issue: </w:t>
      </w:r>
      <w:del w:id="178" w:author="Lisa" w:date="2022-10-24T11:32:00Z">
        <w:r w:rsidR="00950A87" w:rsidDel="00F63948">
          <w:rPr>
            <w:bCs/>
          </w:rPr>
          <w:delText xml:space="preserve">Population-averaged templates and atlases were created to enable group-level comparisons and analyses in the first place. Thus, </w:delText>
        </w:r>
      </w:del>
      <w:r w:rsidR="00950A87">
        <w:rPr>
          <w:bCs/>
        </w:rPr>
        <w:t xml:space="preserve">while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950A87">
        <w:rPr>
          <w:bCs/>
        </w:rPr>
        <w:t xml:space="preserve">, it would ultimately defeat their original purpose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commentRangeStart w:id="179"/>
      <w:r w:rsidR="00136230">
        <w:t>most brains are comprised of unique ‘mosaics’ of features, some more common in females compared with males, some more common in males compared with females, and some common in both females and males</w:t>
      </w:r>
      <w:commentRangeEnd w:id="179"/>
      <w:r w:rsidR="00255CC7">
        <w:rPr>
          <w:rStyle w:val="Kommentarzeichen"/>
        </w:rPr>
        <w:commentReference w:id="179"/>
      </w:r>
      <w:r w:rsidR="00136230">
        <w:t xml:space="preserve">”. </w:t>
      </w:r>
    </w:p>
    <w:p w14:paraId="0EC2E285" w14:textId="65E762B8" w:rsidR="00943F6B" w:rsidDel="002B2B12" w:rsidRDefault="00CB50DE" w:rsidP="00447FEA">
      <w:pPr>
        <w:spacing w:line="276" w:lineRule="auto"/>
        <w:rPr>
          <w:del w:id="180" w:author="Lisa" w:date="2022-10-24T11:50:00Z"/>
        </w:rPr>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0E3BB2">
        <w:rPr>
          <w:rStyle w:val="Hyperlink"/>
          <w:rFonts w:ascii="Ebrima" w:hAnsi="Ebrima"/>
        </w:rPr>
        <w:fldChar w:fldCharType="begin"/>
      </w:r>
      <w:r w:rsidR="000E3BB2">
        <w:rPr>
          <w:rStyle w:val="Hyperlink"/>
          <w:rFonts w:ascii="Ebrima" w:hAnsi="Ebrima"/>
        </w:rPr>
        <w:instrText xml:space="preserve"> HYPERLINK \l "votinov2021" </w:instrText>
      </w:r>
      <w:r w:rsidR="000E3BB2">
        <w:rPr>
          <w:rStyle w:val="Hyperlink"/>
          <w:rFonts w:ascii="Ebrima" w:hAnsi="Ebrima"/>
        </w:rPr>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0E3BB2">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0E3BB2">
        <w:rPr>
          <w:rStyle w:val="Hyperlink"/>
          <w:rFonts w:ascii="Ebrima" w:hAnsi="Ebrima"/>
        </w:rPr>
        <w:fldChar w:fldCharType="begin"/>
      </w:r>
      <w:r w:rsidR="000E3BB2">
        <w:rPr>
          <w:rStyle w:val="Hyperlink"/>
          <w:rFonts w:ascii="Ebrima" w:hAnsi="Ebrima"/>
        </w:rPr>
        <w:instrText xml:space="preserve"> HYPERLINK \l "dubol2021" </w:instrText>
      </w:r>
      <w:r w:rsidR="000E3BB2">
        <w:rPr>
          <w:rStyle w:val="Hyperlink"/>
          <w:rFonts w:ascii="Ebrima" w:hAnsi="Ebrima"/>
        </w:rPr>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0E3BB2">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0E3BB2">
        <w:rPr>
          <w:rStyle w:val="Hyperlink"/>
          <w:rFonts w:ascii="Ebrima" w:hAnsi="Ebrima"/>
        </w:rPr>
        <w:fldChar w:fldCharType="begin"/>
      </w:r>
      <w:r w:rsidR="000E3BB2">
        <w:rPr>
          <w:rStyle w:val="Hyperlink"/>
          <w:rFonts w:ascii="Ebrima" w:hAnsi="Ebrima"/>
        </w:rPr>
        <w:instrText xml:space="preserve"> HYPERLINK \l "hoekzema2016" </w:instrText>
      </w:r>
      <w:r w:rsidR="000E3BB2">
        <w:rPr>
          <w:rStyle w:val="Hyperlink"/>
          <w:rFonts w:ascii="Ebrima" w:hAnsi="Ebrima"/>
        </w:rPr>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0E3BB2">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041EA2EC" w:rsidR="00CB50DE" w:rsidRPr="00CB50DE" w:rsidRDefault="00490600" w:rsidP="00447FEA">
      <w:pPr>
        <w:spacing w:line="276" w:lineRule="auto"/>
      </w:pPr>
      <w:commentRangeStart w:id="181"/>
      <w:r>
        <w:t>Unfortunately</w:t>
      </w:r>
      <w:commentRangeEnd w:id="181"/>
      <w:r w:rsidR="00C61143">
        <w:rPr>
          <w:rStyle w:val="Kommentarzeichen"/>
        </w:rPr>
        <w:commentReference w:id="181"/>
      </w:r>
      <w:r>
        <w:t xml:space="preserve">, we had no access to </w:t>
      </w:r>
      <w:del w:id="182" w:author="Lisa" w:date="2022-10-24T11:41:00Z">
        <w:r w:rsidDel="00AB4056">
          <w:delText xml:space="preserve">all of </w:delText>
        </w:r>
      </w:del>
      <w:r>
        <w:t xml:space="preserve">the data that would be necessary to </w:t>
      </w:r>
      <w:del w:id="183" w:author="Lisa" w:date="2022-10-24T11:42:00Z">
        <w:r w:rsidDel="00AB4056">
          <w:delText xml:space="preserve">fully </w:delText>
        </w:r>
      </w:del>
      <w:r>
        <w:t xml:space="preserve">disentangle </w:t>
      </w:r>
      <w:del w:id="184" w:author="Lisa" w:date="2022-10-24T11:47:00Z">
        <w:r w:rsidDel="00AB4056">
          <w:delText xml:space="preserve">what </w:delText>
        </w:r>
      </w:del>
      <w:r>
        <w:t>the underlying causes</w:t>
      </w:r>
      <w:r w:rsidR="007432FE">
        <w:t xml:space="preserve"> </w:t>
      </w:r>
      <w:ins w:id="185" w:author="Lisa" w:date="2022-10-24T11:47:00Z">
        <w:r w:rsidR="00AB4056">
          <w:t>of</w:t>
        </w:r>
      </w:ins>
      <w:ins w:id="186" w:author="Lisa" w:date="2022-10-24T11:45:00Z">
        <w:r w:rsidR="00AB4056">
          <w:t xml:space="preserve"> the </w:t>
        </w:r>
      </w:ins>
      <w:ins w:id="187" w:author="Lisa" w:date="2022-10-24T11:48:00Z">
        <w:r w:rsidR="00AB4056">
          <w:t xml:space="preserve">observed </w:t>
        </w:r>
      </w:ins>
      <w:ins w:id="188" w:author="Lisa" w:date="2022-10-24T11:45:00Z">
        <w:r w:rsidR="00AB4056">
          <w:t xml:space="preserve">sex differences </w:t>
        </w:r>
      </w:ins>
      <w:r w:rsidR="007432FE">
        <w:t>(i.e., neuroanatomical differences, age effects, sex/gender interactions, hormonal effects, or a combination of multiple factors)</w:t>
      </w:r>
      <w:del w:id="189" w:author="Lisa" w:date="2022-10-24T11:46:00Z">
        <w:r w:rsidR="007432FE" w:rsidDel="00AB4056">
          <w:delText xml:space="preserve"> of </w:delText>
        </w:r>
      </w:del>
      <w:del w:id="190" w:author="Lisa" w:date="2022-10-24T11:45:00Z">
        <w:r w:rsidR="007432FE" w:rsidDel="00AB4056">
          <w:delText>the sex differences we detected</w:delText>
        </w:r>
      </w:del>
      <w:del w:id="191" w:author="Lisa" w:date="2022-10-24T11:44:00Z">
        <w:r w:rsidR="007432FE" w:rsidDel="00AB4056">
          <w:delText xml:space="preserve"> are</w:delText>
        </w:r>
      </w:del>
      <w:r w:rsidR="007432FE">
        <w:t xml:space="preserv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75E48A1C"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r w:rsidR="00C6785E">
        <w:rPr>
          <w:bCs/>
        </w:rPr>
        <w:t xml:space="preserve"> Overall</w:t>
      </w:r>
      <w:r w:rsidR="003A7739">
        <w:rPr>
          <w:bCs/>
        </w:rPr>
        <w:t xml:space="preserve">, further research in this area might </w:t>
      </w:r>
      <w:ins w:id="192" w:author="Lisa" w:date="2022-10-24T11:53:00Z">
        <w:r w:rsidR="002B2B12">
          <w:rPr>
            <w:bCs/>
          </w:rPr>
          <w:t xml:space="preserve">be </w:t>
        </w:r>
      </w:ins>
      <w:r w:rsidR="003A7739">
        <w:rPr>
          <w:bCs/>
        </w:rPr>
        <w:t>able to inform clinical decisions and thus, contribute</w:t>
      </w:r>
      <w:del w:id="193" w:author="Lisa" w:date="2022-10-24T11:54:00Z">
        <w:r w:rsidR="003A7739" w:rsidDel="002B2B12">
          <w:rPr>
            <w:bCs/>
          </w:rPr>
          <w:delText>d</w:delText>
        </w:r>
      </w:del>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194" w:name="_Toc116064626"/>
      <w:bookmarkStart w:id="195" w:name="_Toc117242386"/>
      <w:r w:rsidRPr="00EA784A">
        <w:rPr>
          <w:b w:val="0"/>
          <w:bCs w:val="0"/>
        </w:rPr>
        <w:t>Conclusion</w:t>
      </w:r>
      <w:bookmarkEnd w:id="194"/>
      <w:bookmarkEnd w:id="195"/>
    </w:p>
    <w:p w14:paraId="0B3DDB7D" w14:textId="4BD009CA" w:rsidR="0089785B" w:rsidRDefault="004F4DCF" w:rsidP="0054098C">
      <w:pPr>
        <w:spacing w:line="276" w:lineRule="auto"/>
      </w:pPr>
      <w:r>
        <w:t xml:space="preserve">The </w:t>
      </w:r>
      <w:commentRangeStart w:id="196"/>
      <w:r>
        <w:t xml:space="preserve">present </w:t>
      </w:r>
      <w:commentRangeEnd w:id="196"/>
      <w:r w:rsidR="000F7634">
        <w:rPr>
          <w:rStyle w:val="Kommentarzeichen"/>
        </w:rPr>
        <w:commentReference w:id="196"/>
      </w:r>
      <w:r>
        <w:t xml:space="preserve">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t>
      </w:r>
      <w:commentRangeStart w:id="197"/>
      <w:r w:rsidR="00E32B1A">
        <w:t>we detected no sex differences in the association of disconnectivity patterns with visuospatial neglect severity</w:t>
      </w:r>
      <w:commentRangeEnd w:id="197"/>
      <w:r w:rsidR="000F7634">
        <w:rPr>
          <w:rStyle w:val="Kommentarzeichen"/>
        </w:rPr>
        <w:commentReference w:id="197"/>
      </w:r>
      <w:r w:rsidR="00E32B1A">
        <w:t xml:space="preserve">,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198" w:name="_Toc116064627"/>
      <w:bookmarkStart w:id="199" w:name="_Toc117242387"/>
      <w:r w:rsidRPr="0089785B">
        <w:rPr>
          <w:b w:val="0"/>
          <w:bCs w:val="0"/>
        </w:rPr>
        <w:t>References</w:t>
      </w:r>
      <w:bookmarkEnd w:id="198"/>
      <w:bookmarkEnd w:id="199"/>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9"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allengorski1991"/>
      <w:bookmarkEnd w:id="200"/>
      <w:r w:rsidRPr="009E58C6">
        <w:rPr>
          <w:rFonts w:ascii="Ebrima" w:hAnsi="Ebrima" w:cs="Arial"/>
          <w:sz w:val="22"/>
          <w:szCs w:val="22"/>
          <w:lang w:val="de-DE"/>
        </w:rPr>
        <w:t xml:space="preserve">Allen, L. S., &amp; Gorski, R. A. (1991). </w:t>
      </w:r>
      <w:r w:rsidRPr="00BA343D">
        <w:rPr>
          <w:rFonts w:ascii="Ebrima" w:hAnsi="Ebrima" w:cs="Arial"/>
          <w:sz w:val="22"/>
          <w:szCs w:val="22"/>
          <w:lang w:val="en-US"/>
        </w:rPr>
        <w:t xml:space="preserve">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20"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allen1991"/>
      <w:bookmarkEnd w:id="201"/>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21"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appelros2009"/>
      <w:bookmarkEnd w:id="202"/>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22"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barrett2007"/>
      <w:bookmarkEnd w:id="203"/>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3"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bartolomeo2007"/>
      <w:bookmarkEnd w:id="204"/>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4"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beckerkarnath2010"/>
      <w:bookmarkEnd w:id="205"/>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5" w:history="1">
        <w:r w:rsidRPr="002B686C">
          <w:rPr>
            <w:rStyle w:val="Hyperlink"/>
            <w:rFonts w:ascii="Ebrima" w:hAnsi="Ebrima" w:cs="Arial"/>
            <w:sz w:val="22"/>
            <w:szCs w:val="22"/>
            <w:lang w:val="en-US"/>
          </w:rPr>
          <w:t>https://doi.org/10.1093/brain/awq011</w:t>
        </w:r>
      </w:hyperlink>
      <w:bookmarkEnd w:id="206"/>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6" w:history="1">
        <w:r w:rsidRPr="002B686C">
          <w:rPr>
            <w:rStyle w:val="Hyperlink"/>
            <w:rFonts w:ascii="Ebrima" w:hAnsi="Ebrima" w:cs="Arial"/>
            <w:sz w:val="22"/>
            <w:szCs w:val="22"/>
            <w:lang w:val="en-US"/>
          </w:rPr>
          <w:t>https://doi.org/10.1016/s0010-9452(97)80002-0</w:t>
        </w:r>
      </w:hyperlink>
      <w:bookmarkEnd w:id="207"/>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7"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bird2006"/>
      <w:bookmarkEnd w:id="208"/>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8"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bisiach1978"/>
      <w:bookmarkEnd w:id="209"/>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9" w:history="1">
        <w:r w:rsidRPr="002B686C">
          <w:rPr>
            <w:rStyle w:val="Hyperlink"/>
            <w:rFonts w:ascii="Ebrima" w:hAnsi="Ebrima" w:cs="Arial"/>
            <w:sz w:val="22"/>
            <w:szCs w:val="22"/>
            <w:lang w:val="en-US"/>
          </w:rPr>
          <w:t>https://doi.org/10.1016/s0010-9452(78)80016-1</w:t>
        </w:r>
      </w:hyperlink>
      <w:bookmarkEnd w:id="210"/>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boespflug2011"/>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30"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332E8B"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bonkhoff2022"/>
      <w:bookmarkEnd w:id="211"/>
      <w:r w:rsidRPr="009E58C6">
        <w:rPr>
          <w:rFonts w:ascii="Ebrima" w:hAnsi="Ebrima" w:cs="Arial"/>
          <w:sz w:val="22"/>
          <w:szCs w:val="22"/>
          <w:lang w:val="de-DE"/>
        </w:rPr>
        <w:t xml:space="preserve">Bonkhoff, A. K., Bretzner, M., Hong, S., Schirmer, M. D., Cohen, A., Regenhardt,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31"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bonkhoff2021"/>
      <w:bookmarkEnd w:id="212"/>
      <w:r w:rsidRPr="009E58C6">
        <w:rPr>
          <w:rFonts w:ascii="Ebrima" w:hAnsi="Ebrima" w:cs="Arial"/>
          <w:sz w:val="22"/>
          <w:szCs w:val="22"/>
          <w:lang w:val="de-DE"/>
        </w:rPr>
        <w:t xml:space="preserve">Bonkhoff, A. K., Schirmer, M. D., Bretzner, M., Hong, S., Regenhardt, R. W., Brudfors,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32" w:history="1">
        <w:r w:rsidRPr="002B686C">
          <w:rPr>
            <w:rStyle w:val="Hyperlink"/>
            <w:rFonts w:ascii="Ebrima" w:hAnsi="Ebrima" w:cs="Arial"/>
            <w:sz w:val="22"/>
            <w:szCs w:val="22"/>
            <w:lang w:val="en-US"/>
          </w:rPr>
          <w:t>https://doi.org/10.1038/s41467-021-23492-3</w:t>
        </w:r>
      </w:hyperlink>
      <w:bookmarkEnd w:id="213"/>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borghei2021"/>
      <w:proofErr w:type="spellStart"/>
      <w:r w:rsidRPr="00704C1C">
        <w:rPr>
          <w:rFonts w:ascii="Ebrima" w:hAnsi="Ebrima" w:cs="Arial"/>
          <w:sz w:val="22"/>
          <w:szCs w:val="22"/>
          <w:lang w:val="en-US"/>
        </w:rPr>
        <w:t>Borghei</w:t>
      </w:r>
      <w:proofErr w:type="spellEnd"/>
      <w:r w:rsidRPr="00704C1C">
        <w:rPr>
          <w:rFonts w:ascii="Ebrima" w:hAnsi="Ebrima" w:cs="Arial"/>
          <w:sz w:val="22"/>
          <w:szCs w:val="22"/>
          <w:lang w:val="en-US"/>
        </w:rPr>
        <w:t xml:space="preserve">, A., </w:t>
      </w:r>
      <w:proofErr w:type="spellStart"/>
      <w:r w:rsidRPr="00704C1C">
        <w:rPr>
          <w:rFonts w:ascii="Ebrima" w:hAnsi="Ebrima" w:cs="Arial"/>
          <w:sz w:val="22"/>
          <w:szCs w:val="22"/>
          <w:lang w:val="en-US"/>
        </w:rPr>
        <w:t>Kapucu</w:t>
      </w:r>
      <w:proofErr w:type="spellEnd"/>
      <w:r w:rsidRPr="00704C1C">
        <w:rPr>
          <w:rFonts w:ascii="Ebrima" w:hAnsi="Ebrima" w:cs="Arial"/>
          <w:sz w:val="22"/>
          <w:szCs w:val="22"/>
          <w:lang w:val="en-US"/>
        </w:rPr>
        <w:t xml:space="preserve">, I., Dawe, R., </w:t>
      </w:r>
      <w:proofErr w:type="spellStart"/>
      <w:r w:rsidRPr="00704C1C">
        <w:rPr>
          <w:rFonts w:ascii="Ebrima" w:hAnsi="Ebrima" w:cs="Arial"/>
          <w:sz w:val="22"/>
          <w:szCs w:val="22"/>
          <w:lang w:val="en-US"/>
        </w:rPr>
        <w:t>Kocak</w:t>
      </w:r>
      <w:proofErr w:type="spellEnd"/>
      <w:r w:rsidRPr="00704C1C">
        <w:rPr>
          <w:rFonts w:ascii="Ebrima" w:hAnsi="Ebrima" w:cs="Arial"/>
          <w:sz w:val="22"/>
          <w:szCs w:val="22"/>
          <w:lang w:val="en-US"/>
        </w:rPr>
        <w:t xml:space="preserve">, M. &amp; Sani, S. (2021). Structural connectivity of the human </w:t>
      </w:r>
      <w:proofErr w:type="spellStart"/>
      <w:r w:rsidRPr="00704C1C">
        <w:rPr>
          <w:rFonts w:ascii="Ebrima" w:hAnsi="Ebrima" w:cs="Arial"/>
          <w:sz w:val="22"/>
          <w:szCs w:val="22"/>
          <w:lang w:val="en-US"/>
        </w:rPr>
        <w:t>massa</w:t>
      </w:r>
      <w:proofErr w:type="spell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3"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bowen1999"/>
      <w:bookmarkEnd w:id="214"/>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4"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bozzali2012"/>
      <w:bookmarkEnd w:id="215"/>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5"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burcham1997"/>
      <w:bookmarkEnd w:id="216"/>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6" w:history="1">
        <w:r w:rsidRPr="002B686C">
          <w:rPr>
            <w:rStyle w:val="Hyperlink"/>
            <w:rFonts w:ascii="Ebrima" w:hAnsi="Ebrima" w:cs="Arial"/>
            <w:sz w:val="22"/>
            <w:szCs w:val="22"/>
            <w:lang w:val="en-US"/>
          </w:rPr>
          <w:t>https://doi.org/10.1016/s0166-4328(96)02241-3</w:t>
        </w:r>
      </w:hyperlink>
      <w:bookmarkEnd w:id="217"/>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bushnell2018"/>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7"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9" w:name="buxbaum2004"/>
      <w:bookmarkEnd w:id="218"/>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8" w:history="1">
        <w:r w:rsidRPr="002B686C">
          <w:rPr>
            <w:rStyle w:val="Hyperlink"/>
            <w:rFonts w:ascii="Ebrima" w:hAnsi="Ebrima" w:cs="Arial"/>
            <w:sz w:val="22"/>
            <w:szCs w:val="22"/>
            <w:lang w:val="en-US"/>
          </w:rPr>
          <w:t>https://doi.org/10.1212/01.wnl.0000113730.73031.f4</w:t>
        </w:r>
      </w:hyperlink>
      <w:bookmarkEnd w:id="219"/>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9"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cataniffytche2005"/>
      <w:bookmarkEnd w:id="220"/>
      <w:r w:rsidRPr="00250B3C">
        <w:rPr>
          <w:rFonts w:ascii="Ebrima" w:hAnsi="Ebrima" w:cs="Arial"/>
          <w:sz w:val="22"/>
          <w:szCs w:val="22"/>
          <w:lang w:val="en-US"/>
        </w:rPr>
        <w:t xml:space="preserve">Catani, M., &amp; </w:t>
      </w:r>
      <w:proofErr w:type="spellStart"/>
      <w:r>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40" w:history="1">
        <w:r w:rsidRPr="003E0700">
          <w:rPr>
            <w:rStyle w:val="Hyperlink"/>
            <w:rFonts w:ascii="Ebrima" w:hAnsi="Ebrima" w:cs="Arial"/>
            <w:sz w:val="22"/>
            <w:szCs w:val="22"/>
            <w:lang w:val="en-US"/>
          </w:rPr>
          <w:t>https://doi.org/10.1093/brain/awh622</w:t>
        </w:r>
      </w:hyperlink>
      <w:bookmarkEnd w:id="221"/>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41" w:history="1">
        <w:r w:rsidRPr="002B686C">
          <w:rPr>
            <w:rStyle w:val="Hyperlink"/>
            <w:rFonts w:ascii="Ebrima" w:hAnsi="Ebrima" w:cs="Arial"/>
            <w:sz w:val="22"/>
            <w:szCs w:val="22"/>
            <w:lang w:val="en-US"/>
          </w:rPr>
          <w:t>https://doi.org/10.1016/j.cortex.2008.05.004</w:t>
        </w:r>
      </w:hyperlink>
      <w:bookmarkEnd w:id="222"/>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42"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ceci2009"/>
      <w:bookmarkEnd w:id="223"/>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3" w:history="1">
        <w:r w:rsidRPr="008542B7">
          <w:rPr>
            <w:rStyle w:val="Hyperlink"/>
            <w:rFonts w:ascii="Ebrima" w:hAnsi="Ebrima" w:cs="Arial"/>
            <w:sz w:val="22"/>
            <w:szCs w:val="22"/>
            <w:lang w:val="en-US"/>
          </w:rPr>
          <w:t>https://doi.org/10.1037/a0014412</w:t>
        </w:r>
      </w:hyperlink>
      <w:bookmarkEnd w:id="224"/>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5"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4" w:history="1">
        <w:r w:rsidRPr="003E0700">
          <w:rPr>
            <w:rStyle w:val="Hyperlink"/>
            <w:rFonts w:ascii="Ebrima" w:hAnsi="Ebrima" w:cs="Arial"/>
            <w:sz w:val="22"/>
            <w:szCs w:val="22"/>
            <w:lang w:val="de-DE"/>
          </w:rPr>
          <w:t>https://doi.org/10.1145/1961189.1961199</w:t>
        </w:r>
      </w:hyperlink>
      <w:bookmarkEnd w:id="225"/>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5"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choleris2018"/>
      <w:bookmarkEnd w:id="226"/>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6" w:history="1">
        <w:r w:rsidRPr="002B686C">
          <w:rPr>
            <w:rStyle w:val="Hyperlink"/>
            <w:rFonts w:ascii="Ebrima" w:hAnsi="Ebrima" w:cs="Arial"/>
            <w:sz w:val="22"/>
            <w:szCs w:val="22"/>
            <w:lang w:val="en-US"/>
          </w:rPr>
          <w:t>https://doi.org/10.1016/j.neubiorev.2017.07.005</w:t>
        </w:r>
      </w:hyperlink>
      <w:bookmarkEnd w:id="227"/>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8"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7" w:history="1">
        <w:r w:rsidRPr="002B686C">
          <w:rPr>
            <w:rStyle w:val="Hyperlink"/>
            <w:rFonts w:ascii="Ebrima" w:hAnsi="Ebrima" w:cs="Arial"/>
            <w:sz w:val="22"/>
            <w:szCs w:val="22"/>
            <w:lang w:val="en-US"/>
          </w:rPr>
          <w:t>https://doi.org/10.1016/j.acra.2011.09.008</w:t>
        </w:r>
      </w:hyperlink>
      <w:bookmarkEnd w:id="228"/>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coffey1998"/>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8" w:history="1">
        <w:r w:rsidRPr="004B351E">
          <w:rPr>
            <w:rStyle w:val="Hyperlink"/>
            <w:rFonts w:ascii="Ebrima" w:hAnsi="Ebrima" w:cs="Arial"/>
            <w:sz w:val="22"/>
            <w:szCs w:val="22"/>
          </w:rPr>
          <w:t>https://doi.org/10.1001/archneur.55.2.169</w:t>
        </w:r>
      </w:hyperlink>
      <w:bookmarkEnd w:id="229"/>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0"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9"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comascosundströmporomaa2015"/>
      <w:proofErr w:type="spellStart"/>
      <w:r w:rsidRPr="006B1907">
        <w:rPr>
          <w:rFonts w:ascii="Ebrima" w:hAnsi="Ebrima" w:cs="Arial"/>
          <w:sz w:val="22"/>
          <w:szCs w:val="22"/>
          <w:lang w:val="en-US"/>
        </w:rPr>
        <w:t>Comasco</w:t>
      </w:r>
      <w:proofErr w:type="spellEnd"/>
      <w:r w:rsidRPr="006B1907">
        <w:rPr>
          <w:rFonts w:ascii="Ebrima" w:hAnsi="Ebrima" w:cs="Arial"/>
          <w:sz w:val="22"/>
          <w:szCs w:val="22"/>
          <w:lang w:val="en-US"/>
        </w:rPr>
        <w:t xml:space="preserve">, E., &amp; </w:t>
      </w:r>
      <w:proofErr w:type="spellStart"/>
      <w:r w:rsidRPr="006B1907">
        <w:rPr>
          <w:rFonts w:ascii="Ebrima" w:hAnsi="Ebrima" w:cs="Arial"/>
          <w:sz w:val="22"/>
          <w:szCs w:val="22"/>
          <w:lang w:val="en-US"/>
        </w:rPr>
        <w:t>Sundström-Poromaa</w:t>
      </w:r>
      <w:proofErr w:type="spellEnd"/>
      <w:r w:rsidRPr="006B1907">
        <w:rPr>
          <w:rFonts w:ascii="Ebrima" w:hAnsi="Ebrima" w:cs="Arial"/>
          <w:sz w:val="22"/>
          <w:szCs w:val="22"/>
          <w:lang w:val="en-US"/>
        </w:rPr>
        <w:t xml:space="preserve">,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50" w:history="1">
        <w:r w:rsidRPr="009F2944">
          <w:rPr>
            <w:rStyle w:val="Hyperlink"/>
            <w:rFonts w:ascii="Ebrima" w:hAnsi="Ebrima" w:cs="Arial"/>
            <w:sz w:val="22"/>
            <w:szCs w:val="22"/>
            <w:lang w:val="en-US"/>
          </w:rPr>
          <w:t>https://doi.org/10.1007/s11920-015-0619-4</w:t>
        </w:r>
      </w:hyperlink>
      <w:bookmarkEnd w:id="231"/>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2" w:name="corballis2017"/>
      <w:bookmarkEnd w:id="230"/>
      <w:proofErr w:type="spellStart"/>
      <w:r w:rsidRPr="001D3C0C">
        <w:rPr>
          <w:rFonts w:ascii="Ebrima" w:hAnsi="Ebrima" w:cs="Arial"/>
          <w:sz w:val="22"/>
          <w:szCs w:val="22"/>
          <w:lang w:val="en-US"/>
        </w:rPr>
        <w:t>Corballis</w:t>
      </w:r>
      <w:proofErr w:type="spellEnd"/>
      <w:r w:rsidRPr="001D3C0C">
        <w:rPr>
          <w:rFonts w:ascii="Ebrima" w:hAnsi="Ebrima" w:cs="Arial"/>
          <w:sz w:val="22"/>
          <w:szCs w:val="22"/>
          <w:lang w:val="en-US"/>
        </w:rPr>
        <w:t xml:space="preserve">, M. C., &amp; </w:t>
      </w:r>
      <w:proofErr w:type="spellStart"/>
      <w:r w:rsidRPr="001D3C0C">
        <w:rPr>
          <w:rFonts w:ascii="Ebrima" w:hAnsi="Ebrima" w:cs="Arial"/>
          <w:sz w:val="22"/>
          <w:szCs w:val="22"/>
          <w:lang w:val="en-US"/>
        </w:rPr>
        <w:t>Häberling</w:t>
      </w:r>
      <w:proofErr w:type="spellEnd"/>
      <w:r w:rsidRPr="001D3C0C">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51"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corbetta2014"/>
      <w:bookmarkEnd w:id="232"/>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52" w:history="1">
        <w:r w:rsidRPr="002B686C">
          <w:rPr>
            <w:rStyle w:val="Hyperlink"/>
            <w:rFonts w:ascii="Ebrima" w:hAnsi="Ebrima" w:cs="Arial"/>
            <w:sz w:val="22"/>
            <w:szCs w:val="22"/>
            <w:lang w:val="en-US"/>
          </w:rPr>
          <w:t>https://doi.org/10.1055/s-0034-1396005</w:t>
        </w:r>
      </w:hyperlink>
      <w:bookmarkEnd w:id="233"/>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corbetta2011"/>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3"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corbetta2005"/>
      <w:bookmarkEnd w:id="23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4"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236" w:name="cosgrove2007"/>
      <w:bookmarkEnd w:id="235"/>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5"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7" w:name="cowell1994"/>
      <w:bookmarkEnd w:id="236"/>
      <w:r w:rsidRPr="00EF18D6">
        <w:rPr>
          <w:rFonts w:ascii="Ebrima" w:hAnsi="Ebrima" w:cs="Arial"/>
          <w:sz w:val="22"/>
          <w:szCs w:val="22"/>
          <w:lang w:val="en-US"/>
        </w:rPr>
        <w:t xml:space="preserve">Cowell, P., Turetsky,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6"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8" w:name="damle2017"/>
      <w:bookmarkEnd w:id="237"/>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Pr="00E96516">
        <w:rPr>
          <w:rFonts w:ascii="Ebrima" w:hAnsi="Ebrima" w:cs="Arial"/>
          <w:sz w:val="22"/>
          <w:szCs w:val="22"/>
          <w:lang w:val="en-US"/>
        </w:rPr>
        <w:t xml:space="preserve">Relationship among </w:t>
      </w:r>
      <w:proofErr w:type="spellStart"/>
      <w:r w:rsidRPr="00E96516">
        <w:rPr>
          <w:rFonts w:ascii="Ebrima" w:hAnsi="Ebrima" w:cs="Arial"/>
          <w:sz w:val="22"/>
          <w:szCs w:val="22"/>
          <w:lang w:val="en-US"/>
        </w:rPr>
        <w:t>interthalamic</w:t>
      </w:r>
      <w:proofErr w:type="spellEnd"/>
      <w:r w:rsidRPr="00E96516">
        <w:rPr>
          <w:rFonts w:ascii="Ebrima" w:hAnsi="Ebrima" w:cs="Arial"/>
          <w:sz w:val="22"/>
          <w:szCs w:val="22"/>
          <w:lang w:val="en-US"/>
        </w:rPr>
        <w:t xml:space="preserve">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hyperlink r:id="rId57" w:history="1">
        <w:r w:rsidRPr="002B686C">
          <w:rPr>
            <w:rStyle w:val="Hyperlink"/>
            <w:rFonts w:ascii="Ebrima" w:hAnsi="Ebrima" w:cs="Arial"/>
            <w:sz w:val="22"/>
            <w:szCs w:val="22"/>
            <w:lang w:val="en-US"/>
          </w:rPr>
          <w:t>https://doi.org/10.1007/s00429-016-1334-6</w:t>
        </w:r>
      </w:hyperlink>
      <w:bookmarkEnd w:id="238"/>
      <w:r>
        <w:rPr>
          <w:rFonts w:ascii="Ebrima" w:hAnsi="Ebrima" w:cs="Arial"/>
          <w:sz w:val="22"/>
          <w:szCs w:val="22"/>
          <w:lang w:val="en-US"/>
        </w:rPr>
        <w:t xml:space="preserve">  </w:t>
      </w:r>
    </w:p>
    <w:p w14:paraId="21E150F7"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9" w:name="dehaankarnath2018"/>
      <w:r w:rsidRPr="00EF6B08">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8" w:history="1">
        <w:r w:rsidRPr="002B686C">
          <w:rPr>
            <w:rStyle w:val="Hyperlink"/>
            <w:rFonts w:ascii="Ebrima" w:hAnsi="Ebrima" w:cs="Arial"/>
            <w:sz w:val="22"/>
            <w:szCs w:val="22"/>
            <w:lang w:val="de-DE"/>
          </w:rPr>
          <w:t>https://doi.org/10.1016/j.neuropsychologia.2017.10.021</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dehaan2015"/>
      <w:bookmarkEnd w:id="239"/>
      <w:r w:rsidRPr="00EF6B08">
        <w:rPr>
          <w:rFonts w:ascii="Ebrima" w:hAnsi="Ebrima" w:cs="Arial"/>
          <w:sz w:val="22"/>
          <w:szCs w:val="22"/>
          <w:lang w:val="en-US"/>
        </w:rPr>
        <w:t xml:space="preserve">de </w:t>
      </w:r>
      <w:proofErr w:type="spellStart"/>
      <w:r w:rsidRPr="00EF6B08">
        <w:rPr>
          <w:rFonts w:ascii="Ebrima" w:hAnsi="Ebrima" w:cs="Arial"/>
          <w:sz w:val="22"/>
          <w:szCs w:val="22"/>
          <w:lang w:val="en-US"/>
        </w:rPr>
        <w:t>Haan</w:t>
      </w:r>
      <w:proofErr w:type="spellEnd"/>
      <w:r w:rsidRPr="00EF6B08">
        <w:rPr>
          <w:rFonts w:ascii="Ebrima" w:hAnsi="Ebrima" w:cs="Arial"/>
          <w:sz w:val="22"/>
          <w:szCs w:val="22"/>
          <w:lang w:val="en-US"/>
        </w:rPr>
        <w:t xml:space="preserve">, B., </w:t>
      </w:r>
      <w:proofErr w:type="spellStart"/>
      <w:r w:rsidRPr="00EF6B08">
        <w:rPr>
          <w:rFonts w:ascii="Ebrima" w:hAnsi="Ebrima" w:cs="Arial"/>
          <w:sz w:val="22"/>
          <w:szCs w:val="22"/>
          <w:lang w:val="en-US"/>
        </w:rPr>
        <w:t>Clas</w:t>
      </w:r>
      <w:proofErr w:type="spellEnd"/>
      <w:r w:rsidRPr="00EF6B08">
        <w:rPr>
          <w:rFonts w:ascii="Ebrima" w:hAnsi="Ebrima" w:cs="Arial"/>
          <w:sz w:val="22"/>
          <w:szCs w:val="22"/>
          <w:lang w:val="en-US"/>
        </w:rPr>
        <w:t xml:space="preserve">, P., </w:t>
      </w:r>
      <w:proofErr w:type="spellStart"/>
      <w:r w:rsidRPr="00EF6B08">
        <w:rPr>
          <w:rFonts w:ascii="Ebrima" w:hAnsi="Ebrima" w:cs="Arial"/>
          <w:sz w:val="22"/>
          <w:szCs w:val="22"/>
          <w:lang w:val="en-US"/>
        </w:rPr>
        <w:t>Juenger</w:t>
      </w:r>
      <w:proofErr w:type="spellEnd"/>
      <w:r w:rsidRPr="00EF6B08">
        <w:rPr>
          <w:rFonts w:ascii="Ebrima" w:hAnsi="Ebrima" w:cs="Arial"/>
          <w:sz w:val="22"/>
          <w:szCs w:val="22"/>
          <w:lang w:val="en-US"/>
        </w:rPr>
        <w:t xml:space="preserve">, H., Wilke, M., &amp; Karnath, H. O. (2015). </w:t>
      </w:r>
      <w:r w:rsidRPr="00687332">
        <w:rPr>
          <w:rFonts w:ascii="Ebrima" w:hAnsi="Ebrima" w:cs="Arial"/>
          <w:sz w:val="22"/>
          <w:szCs w:val="22"/>
          <w:lang w:val="en-US"/>
        </w:rPr>
        <w:t xml:space="preserve">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9"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1" w:name="dehlendorff2015"/>
      <w:bookmarkEnd w:id="240"/>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60"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2" w:name="demeyeregillebert2019"/>
      <w:bookmarkEnd w:id="241"/>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7E6C19">
        <w:rPr>
          <w:rFonts w:ascii="Ebrima" w:hAnsi="Ebrima" w:cs="Arial"/>
          <w:i/>
          <w:iCs/>
          <w:sz w:val="22"/>
          <w:szCs w:val="22"/>
          <w:lang w:val="de-DE"/>
        </w:rPr>
        <w:t>Neuropsychology</w:t>
      </w:r>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61"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3" w:name="doricchi2008"/>
      <w:r w:rsidRPr="00FF4A57">
        <w:rPr>
          <w:rFonts w:ascii="Ebrima" w:hAnsi="Ebrima" w:cs="Arial"/>
          <w:sz w:val="22"/>
          <w:szCs w:val="22"/>
          <w:lang w:val="de-DE"/>
        </w:rPr>
        <w:t xml:space="preserve">Doricchi, F., Thiebaut De Schotten, M., &amp; Tomaiuolo, F. (2008). </w:t>
      </w:r>
      <w:r w:rsidRPr="00FF4A57">
        <w:rPr>
          <w:rFonts w:ascii="Ebrima" w:hAnsi="Ebrima" w:cs="Arial"/>
          <w:sz w:val="22"/>
          <w:szCs w:val="22"/>
          <w:lang w:val="en-US"/>
        </w:rPr>
        <w:t>White matter (dis)connections and gray matter (</w:t>
      </w:r>
      <w:proofErr w:type="spellStart"/>
      <w:r w:rsidRPr="00FF4A57">
        <w:rPr>
          <w:rFonts w:ascii="Ebrima" w:hAnsi="Ebrima" w:cs="Arial"/>
          <w:sz w:val="22"/>
          <w:szCs w:val="22"/>
          <w:lang w:val="en-US"/>
        </w:rPr>
        <w:t>dys</w:t>
      </w:r>
      <w:proofErr w:type="spellEnd"/>
      <w:r w:rsidRPr="00FF4A57">
        <w:rPr>
          <w:rFonts w:ascii="Ebrima" w:hAnsi="Ebrima" w:cs="Arial"/>
          <w:sz w:val="22"/>
          <w:szCs w:val="22"/>
          <w:lang w:val="en-US"/>
        </w:rPr>
        <w:t xml:space="preserve">)functions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62"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4" w:name="dubb2003"/>
      <w:bookmarkEnd w:id="242"/>
      <w:bookmarkEnd w:id="243"/>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r w:rsidRPr="007E6C19">
        <w:rPr>
          <w:rFonts w:ascii="Ebrima" w:hAnsi="Ebrima" w:cs="Arial"/>
          <w:i/>
          <w:iCs/>
          <w:sz w:val="22"/>
          <w:szCs w:val="22"/>
          <w:lang w:val="de-DE"/>
        </w:rPr>
        <w:t>NeuroImage</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63" w:history="1">
        <w:r w:rsidRPr="007E6C19">
          <w:rPr>
            <w:rStyle w:val="Hyperlink"/>
            <w:rFonts w:ascii="Ebrima" w:hAnsi="Ebrima" w:cs="Arial"/>
            <w:sz w:val="22"/>
            <w:szCs w:val="22"/>
            <w:lang w:val="de-DE"/>
          </w:rPr>
          <w:t>https://doi.org/10.1016/s1053-8119(03)00313-6</w:t>
        </w:r>
      </w:hyperlink>
      <w:bookmarkEnd w:id="244"/>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5" w:name="dubol2021"/>
      <w:r w:rsidRPr="00107F88">
        <w:rPr>
          <w:rFonts w:ascii="Ebrima" w:hAnsi="Ebrima" w:cs="Arial"/>
          <w:sz w:val="22"/>
          <w:szCs w:val="22"/>
          <w:lang w:val="de-DE"/>
        </w:rPr>
        <w:t xml:space="preserve">Dubol, M., Epperson, C. N., Sacher, J., Pletzer, B., Derntl, B., Lanzenberger, R., . . . </w:t>
      </w:r>
      <w:proofErr w:type="spellStart"/>
      <w:r w:rsidRPr="00107F88">
        <w:rPr>
          <w:rFonts w:ascii="Ebrima" w:hAnsi="Ebrima" w:cs="Arial"/>
          <w:sz w:val="22"/>
          <w:szCs w:val="22"/>
          <w:lang w:val="en-US"/>
        </w:rPr>
        <w:t>Comasco</w:t>
      </w:r>
      <w:proofErr w:type="spellEnd"/>
      <w:r w:rsidRPr="00107F88">
        <w:rPr>
          <w:rFonts w:ascii="Ebrima" w:hAnsi="Ebrima" w:cs="Arial"/>
          <w:sz w:val="22"/>
          <w:szCs w:val="22"/>
          <w:lang w:val="en-US"/>
        </w:rPr>
        <w:t xml:space="preserve">,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4"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6" w:name="duffau2005"/>
      <w:bookmarkEnd w:id="245"/>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5"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247" w:name="eliot2021"/>
      <w:bookmarkEnd w:id="246"/>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6" w:history="1">
        <w:r w:rsidRPr="002B686C">
          <w:rPr>
            <w:rStyle w:val="Hyperlink"/>
            <w:rFonts w:ascii="Ebrima" w:hAnsi="Ebrima" w:cs="Arial"/>
            <w:sz w:val="22"/>
            <w:szCs w:val="22"/>
            <w:lang w:val="en-US"/>
          </w:rPr>
          <w:t>https://doi.org/10.1016/j.neubiorev.2021.02.026</w:t>
        </w:r>
      </w:hyperlink>
      <w:bookmarkEnd w:id="247"/>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248"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7" w:history="1">
        <w:r w:rsidRPr="002B686C">
          <w:rPr>
            <w:rStyle w:val="Hyperlink"/>
            <w:rFonts w:ascii="Ebrima" w:hAnsi="Ebrima" w:cs="Arial"/>
            <w:sz w:val="22"/>
            <w:szCs w:val="22"/>
            <w:lang w:val="en-US"/>
          </w:rPr>
          <w:t>https://doi.org/10.1016/j.rehab.2020.10.010</w:t>
        </w:r>
      </w:hyperlink>
      <w:bookmarkEnd w:id="248"/>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68"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feigin2014"/>
      <w:bookmarkEnd w:id="249"/>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9"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1" w:name="feigin2021"/>
      <w:bookmarkEnd w:id="250"/>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The Lancet Neurology</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70" w:history="1">
        <w:r w:rsidRPr="007E6C19">
          <w:rPr>
            <w:rStyle w:val="Hyperlink"/>
            <w:rFonts w:ascii="Ebrima" w:hAnsi="Ebrima" w:cs="Arial"/>
            <w:sz w:val="22"/>
            <w:szCs w:val="22"/>
            <w:lang w:val="de-DE"/>
          </w:rPr>
          <w:t>https://doi.org/10.1016/s1474-4422(21)00252-0</w:t>
        </w:r>
      </w:hyperlink>
      <w:bookmarkEnd w:id="251"/>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2"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71" w:history="1">
        <w:r w:rsidRPr="002B686C">
          <w:rPr>
            <w:rStyle w:val="Hyperlink"/>
            <w:rFonts w:ascii="Ebrima" w:hAnsi="Ebrima" w:cs="Arial"/>
            <w:sz w:val="22"/>
            <w:szCs w:val="22"/>
            <w:lang w:val="en-US"/>
          </w:rPr>
          <w:t>https://doi.org/10.2169/internalmedicine.48.1757</w:t>
        </w:r>
      </w:hyperlink>
      <w:bookmarkEnd w:id="252"/>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Pr>
          <w:rFonts w:ascii="Ebrima" w:hAnsi="Ebrima" w:cs="Arial"/>
          <w:sz w:val="22"/>
          <w:szCs w:val="22"/>
          <w:lang w:val="en-US"/>
        </w:rPr>
        <w:t xml:space="preserve">, </w:t>
      </w:r>
      <w:proofErr w:type="spellStart"/>
      <w:r>
        <w:rPr>
          <w:rFonts w:ascii="Ebrima" w:hAnsi="Ebrima" w:cs="Arial"/>
          <w:sz w:val="22"/>
          <w:szCs w:val="22"/>
          <w:lang w:val="en-US"/>
        </w:rPr>
        <w:t>Hornak</w:t>
      </w:r>
      <w:proofErr w:type="spellEnd"/>
      <w:r>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72"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4" w:name="gargano2008"/>
      <w:bookmarkEnd w:id="253"/>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73"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5" w:name="gauthier1989"/>
      <w:bookmarkEnd w:id="254"/>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6" w:name="gibson2013"/>
      <w:bookmarkEnd w:id="25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4"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7" w:name="giroud2017"/>
      <w:bookmarkEnd w:id="256"/>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5"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8" w:name="gong2009"/>
      <w:bookmarkEnd w:id="257"/>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6" w:history="1">
        <w:r w:rsidRPr="002B686C">
          <w:rPr>
            <w:rStyle w:val="Hyperlink"/>
            <w:rFonts w:ascii="Ebrima" w:hAnsi="Ebrima" w:cs="Arial"/>
            <w:sz w:val="22"/>
            <w:szCs w:val="22"/>
            <w:lang w:val="en-US"/>
          </w:rPr>
          <w:t>https://doi.org/10.1523/jneurosci.2308-09.2009</w:t>
        </w:r>
      </w:hyperlink>
      <w:bookmarkEnd w:id="258"/>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9"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7"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0" w:name="grabowska2017"/>
      <w:bookmarkEnd w:id="259"/>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8"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1" w:name="griffis2019"/>
      <w:bookmarkEnd w:id="260"/>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9" w:history="1">
        <w:r w:rsidRPr="002B686C">
          <w:rPr>
            <w:rStyle w:val="Hyperlink"/>
            <w:rFonts w:ascii="Ebrima" w:hAnsi="Ebrima" w:cs="Arial"/>
            <w:sz w:val="22"/>
            <w:szCs w:val="22"/>
            <w:lang w:val="en-US"/>
          </w:rPr>
          <w:t>https://doi.org/10.1016/j.celrep.2019.07.100</w:t>
        </w:r>
      </w:hyperlink>
      <w:bookmarkEnd w:id="261"/>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2"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80"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3" w:name="griffis2021"/>
      <w:bookmarkEnd w:id="262"/>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81"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4" w:name="gur1991"/>
      <w:bookmarkEnd w:id="263"/>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82"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5" w:name="gur1999"/>
      <w:bookmarkEnd w:id="264"/>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83" w:history="1">
        <w:r w:rsidRPr="002B686C">
          <w:rPr>
            <w:rStyle w:val="Hyperlink"/>
            <w:rFonts w:ascii="Ebrima" w:hAnsi="Ebrima" w:cs="Arial"/>
            <w:sz w:val="22"/>
            <w:szCs w:val="22"/>
            <w:lang w:val="en-US"/>
          </w:rPr>
          <w:t>https://doi.org/10.1523/jneurosci.19-10-04065.1999</w:t>
        </w:r>
      </w:hyperlink>
      <w:bookmarkEnd w:id="265"/>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6"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4"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7" w:name="hartleysutton2013"/>
      <w:bookmarkEnd w:id="266"/>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5" w:history="1">
        <w:r w:rsidRPr="008542B7">
          <w:rPr>
            <w:rStyle w:val="Hyperlink"/>
            <w:rFonts w:ascii="Ebrima" w:hAnsi="Ebrima" w:cs="Arial"/>
            <w:sz w:val="22"/>
            <w:szCs w:val="22"/>
            <w:lang w:val="en-US"/>
          </w:rPr>
          <w:t>https://doi.org/10.1111/cdev.12079</w:t>
        </w:r>
      </w:hyperlink>
      <w:bookmarkEnd w:id="267"/>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8" w:name="hausmann2005"/>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6"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9" w:name="hausmann2016"/>
      <w:bookmarkEnd w:id="268"/>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7"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70" w:name="hausmanngüntürkün2000"/>
      <w:bookmarkEnd w:id="269"/>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r w:rsidRPr="001D3C0C">
        <w:rPr>
          <w:rFonts w:ascii="Ebrima" w:hAnsi="Ebrima" w:cs="Arial"/>
          <w:i/>
          <w:iCs/>
          <w:sz w:val="22"/>
          <w:szCs w:val="22"/>
          <w:lang w:val="de-DE"/>
        </w:rPr>
        <w:t>Neuropsychologia</w:t>
      </w:r>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hyperlink r:id="rId88" w:history="1">
        <w:r w:rsidRPr="001D3C0C">
          <w:rPr>
            <w:rStyle w:val="Hyperlink"/>
            <w:rFonts w:ascii="Ebrima" w:hAnsi="Ebrima" w:cs="Arial"/>
            <w:sz w:val="22"/>
            <w:szCs w:val="22"/>
            <w:lang w:val="de-DE"/>
          </w:rPr>
          <w:t>https://doi.org/10.1016/s0028-3932(00)00045-2</w:t>
        </w:r>
      </w:hyperlink>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1" w:name="hausmann2002"/>
      <w:bookmarkEnd w:id="270"/>
      <w:r w:rsidRPr="004B140A">
        <w:rPr>
          <w:rFonts w:ascii="Ebrima" w:hAnsi="Ebrima" w:cs="Arial"/>
          <w:sz w:val="22"/>
          <w:szCs w:val="22"/>
          <w:lang w:val="de-DE"/>
        </w:rPr>
        <w:t xml:space="preserve">Hausmann, M., Becker, C., Gather, U., Güntürkün, O.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9"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72" w:name="he2007"/>
      <w:bookmarkEnd w:id="271"/>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90"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73" w:name="heilmanvalenstein1979"/>
      <w:bookmarkEnd w:id="272"/>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91"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273"/>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4"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92"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5" w:name="hillis2005"/>
      <w:bookmarkEnd w:id="274"/>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93"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6" w:name="hirnstein2019"/>
      <w:bookmarkEnd w:id="275"/>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94"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7" w:name="hirnstein2013"/>
      <w:bookmarkEnd w:id="276"/>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5" w:history="1">
        <w:r w:rsidRPr="002B686C">
          <w:rPr>
            <w:rStyle w:val="Hyperlink"/>
            <w:rFonts w:ascii="Ebrima" w:hAnsi="Ebrima" w:cs="Arial"/>
            <w:sz w:val="22"/>
            <w:szCs w:val="22"/>
            <w:lang w:val="en-US"/>
          </w:rPr>
          <w:t>https://doi.org/10.1016/j.cortex.2012.08.002</w:t>
        </w:r>
      </w:hyperlink>
      <w:bookmarkEnd w:id="277"/>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8" w:name="hiscock1999"/>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6"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9" w:name="hiscock1995"/>
      <w:bookmarkEnd w:id="278"/>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7"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0" w:name="hiscock2001"/>
      <w:bookmarkEnd w:id="279"/>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8"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1" w:name="hoekzema2016"/>
      <w:proofErr w:type="spellStart"/>
      <w:r w:rsidRPr="006B1907">
        <w:rPr>
          <w:rFonts w:ascii="Ebrima" w:hAnsi="Ebrima" w:cs="Arial"/>
          <w:sz w:val="22"/>
          <w:szCs w:val="22"/>
          <w:lang w:val="en-US"/>
        </w:rPr>
        <w:t>Hoekzema</w:t>
      </w:r>
      <w:proofErr w:type="spellEnd"/>
      <w:r w:rsidRPr="006B1907">
        <w:rPr>
          <w:rFonts w:ascii="Ebrima" w:hAnsi="Ebrima" w:cs="Arial"/>
          <w:sz w:val="22"/>
          <w:szCs w:val="22"/>
          <w:lang w:val="en-US"/>
        </w:rPr>
        <w:t xml:space="preserve">, E., Barba-Müller, E., </w:t>
      </w:r>
      <w:proofErr w:type="spellStart"/>
      <w:r w:rsidRPr="006B1907">
        <w:rPr>
          <w:rFonts w:ascii="Ebrima" w:hAnsi="Ebrima" w:cs="Arial"/>
          <w:sz w:val="22"/>
          <w:szCs w:val="22"/>
          <w:lang w:val="en-US"/>
        </w:rPr>
        <w:t>Pozzobon</w:t>
      </w:r>
      <w:proofErr w:type="spellEnd"/>
      <w:r w:rsidRPr="006B1907">
        <w:rPr>
          <w:rFonts w:ascii="Ebrima" w:hAnsi="Ebrima" w:cs="Arial"/>
          <w:sz w:val="22"/>
          <w:szCs w:val="22"/>
          <w:lang w:val="en-US"/>
        </w:rPr>
        <w:t xml:space="preserve">, C., Picado, M., Lucco, F., García-García, D., . . . </w:t>
      </w:r>
      <w:proofErr w:type="spellStart"/>
      <w:r w:rsidRPr="006B1907">
        <w:rPr>
          <w:rFonts w:ascii="Ebrima" w:hAnsi="Ebrima" w:cs="Arial"/>
          <w:sz w:val="22"/>
          <w:szCs w:val="22"/>
          <w:lang w:val="en-US"/>
        </w:rPr>
        <w:t>Vilarroya</w:t>
      </w:r>
      <w:proofErr w:type="spellEnd"/>
      <w:r w:rsidRPr="006B1907">
        <w:rPr>
          <w:rFonts w:ascii="Ebrima" w:hAnsi="Ebrima" w:cs="Arial"/>
          <w:sz w:val="22"/>
          <w:szCs w:val="22"/>
          <w:lang w:val="en-US"/>
        </w:rPr>
        <w:t xml:space="preserve">,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9" w:history="1">
        <w:r w:rsidRPr="009F2944">
          <w:rPr>
            <w:rStyle w:val="Hyperlink"/>
            <w:rFonts w:ascii="Ebrima" w:hAnsi="Ebrima" w:cs="Arial"/>
            <w:sz w:val="22"/>
            <w:szCs w:val="22"/>
            <w:lang w:val="en-US"/>
          </w:rPr>
          <w:t>https://doi.org/10.1038/nn.4458</w:t>
        </w:r>
      </w:hyperlink>
      <w:bookmarkEnd w:id="281"/>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2" w:name="hughes2012"/>
      <w:r w:rsidRPr="00E4552D">
        <w:rPr>
          <w:rFonts w:ascii="Ebrima" w:hAnsi="Ebrima" w:cs="Arial"/>
          <w:sz w:val="22"/>
          <w:szCs w:val="22"/>
          <w:lang w:val="en-US"/>
        </w:rPr>
        <w:t xml:space="preserve">Hughes, E. J., Bond, J., </w:t>
      </w:r>
      <w:proofErr w:type="spellStart"/>
      <w:r w:rsidRPr="00E4552D">
        <w:rPr>
          <w:rFonts w:ascii="Ebrima" w:hAnsi="Ebrima" w:cs="Arial"/>
          <w:sz w:val="22"/>
          <w:szCs w:val="22"/>
          <w:lang w:val="en-US"/>
        </w:rPr>
        <w:t>Svrckova</w:t>
      </w:r>
      <w:proofErr w:type="spellEnd"/>
      <w:r w:rsidRPr="00E4552D">
        <w:rPr>
          <w:rFonts w:ascii="Ebrima" w:hAnsi="Ebrima" w:cs="Arial"/>
          <w:sz w:val="22"/>
          <w:szCs w:val="22"/>
          <w:lang w:val="en-US"/>
        </w:rPr>
        <w:t xml:space="preserve">, P., </w:t>
      </w:r>
      <w:proofErr w:type="spellStart"/>
      <w:r w:rsidRPr="00E4552D">
        <w:rPr>
          <w:rFonts w:ascii="Ebrima" w:hAnsi="Ebrima" w:cs="Arial"/>
          <w:sz w:val="22"/>
          <w:szCs w:val="22"/>
          <w:lang w:val="en-US"/>
        </w:rPr>
        <w:t>Makropoulos</w:t>
      </w:r>
      <w:proofErr w:type="spellEnd"/>
      <w:r w:rsidRPr="00E4552D">
        <w:rPr>
          <w:rFonts w:ascii="Ebrima" w:hAnsi="Ebrima" w:cs="Arial"/>
          <w:sz w:val="22"/>
          <w:szCs w:val="22"/>
          <w:lang w:val="en-US"/>
        </w:rPr>
        <w:t xml:space="preserve">, A., Ball, G., Sharp, D. J., . . . </w:t>
      </w:r>
      <w:proofErr w:type="spellStart"/>
      <w:r w:rsidRPr="00E4552D">
        <w:rPr>
          <w:rFonts w:ascii="Ebrima" w:hAnsi="Ebrima" w:cs="Arial"/>
          <w:sz w:val="22"/>
          <w:szCs w:val="22"/>
          <w:lang w:val="en-US"/>
        </w:rPr>
        <w:t>Counsell</w:t>
      </w:r>
      <w:proofErr w:type="spellEnd"/>
      <w:r w:rsidRPr="00E4552D">
        <w:rPr>
          <w:rFonts w:ascii="Ebrima" w:hAnsi="Ebrima" w:cs="Arial"/>
          <w:sz w:val="22"/>
          <w:szCs w:val="22"/>
          <w:lang w:val="en-US"/>
        </w:rPr>
        <w:t xml:space="preserve">, S. J. (2012). Regional changes in thalamic shape and volume with increasing age. </w:t>
      </w:r>
      <w:proofErr w:type="spellStart"/>
      <w:r w:rsidRPr="00E4552D">
        <w:rPr>
          <w:rFonts w:ascii="Ebrima" w:hAnsi="Ebrima" w:cs="Arial"/>
          <w:i/>
          <w:iCs/>
          <w:sz w:val="22"/>
          <w:szCs w:val="22"/>
          <w:lang w:val="en-US"/>
        </w:rPr>
        <w:t>NeuroImage</w:t>
      </w:r>
      <w:proofErr w:type="spellEnd"/>
      <w:r w:rsidRPr="00E4552D">
        <w:rPr>
          <w:rFonts w:ascii="Ebrima" w:hAnsi="Ebrima" w:cs="Arial"/>
          <w:i/>
          <w:iCs/>
          <w:sz w:val="22"/>
          <w:szCs w:val="22"/>
          <w:lang w:val="en-US"/>
        </w:rPr>
        <w:t>, 63</w:t>
      </w:r>
      <w:r w:rsidRPr="00E4552D">
        <w:rPr>
          <w:rFonts w:ascii="Ebrima" w:hAnsi="Ebrima" w:cs="Arial"/>
          <w:sz w:val="22"/>
          <w:szCs w:val="22"/>
          <w:lang w:val="en-US"/>
        </w:rPr>
        <w:t xml:space="preserve">(3), 1134–1142. </w:t>
      </w:r>
      <w:hyperlink r:id="rId100" w:history="1">
        <w:r w:rsidRPr="002B0B5E">
          <w:rPr>
            <w:rStyle w:val="Hyperlink"/>
            <w:rFonts w:ascii="Ebrima" w:hAnsi="Ebrima" w:cs="Arial"/>
            <w:sz w:val="22"/>
            <w:szCs w:val="22"/>
            <w:lang w:val="en-US"/>
          </w:rPr>
          <w:t>https://doi.org/10.1016/j.neuroimage.2012.07.043</w:t>
        </w:r>
      </w:hyperlink>
      <w:bookmarkEnd w:id="282"/>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83" w:name="hyde2005"/>
      <w:bookmarkEnd w:id="280"/>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101" w:history="1">
        <w:r w:rsidRPr="003E0700">
          <w:rPr>
            <w:rStyle w:val="Hyperlink"/>
            <w:rFonts w:ascii="Ebrima" w:hAnsi="Ebrima" w:cs="Arial"/>
            <w:sz w:val="22"/>
            <w:szCs w:val="22"/>
            <w:lang w:val="de-DE"/>
          </w:rPr>
          <w:t>https://doi.org/10.1037/0003-066x.60.6.581</w:t>
        </w:r>
      </w:hyperlink>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4" w:name="hyde2014"/>
      <w:bookmarkEnd w:id="283"/>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102"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5" w:name="hyde2016"/>
      <w:bookmarkEnd w:id="284"/>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103"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6" w:name="ingalhalikar2013"/>
      <w:bookmarkEnd w:id="285"/>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104"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7" w:name="jehkonen2000"/>
      <w:bookmarkEnd w:id="286"/>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105"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8" w:name="jehkonen2007"/>
      <w:bookmarkEnd w:id="287"/>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6"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89" w:name="jia2022"/>
      <w:bookmarkStart w:id="290" w:name="jordanyoungrumiati2012"/>
      <w:r w:rsidRPr="00EF6B08">
        <w:rPr>
          <w:rFonts w:ascii="Ebrima" w:hAnsi="Ebrima" w:cs="Arial"/>
          <w:sz w:val="22"/>
          <w:szCs w:val="22"/>
          <w:lang w:val="de-DE"/>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7E6C19">
        <w:rPr>
          <w:rFonts w:ascii="Ebrima" w:hAnsi="Ebrima" w:cs="Arial"/>
          <w:i/>
          <w:sz w:val="22"/>
          <w:szCs w:val="22"/>
          <w:lang w:val="de-DE"/>
        </w:rPr>
        <w:t>Frontiers in Neurology, 12</w:t>
      </w:r>
      <w:r w:rsidRPr="007E6C19">
        <w:rPr>
          <w:rFonts w:ascii="Ebrima" w:hAnsi="Ebrima" w:cs="Arial"/>
          <w:sz w:val="22"/>
          <w:szCs w:val="22"/>
          <w:lang w:val="de-DE"/>
        </w:rPr>
        <w:t xml:space="preserve">. </w:t>
      </w:r>
      <w:hyperlink r:id="rId107" w:history="1">
        <w:r w:rsidRPr="007E6C19">
          <w:rPr>
            <w:rStyle w:val="Hyperlink"/>
            <w:rFonts w:ascii="Ebrima" w:hAnsi="Ebrima" w:cs="Arial"/>
            <w:sz w:val="22"/>
            <w:szCs w:val="22"/>
            <w:lang w:val="de-DE"/>
          </w:rPr>
          <w:t>https://doi.org/10.3389/fneur.2021.784821</w:t>
        </w:r>
      </w:hyperlink>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1" w:name="joel2015"/>
      <w:r w:rsidRPr="00056E32">
        <w:rPr>
          <w:rFonts w:ascii="Ebrima" w:hAnsi="Ebrima" w:cs="Arial"/>
          <w:sz w:val="22"/>
          <w:szCs w:val="22"/>
          <w:lang w:val="de-DE"/>
        </w:rPr>
        <w:t xml:space="preserve">Joel, D., Berman, Z., Tavor, I., Wexler,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8"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289"/>
      <w:bookmarkEnd w:id="291"/>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2" w:name="johnston2008"/>
      <w:r w:rsidRPr="004B140A">
        <w:rPr>
          <w:rFonts w:ascii="Ebrima" w:hAnsi="Ebrima" w:cs="Arial"/>
          <w:sz w:val="22"/>
          <w:szCs w:val="22"/>
          <w:lang w:val="en-US"/>
        </w:rPr>
        <w:t xml:space="preserve">Johnston, J. M., Vaishnavi, S. N., Smyth, M. D., Zhang, D., He, B. J., </w:t>
      </w:r>
      <w:proofErr w:type="spellStart"/>
      <w:r w:rsidRPr="004B140A">
        <w:rPr>
          <w:rFonts w:ascii="Ebrima" w:hAnsi="Ebrima" w:cs="Arial"/>
          <w:sz w:val="22"/>
          <w:szCs w:val="22"/>
          <w:lang w:val="en-US"/>
        </w:rPr>
        <w:t>Zempel</w:t>
      </w:r>
      <w:proofErr w:type="spellEnd"/>
      <w:r w:rsidRPr="004B140A">
        <w:rPr>
          <w:rFonts w:ascii="Ebrima" w:hAnsi="Ebrima" w:cs="Arial"/>
          <w:sz w:val="22"/>
          <w:szCs w:val="22"/>
          <w:lang w:val="en-US"/>
        </w:rPr>
        <w:t xml:space="preserve">, J. M., . . . </w:t>
      </w:r>
      <w:proofErr w:type="spellStart"/>
      <w:r w:rsidRPr="004B140A">
        <w:rPr>
          <w:rFonts w:ascii="Ebrima" w:hAnsi="Ebrima" w:cs="Arial"/>
          <w:sz w:val="22"/>
          <w:szCs w:val="22"/>
          <w:lang w:val="en-US"/>
        </w:rPr>
        <w:t>Raichle</w:t>
      </w:r>
      <w:proofErr w:type="spellEnd"/>
      <w:r w:rsidRPr="004B140A">
        <w:rPr>
          <w:rFonts w:ascii="Ebrima" w:hAnsi="Ebrima" w:cs="Arial"/>
          <w:sz w:val="22"/>
          <w:szCs w:val="22"/>
          <w:lang w:val="en-US"/>
        </w:rPr>
        <w:t xml:space="preserv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9"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292"/>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110"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EF6B08"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3" w:name="kanaan2012"/>
      <w:bookmarkEnd w:id="288"/>
      <w:bookmarkEnd w:id="290"/>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11" w:history="1">
        <w:r w:rsidRPr="00EF6B08">
          <w:rPr>
            <w:rStyle w:val="Hyperlink"/>
            <w:rFonts w:ascii="Ebrima" w:hAnsi="Ebrima" w:cs="Arial"/>
            <w:sz w:val="22"/>
            <w:szCs w:val="22"/>
            <w:lang w:val="en-US"/>
          </w:rPr>
          <w:t>https://doi.org/10.1371/journal.pone.0038272</w:t>
        </w:r>
      </w:hyperlink>
      <w:r w:rsidRPr="00EF6B08">
        <w:rPr>
          <w:rFonts w:ascii="Ebrima" w:hAnsi="Ebrima" w:cs="Arial"/>
          <w:sz w:val="22"/>
          <w:szCs w:val="22"/>
          <w:lang w:val="en-US"/>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4" w:name="karnath2012"/>
      <w:bookmarkEnd w:id="293"/>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12" w:history="1">
        <w:r w:rsidRPr="002B686C">
          <w:rPr>
            <w:rStyle w:val="Hyperlink"/>
            <w:rFonts w:ascii="Ebrima" w:hAnsi="Ebrima" w:cs="Arial"/>
            <w:sz w:val="22"/>
            <w:szCs w:val="22"/>
            <w:lang w:val="de-DE"/>
          </w:rPr>
          <w:t>https://doi.org/10.1007/978-3-642-25527-4</w:t>
        </w:r>
      </w:hyperlink>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5" w:name="karnath2015"/>
      <w:bookmarkEnd w:id="294"/>
      <w:r w:rsidRPr="007437CA">
        <w:rPr>
          <w:rFonts w:ascii="Ebrima" w:hAnsi="Ebrima" w:cs="Arial"/>
          <w:sz w:val="22"/>
          <w:szCs w:val="22"/>
          <w:lang w:val="en-US"/>
          <w:rPrChange w:id="296" w:author="Tamara Kessler" w:date="2022-10-24T16:01:00Z">
            <w:rPr>
              <w:rFonts w:ascii="Ebrima" w:hAnsi="Ebrima" w:cs="Arial"/>
              <w:sz w:val="22"/>
              <w:szCs w:val="22"/>
              <w:lang w:val="de-DE"/>
            </w:rPr>
          </w:rPrChang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13"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7" w:name="karnathfetter1995"/>
      <w:bookmarkEnd w:id="295"/>
      <w:r w:rsidRPr="001D3C0C">
        <w:rPr>
          <w:rFonts w:ascii="Ebrima" w:hAnsi="Ebrima" w:cs="Arial"/>
          <w:sz w:val="22"/>
          <w:szCs w:val="22"/>
          <w:lang w:val="de-D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14"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8" w:name="karnathniemeier2002"/>
      <w:bookmarkEnd w:id="297"/>
      <w:r w:rsidRPr="007437CA">
        <w:rPr>
          <w:rFonts w:ascii="Ebrima" w:hAnsi="Ebrima" w:cs="Arial"/>
          <w:sz w:val="22"/>
          <w:szCs w:val="22"/>
          <w:lang w:val="de-DE"/>
          <w:rPrChange w:id="299" w:author="Tamara Kessler" w:date="2022-10-24T16:01:00Z">
            <w:rPr>
              <w:rFonts w:ascii="Ebrima" w:hAnsi="Ebrima" w:cs="Arial"/>
              <w:sz w:val="22"/>
              <w:szCs w:val="22"/>
              <w:lang w:val="en-US"/>
            </w:rPr>
          </w:rPrChange>
        </w:rPr>
        <w:t xml:space="preserve">Karnath, H. O., &amp; Niemeier, M. (2002). </w:t>
      </w:r>
      <w:r w:rsidRPr="00250B3C">
        <w:rPr>
          <w:rFonts w:ascii="Ebrima" w:hAnsi="Ebrima" w:cs="Arial"/>
          <w:sz w:val="22"/>
          <w:szCs w:val="22"/>
          <w:lang w:val="en-US"/>
        </w:rPr>
        <w:t xml:space="preserve">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15" w:history="1">
        <w:r w:rsidRPr="002B686C">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0" w:name="karnathrorden2012"/>
      <w:bookmarkEnd w:id="298"/>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16" w:history="1">
        <w:r w:rsidRPr="002B686C">
          <w:rPr>
            <w:rStyle w:val="Hyperlink"/>
            <w:rFonts w:ascii="Ebrima" w:hAnsi="Ebrima" w:cs="Arial"/>
            <w:sz w:val="22"/>
            <w:szCs w:val="22"/>
            <w:lang w:val="de-DE"/>
          </w:rPr>
          <w:t>https://doi.org/10.1016/j.neuropsychologia.2011.06.027</w:t>
        </w:r>
      </w:hyperlink>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1" w:name="karnath2001"/>
      <w:bookmarkEnd w:id="300"/>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17"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2" w:name="karnath2009"/>
      <w:bookmarkEnd w:id="301"/>
      <w:r w:rsidRPr="001D3C0C">
        <w:rPr>
          <w:rFonts w:ascii="Ebrima" w:hAnsi="Ebrima" w:cs="Arial"/>
          <w:sz w:val="22"/>
          <w:szCs w:val="22"/>
          <w:lang w:val="en-US"/>
        </w:rPr>
        <w:t xml:space="preserve">Karnath, H. O., </w:t>
      </w:r>
      <w:proofErr w:type="spellStart"/>
      <w:r w:rsidRPr="001D3C0C">
        <w:rPr>
          <w:rFonts w:ascii="Ebrima" w:hAnsi="Ebrima" w:cs="Arial"/>
          <w:sz w:val="22"/>
          <w:szCs w:val="22"/>
          <w:lang w:val="en-US"/>
        </w:rPr>
        <w:t>Rorden</w:t>
      </w:r>
      <w:proofErr w:type="spellEnd"/>
      <w:r w:rsidRPr="001D3C0C">
        <w:rPr>
          <w:rFonts w:ascii="Ebrima" w:hAnsi="Ebrima" w:cs="Arial"/>
          <w:sz w:val="22"/>
          <w:szCs w:val="22"/>
          <w:lang w:val="en-US"/>
        </w:rPr>
        <w:t xml:space="preserve">, C., &amp; </w:t>
      </w:r>
      <w:proofErr w:type="spellStart"/>
      <w:r w:rsidRPr="001D3C0C">
        <w:rPr>
          <w:rFonts w:ascii="Ebrima" w:hAnsi="Ebrima" w:cs="Arial"/>
          <w:sz w:val="22"/>
          <w:szCs w:val="22"/>
          <w:lang w:val="en-US"/>
        </w:rPr>
        <w:t>Ticini</w:t>
      </w:r>
      <w:proofErr w:type="spellEnd"/>
      <w:r w:rsidRPr="001D3C0C">
        <w:rPr>
          <w:rFonts w:ascii="Ebrima" w:hAnsi="Ebrima" w:cs="Arial"/>
          <w:sz w:val="22"/>
          <w:szCs w:val="22"/>
          <w:lang w:val="en-US"/>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18"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3" w:name="karnath2019"/>
      <w:bookmarkEnd w:id="302"/>
      <w:r w:rsidRPr="003E0700">
        <w:rPr>
          <w:rFonts w:ascii="Ebrima" w:hAnsi="Ebrima" w:cs="Arial"/>
          <w:sz w:val="22"/>
          <w:szCs w:val="22"/>
          <w:lang w:val="en-US"/>
        </w:rPr>
        <w:t xml:space="preserve">Karnath,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19"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4" w:name="kasties2021"/>
      <w:bookmarkEnd w:id="303"/>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20" w:history="1">
        <w:r w:rsidRPr="002B686C">
          <w:rPr>
            <w:rStyle w:val="Hyperlink"/>
            <w:rFonts w:ascii="Ebrima" w:hAnsi="Ebrima" w:cs="Arial"/>
            <w:sz w:val="22"/>
            <w:szCs w:val="22"/>
            <w:lang w:val="de-DE"/>
          </w:rPr>
          <w:t>https://doi.org/10.1002/hbm.25629</w:t>
        </w:r>
      </w:hyperlink>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5" w:name="katanluft2018"/>
      <w:bookmarkEnd w:id="304"/>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21"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6" w:name="kim2018"/>
      <w:r w:rsidRPr="00943F6B">
        <w:rPr>
          <w:rFonts w:ascii="Ebrima" w:hAnsi="Ebrima" w:cs="Arial"/>
          <w:sz w:val="22"/>
          <w:szCs w:val="22"/>
          <w:lang w:val="en-US"/>
        </w:rPr>
        <w:t xml:space="preserve">Kim, G. W., Park, K., &amp; </w:t>
      </w:r>
      <w:proofErr w:type="spellStart"/>
      <w:r w:rsidRPr="00943F6B">
        <w:rPr>
          <w:rFonts w:ascii="Ebrima" w:hAnsi="Ebrima" w:cs="Arial"/>
          <w:sz w:val="22"/>
          <w:szCs w:val="22"/>
          <w:lang w:val="en-US"/>
        </w:rPr>
        <w:t>Jeong</w:t>
      </w:r>
      <w:proofErr w:type="spellEnd"/>
      <w:r w:rsidRPr="00943F6B">
        <w:rPr>
          <w:rFonts w:ascii="Ebrima" w:hAnsi="Ebrima" w:cs="Arial"/>
          <w:sz w:val="22"/>
          <w:szCs w:val="22"/>
          <w:lang w:val="en-US"/>
        </w:rPr>
        <w:t xml:space="preserve">,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22"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7" w:name="kimurahampson1994"/>
      <w:bookmarkEnd w:id="305"/>
      <w:bookmarkEnd w:id="306"/>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23"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8" w:name="kleinman2008"/>
      <w:r w:rsidRPr="00D741F6">
        <w:rPr>
          <w:rFonts w:ascii="Ebrima" w:hAnsi="Ebrima" w:cs="Arial"/>
          <w:sz w:val="22"/>
          <w:szCs w:val="22"/>
          <w:lang w:val="en-US"/>
        </w:rPr>
        <w:t xml:space="preserve">Kleinman, J. T., Gottesman, R. F., Davis, C., Newhart, M., </w:t>
      </w:r>
      <w:proofErr w:type="spellStart"/>
      <w:r w:rsidRPr="00D741F6">
        <w:rPr>
          <w:rFonts w:ascii="Ebrima" w:hAnsi="Ebrima" w:cs="Arial"/>
          <w:sz w:val="22"/>
          <w:szCs w:val="22"/>
          <w:lang w:val="en-US"/>
        </w:rPr>
        <w:t>Heidler</w:t>
      </w:r>
      <w:proofErr w:type="spellEnd"/>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24"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9" w:name="koellhoffermccullough2012"/>
      <w:bookmarkEnd w:id="307"/>
      <w:bookmarkEnd w:id="308"/>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25"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0" w:name="kovalev2003"/>
      <w:bookmarkEnd w:id="309"/>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26"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1" w:name="krause2006"/>
      <w:bookmarkEnd w:id="310"/>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27"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312" w:name="kuceyeski2016"/>
      <w:proofErr w:type="spellStart"/>
      <w:r w:rsidRPr="00436B92">
        <w:rPr>
          <w:rFonts w:ascii="Ebrima" w:hAnsi="Ebrima" w:cs="Arial"/>
          <w:sz w:val="22"/>
          <w:szCs w:val="22"/>
          <w:lang w:val="en-US"/>
        </w:rPr>
        <w:t>Kuceyeski</w:t>
      </w:r>
      <w:proofErr w:type="spellEnd"/>
      <w:r w:rsidRPr="00436B92">
        <w:rPr>
          <w:rFonts w:ascii="Ebrima" w:hAnsi="Ebrima" w:cs="Arial"/>
          <w:sz w:val="22"/>
          <w:szCs w:val="22"/>
          <w:lang w:val="en-US"/>
        </w:rPr>
        <w:t xml:space="preserve">, A., Navi, B. B., Kamel, H., Raj, A., </w:t>
      </w:r>
      <w:proofErr w:type="spellStart"/>
      <w:r w:rsidRPr="00436B92">
        <w:rPr>
          <w:rFonts w:ascii="Ebrima" w:hAnsi="Ebrima" w:cs="Arial"/>
          <w:sz w:val="22"/>
          <w:szCs w:val="22"/>
          <w:lang w:val="en-US"/>
        </w:rPr>
        <w:t>Relkin</w:t>
      </w:r>
      <w:proofErr w:type="spellEnd"/>
      <w:r w:rsidRPr="00436B92">
        <w:rPr>
          <w:rFonts w:ascii="Ebrima" w:hAnsi="Ebrima" w:cs="Arial"/>
          <w:sz w:val="22"/>
          <w:szCs w:val="22"/>
          <w:lang w:val="en-US"/>
        </w:rPr>
        <w:t xml:space="preserve">, N., </w:t>
      </w:r>
      <w:proofErr w:type="spellStart"/>
      <w:r w:rsidRPr="00436B92">
        <w:rPr>
          <w:rFonts w:ascii="Ebrima" w:hAnsi="Ebrima" w:cs="Arial"/>
          <w:sz w:val="22"/>
          <w:szCs w:val="22"/>
          <w:lang w:val="en-US"/>
        </w:rPr>
        <w:t>Toglia</w:t>
      </w:r>
      <w:proofErr w:type="spellEnd"/>
      <w:r w:rsidRPr="00436B92">
        <w:rPr>
          <w:rFonts w:ascii="Ebrima" w:hAnsi="Ebrima" w:cs="Arial"/>
          <w:sz w:val="22"/>
          <w:szCs w:val="22"/>
          <w:lang w:val="en-US"/>
        </w:rPr>
        <w:t xml:space="preserve">,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28"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311"/>
      <w:bookmarkEnd w:id="312"/>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3"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29"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4" w:name="limalhotra2015"/>
      <w:bookmarkEnd w:id="313"/>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30"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5" w:name="lisofsky2016"/>
      <w:r w:rsidRPr="006B1907">
        <w:rPr>
          <w:rFonts w:ascii="Ebrima" w:hAnsi="Ebrima" w:cs="Arial"/>
          <w:sz w:val="22"/>
          <w:szCs w:val="22"/>
          <w:lang w:val="de-DE"/>
        </w:rPr>
        <w:t xml:space="preserve">Lisofsky, N., Riediger, M., Gallinat, J., Lindenberger, U., &amp; Kühn, S. (2016). </w:t>
      </w:r>
      <w:r w:rsidRPr="006B1907">
        <w:rPr>
          <w:rFonts w:ascii="Ebrima" w:hAnsi="Ebrima" w:cs="Arial"/>
          <w:sz w:val="22"/>
          <w:szCs w:val="22"/>
          <w:lang w:val="en-US"/>
        </w:rPr>
        <w:t xml:space="preserve">Hormonal contraceptive use is associated with neural and affective changes in healthy young women. </w:t>
      </w:r>
      <w:r w:rsidRPr="00490600">
        <w:rPr>
          <w:rFonts w:ascii="Ebrima" w:hAnsi="Ebrima" w:cs="Arial"/>
          <w:i/>
          <w:iCs/>
          <w:sz w:val="22"/>
          <w:szCs w:val="22"/>
          <w:lang w:val="de-DE"/>
        </w:rPr>
        <w:t>NeuroImage, 134,</w:t>
      </w:r>
      <w:r w:rsidRPr="00490600">
        <w:rPr>
          <w:rFonts w:ascii="Ebrima" w:hAnsi="Ebrima" w:cs="Arial"/>
          <w:sz w:val="22"/>
          <w:szCs w:val="22"/>
          <w:lang w:val="de-DE"/>
        </w:rPr>
        <w:t xml:space="preserve"> 597–606. </w:t>
      </w:r>
      <w:hyperlink r:id="rId131" w:history="1">
        <w:r w:rsidRPr="00490600">
          <w:rPr>
            <w:rStyle w:val="Hyperlink"/>
            <w:rFonts w:ascii="Ebrima" w:hAnsi="Ebrima" w:cs="Arial"/>
            <w:sz w:val="22"/>
            <w:szCs w:val="22"/>
            <w:lang w:val="de-DE"/>
          </w:rPr>
          <w:t>https://doi.org/10.1016/j.neuroimage.2016.04.042</w:t>
        </w:r>
      </w:hyperlink>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6" w:name="liu2009"/>
      <w:bookmarkEnd w:id="314"/>
      <w:bookmarkEnd w:id="315"/>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32" w:history="1">
        <w:r w:rsidRPr="002B686C">
          <w:rPr>
            <w:rStyle w:val="Hyperlink"/>
            <w:rFonts w:ascii="Ebrima" w:hAnsi="Ebrima" w:cs="Arial"/>
            <w:sz w:val="22"/>
            <w:szCs w:val="22"/>
            <w:lang w:val="en-US"/>
          </w:rPr>
          <w:t>https://doi.org/10.1073/pnas.0908073106</w:t>
        </w:r>
      </w:hyperlink>
      <w:bookmarkEnd w:id="316"/>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7" w:name="liu2008"/>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8" w:name="manwanimccullough2012"/>
      <w:bookmarkEnd w:id="317"/>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33"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319" w:name="manwani2014"/>
      <w:bookmarkEnd w:id="318"/>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34" w:history="1">
        <w:r w:rsidRPr="002B686C">
          <w:rPr>
            <w:rStyle w:val="Hyperlink"/>
            <w:rFonts w:ascii="Ebrima" w:hAnsi="Ebrima" w:cs="Arial"/>
            <w:sz w:val="22"/>
            <w:szCs w:val="22"/>
            <w:lang w:val="en-US"/>
          </w:rPr>
          <w:t>https://doi.org/10.1038/jcbfm.2014.186</w:t>
        </w:r>
      </w:hyperlink>
      <w:bookmarkEnd w:id="319"/>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0" w:name="matoscasano2022"/>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35" w:history="1">
        <w:r w:rsidRPr="004B351E">
          <w:rPr>
            <w:rStyle w:val="Hyperlink"/>
            <w:rFonts w:ascii="Ebrima" w:hAnsi="Ebrima" w:cs="Arial"/>
            <w:sz w:val="22"/>
            <w:szCs w:val="22"/>
            <w:lang w:val="en-US"/>
          </w:rPr>
          <w:t>https://www.ncbi.nlm.nih.gov/books/NBK537333/</w:t>
        </w:r>
      </w:hyperlink>
      <w:bookmarkEnd w:id="320"/>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1"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36"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2" w:name="mckinlay1992"/>
      <w:bookmarkEnd w:id="321"/>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37"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23" w:name="meadhampson1997"/>
      <w:bookmarkEnd w:id="322"/>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38"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24" w:name="medlin2020"/>
      <w:bookmarkEnd w:id="323"/>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39" w:history="1">
        <w:r w:rsidRPr="00512C4B">
          <w:rPr>
            <w:rStyle w:val="Hyperlink"/>
            <w:rFonts w:ascii="Ebrima" w:hAnsi="Ebrima" w:cs="Arial"/>
            <w:sz w:val="22"/>
            <w:szCs w:val="22"/>
          </w:rPr>
          <w:t>https://doi.org/10.1111/ene.14299</w:t>
        </w:r>
      </w:hyperlink>
      <w:bookmarkEnd w:id="324"/>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5"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40"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6"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41"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7" w:name="mueller2021"/>
      <w:r w:rsidRPr="003B0EE3">
        <w:rPr>
          <w:rFonts w:ascii="Ebrima" w:hAnsi="Ebrima" w:cs="Arial"/>
          <w:sz w:val="22"/>
          <w:szCs w:val="22"/>
          <w:lang w:val="en-US"/>
        </w:rPr>
        <w:t xml:space="preserve">Mueller, S. C., </w:t>
      </w:r>
      <w:proofErr w:type="spellStart"/>
      <w:r w:rsidRPr="003B0EE3">
        <w:rPr>
          <w:rFonts w:ascii="Ebrima" w:hAnsi="Ebrima" w:cs="Arial"/>
          <w:sz w:val="22"/>
          <w:szCs w:val="22"/>
          <w:lang w:val="en-US"/>
        </w:rPr>
        <w:t>Guillamon</w:t>
      </w:r>
      <w:proofErr w:type="spellEnd"/>
      <w:r w:rsidRPr="003B0EE3">
        <w:rPr>
          <w:rFonts w:ascii="Ebrima" w:hAnsi="Ebrima" w:cs="Arial"/>
          <w:sz w:val="22"/>
          <w:szCs w:val="22"/>
          <w:lang w:val="en-US"/>
        </w:rPr>
        <w:t xml:space="preserve">, A., </w:t>
      </w:r>
      <w:proofErr w:type="spellStart"/>
      <w:r w:rsidRPr="003B0EE3">
        <w:rPr>
          <w:rFonts w:ascii="Ebrima" w:hAnsi="Ebrima" w:cs="Arial"/>
          <w:sz w:val="22"/>
          <w:szCs w:val="22"/>
          <w:lang w:val="en-US"/>
        </w:rPr>
        <w:t>Zubiaurre</w:t>
      </w:r>
      <w:proofErr w:type="spellEnd"/>
      <w:r w:rsidRPr="003B0EE3">
        <w:rPr>
          <w:rFonts w:ascii="Ebrima" w:hAnsi="Ebrima" w:cs="Arial"/>
          <w:sz w:val="22"/>
          <w:szCs w:val="22"/>
          <w:lang w:val="en-US"/>
        </w:rPr>
        <w:t xml:space="preserve">-Elorza, L., </w:t>
      </w:r>
      <w:proofErr w:type="spellStart"/>
      <w:r w:rsidRPr="003B0EE3">
        <w:rPr>
          <w:rFonts w:ascii="Ebrima" w:hAnsi="Ebrima" w:cs="Arial"/>
          <w:sz w:val="22"/>
          <w:szCs w:val="22"/>
          <w:lang w:val="en-US"/>
        </w:rPr>
        <w:t>Junque</w:t>
      </w:r>
      <w:proofErr w:type="spellEnd"/>
      <w:r w:rsidRPr="003B0EE3">
        <w:rPr>
          <w:rFonts w:ascii="Ebrima" w:hAnsi="Ebrima" w:cs="Arial"/>
          <w:sz w:val="22"/>
          <w:szCs w:val="22"/>
          <w:lang w:val="en-US"/>
        </w:rPr>
        <w:t xml:space="preserve">, C., Gomez-Gil, E., Uribe, C., . . . </w:t>
      </w:r>
      <w:proofErr w:type="spellStart"/>
      <w:r w:rsidRPr="003B0EE3">
        <w:rPr>
          <w:rFonts w:ascii="Ebrima" w:hAnsi="Ebrima" w:cs="Arial"/>
          <w:sz w:val="22"/>
          <w:szCs w:val="22"/>
          <w:lang w:val="en-US"/>
        </w:rPr>
        <w:t>Luders</w:t>
      </w:r>
      <w:proofErr w:type="spellEnd"/>
      <w:r w:rsidRPr="003B0EE3">
        <w:rPr>
          <w:rFonts w:ascii="Ebrima" w:hAnsi="Ebrima" w:cs="Arial"/>
          <w:sz w:val="22"/>
          <w:szCs w:val="22"/>
          <w:lang w:val="en-US"/>
        </w:rPr>
        <w:t xml:space="preserve">, E. (2021). The Neuroanatomy of Transgender Identity: Mega-Analytic Findings </w:t>
      </w:r>
      <w:proofErr w:type="gramStart"/>
      <w:r w:rsidRPr="003B0EE3">
        <w:rPr>
          <w:rFonts w:ascii="Ebrima" w:hAnsi="Ebrima" w:cs="Arial"/>
          <w:sz w:val="22"/>
          <w:szCs w:val="22"/>
          <w:lang w:val="en-US"/>
        </w:rPr>
        <w:t>From</w:t>
      </w:r>
      <w:proofErr w:type="gramEnd"/>
      <w:r w:rsidRPr="003B0EE3">
        <w:rPr>
          <w:rFonts w:ascii="Ebrima" w:hAnsi="Ebrima" w:cs="Arial"/>
          <w:sz w:val="22"/>
          <w:szCs w:val="22"/>
          <w:lang w:val="en-US"/>
        </w:rPr>
        <w:t xml:space="preserve">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42"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8" w:name="nicholsholmes2001"/>
      <w:bookmarkEnd w:id="325"/>
      <w:bookmarkEnd w:id="326"/>
      <w:bookmarkEnd w:id="327"/>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43"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9" w:name="nopoulos2001"/>
      <w:bookmarkEnd w:id="328"/>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P. C., Rideout,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Andreasen,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44"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0" w:name="oreilly2013"/>
      <w:bookmarkStart w:id="331" w:name="ocklenburggüntürkün2012"/>
      <w:bookmarkEnd w:id="329"/>
      <w:r w:rsidRPr="004B140A">
        <w:rPr>
          <w:rFonts w:ascii="Ebrima" w:hAnsi="Ebrima" w:cs="Arial"/>
          <w:sz w:val="22"/>
          <w:szCs w:val="22"/>
          <w:lang w:val="en-US"/>
        </w:rPr>
        <w:t xml:space="preserve">O’Reilly, J. X., Croxson, P. L., </w:t>
      </w:r>
      <w:proofErr w:type="spellStart"/>
      <w:r w:rsidRPr="004B140A">
        <w:rPr>
          <w:rFonts w:ascii="Ebrima" w:hAnsi="Ebrima" w:cs="Arial"/>
          <w:sz w:val="22"/>
          <w:szCs w:val="22"/>
          <w:lang w:val="en-US"/>
        </w:rPr>
        <w:t>Jbabdi</w:t>
      </w:r>
      <w:proofErr w:type="spellEnd"/>
      <w:r w:rsidRPr="004B140A">
        <w:rPr>
          <w:rFonts w:ascii="Ebrima" w:hAnsi="Ebrima" w:cs="Arial"/>
          <w:sz w:val="22"/>
          <w:szCs w:val="22"/>
          <w:lang w:val="en-US"/>
        </w:rPr>
        <w:t xml:space="preserve">, S., Sallet, J., Noonan, M. P., Mars, R. B., . . .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45"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330"/>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46"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2"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47"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3" w:name="reep2004"/>
      <w:bookmarkEnd w:id="331"/>
      <w:bookmarkEnd w:id="332"/>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48"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4" w:name="reeves2008"/>
      <w:bookmarkEnd w:id="333"/>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49"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5" w:name="rehbein2020"/>
      <w:proofErr w:type="spellStart"/>
      <w:r w:rsidRPr="007E6C19">
        <w:rPr>
          <w:rFonts w:ascii="Ebrima" w:hAnsi="Ebrima" w:cs="Arial"/>
          <w:sz w:val="22"/>
          <w:szCs w:val="22"/>
          <w:lang w:val="en-US"/>
        </w:rPr>
        <w:t>Rehbein</w:t>
      </w:r>
      <w:proofErr w:type="spellEnd"/>
      <w:r w:rsidRPr="007E6C19">
        <w:rPr>
          <w:rFonts w:ascii="Ebrima" w:hAnsi="Ebrima" w:cs="Arial"/>
          <w:sz w:val="22"/>
          <w:szCs w:val="22"/>
          <w:lang w:val="en-US"/>
        </w:rPr>
        <w:t xml:space="preserve">, E., Hornung, J., </w:t>
      </w:r>
      <w:proofErr w:type="spellStart"/>
      <w:r w:rsidRPr="007E6C19">
        <w:rPr>
          <w:rFonts w:ascii="Ebrima" w:hAnsi="Ebrima" w:cs="Arial"/>
          <w:sz w:val="22"/>
          <w:szCs w:val="22"/>
          <w:lang w:val="en-US"/>
        </w:rPr>
        <w:t>Sundström</w:t>
      </w:r>
      <w:proofErr w:type="spellEnd"/>
      <w:r w:rsidRPr="007E6C19">
        <w:rPr>
          <w:rFonts w:ascii="Ebrima" w:hAnsi="Ebrima" w:cs="Arial"/>
          <w:sz w:val="22"/>
          <w:szCs w:val="22"/>
          <w:lang w:val="en-US"/>
        </w:rPr>
        <w:t> </w:t>
      </w:r>
      <w:proofErr w:type="spellStart"/>
      <w:r w:rsidRPr="007E6C19">
        <w:rPr>
          <w:rFonts w:ascii="Ebrima" w:hAnsi="Ebrima" w:cs="Arial"/>
          <w:sz w:val="22"/>
          <w:szCs w:val="22"/>
          <w:lang w:val="en-US"/>
        </w:rPr>
        <w:t>Poromaa</w:t>
      </w:r>
      <w:proofErr w:type="spellEnd"/>
      <w:r w:rsidRPr="007E6C19">
        <w:rPr>
          <w:rFonts w:ascii="Ebrima" w:hAnsi="Ebrima" w:cs="Arial"/>
          <w:sz w:val="22"/>
          <w:szCs w:val="22"/>
          <w:lang w:val="en-US"/>
        </w:rPr>
        <w:t xml:space="preserve">, I., &amp; </w:t>
      </w:r>
      <w:proofErr w:type="spellStart"/>
      <w:r w:rsidRPr="007E6C19">
        <w:rPr>
          <w:rFonts w:ascii="Ebrima" w:hAnsi="Ebrima" w:cs="Arial"/>
          <w:sz w:val="22"/>
          <w:szCs w:val="22"/>
          <w:lang w:val="en-US"/>
        </w:rPr>
        <w:t>Derntl</w:t>
      </w:r>
      <w:proofErr w:type="spellEnd"/>
      <w:r w:rsidRPr="007E6C19">
        <w:rPr>
          <w:rFonts w:ascii="Ebrima" w:hAnsi="Ebrima" w:cs="Arial"/>
          <w:sz w:val="22"/>
          <w:szCs w:val="22"/>
          <w:lang w:val="en-US"/>
        </w:rPr>
        <w:t xml:space="preserve">,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50"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6" w:name="rehbein2022"/>
      <w:bookmarkEnd w:id="335"/>
      <w:r w:rsidRPr="00EF6B08">
        <w:rPr>
          <w:rFonts w:ascii="Ebrima" w:hAnsi="Ebrima" w:cs="Arial"/>
          <w:sz w:val="22"/>
          <w:szCs w:val="22"/>
          <w:lang w:val="de-DE"/>
        </w:rPr>
        <w:t xml:space="preserve">Rehbein, E., Kogler, L., Kotikalapudi, R., Sattler, A., Krylova, M., Kagan, K. O., . . . </w:t>
      </w:r>
      <w:proofErr w:type="spellStart"/>
      <w:r w:rsidRPr="003B0EE3">
        <w:rPr>
          <w:rFonts w:ascii="Ebrima" w:hAnsi="Ebrima" w:cs="Arial"/>
          <w:sz w:val="22"/>
          <w:szCs w:val="22"/>
          <w:lang w:val="en-US"/>
        </w:rPr>
        <w:t>Derntl</w:t>
      </w:r>
      <w:proofErr w:type="spellEnd"/>
      <w:r w:rsidRPr="003B0EE3">
        <w:rPr>
          <w:rFonts w:ascii="Ebrima" w:hAnsi="Ebrima" w:cs="Arial"/>
          <w:sz w:val="22"/>
          <w:szCs w:val="22"/>
          <w:lang w:val="en-US"/>
        </w:rPr>
        <w:t xml:space="preserve">,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51"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37" w:name="ritchie2018"/>
      <w:bookmarkEnd w:id="334"/>
      <w:bookmarkEnd w:id="336"/>
      <w:r w:rsidRPr="001D330E">
        <w:rPr>
          <w:rFonts w:ascii="Ebrima" w:hAnsi="Ebrima" w:cs="Arial"/>
          <w:sz w:val="22"/>
          <w:szCs w:val="22"/>
          <w:lang w:val="en-US"/>
        </w:rPr>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52" w:history="1">
        <w:r w:rsidRPr="003E0700">
          <w:rPr>
            <w:rStyle w:val="Hyperlink"/>
            <w:rFonts w:ascii="Ebrima" w:hAnsi="Ebrima" w:cs="Arial"/>
            <w:sz w:val="22"/>
            <w:szCs w:val="22"/>
            <w:lang w:val="de-DE"/>
          </w:rPr>
          <w:t>https://doi.org/10.1093/cercor/bhy109</w:t>
        </w:r>
      </w:hyperlink>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8" w:name="röhrig2022"/>
      <w:bookmarkEnd w:id="337"/>
      <w:r w:rsidRPr="003E0700">
        <w:rPr>
          <w:rFonts w:ascii="Ebrima" w:hAnsi="Ebrima" w:cs="Arial"/>
          <w:sz w:val="22"/>
          <w:szCs w:val="22"/>
          <w:lang w:val="de-DE"/>
        </w:rPr>
        <w:t xml:space="preserve">Röhrig, L., Sperber, C., Bonilha, L., Rorden,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53" w:history="1">
        <w:r w:rsidRPr="001D3C0C">
          <w:rPr>
            <w:rStyle w:val="Hyperlink"/>
            <w:rFonts w:ascii="Ebrima" w:hAnsi="Ebrima" w:cs="Arial"/>
            <w:sz w:val="22"/>
            <w:szCs w:val="22"/>
            <w:lang w:val="en-US"/>
          </w:rPr>
          <w:t>https://doi.org/10.1101/2022.04.08.22273547</w:t>
        </w:r>
      </w:hyperlink>
      <w:bookmarkEnd w:id="338"/>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339" w:name="roland2017"/>
      <w:bookmarkStart w:id="340" w:name="rorden2012"/>
      <w:r w:rsidRPr="004B140A">
        <w:rPr>
          <w:rFonts w:ascii="Ebrima" w:hAnsi="Ebrima" w:cs="Arial"/>
          <w:sz w:val="22"/>
          <w:szCs w:val="22"/>
          <w:lang w:val="en-US"/>
        </w:rPr>
        <w:t xml:space="preserve">Roland, J. L., Snyder, A. Z., Hacker, C. D., Mitra, A., </w:t>
      </w:r>
      <w:proofErr w:type="spellStart"/>
      <w:r w:rsidRPr="004B140A">
        <w:rPr>
          <w:rFonts w:ascii="Ebrima" w:hAnsi="Ebrima" w:cs="Arial"/>
          <w:sz w:val="22"/>
          <w:szCs w:val="22"/>
          <w:lang w:val="en-US"/>
        </w:rPr>
        <w:t>Shimony</w:t>
      </w:r>
      <w:proofErr w:type="spellEnd"/>
      <w:r w:rsidRPr="004B140A">
        <w:rPr>
          <w:rFonts w:ascii="Ebrima" w:hAnsi="Ebrima" w:cs="Arial"/>
          <w:sz w:val="22"/>
          <w:szCs w:val="22"/>
          <w:lang w:val="en-US"/>
        </w:rPr>
        <w:t xml:space="preserve">, J. S., </w:t>
      </w:r>
      <w:proofErr w:type="spellStart"/>
      <w:r w:rsidRPr="004B140A">
        <w:rPr>
          <w:rFonts w:ascii="Ebrima" w:hAnsi="Ebrima" w:cs="Arial"/>
          <w:sz w:val="22"/>
          <w:szCs w:val="22"/>
          <w:lang w:val="en-US"/>
        </w:rPr>
        <w:t>Limbrick</w:t>
      </w:r>
      <w:proofErr w:type="spellEnd"/>
      <w:r w:rsidRPr="004B140A">
        <w:rPr>
          <w:rFonts w:ascii="Ebrima" w:hAnsi="Ebrima" w:cs="Arial"/>
          <w:sz w:val="22"/>
          <w:szCs w:val="22"/>
          <w:lang w:val="en-US"/>
        </w:rPr>
        <w:t xml:space="preserve">, D. D., . . . </w:t>
      </w:r>
      <w:proofErr w:type="spellStart"/>
      <w:r w:rsidRPr="004B140A">
        <w:rPr>
          <w:rFonts w:ascii="Ebrima" w:hAnsi="Ebrima" w:cs="Arial"/>
          <w:sz w:val="22"/>
          <w:szCs w:val="22"/>
          <w:lang w:val="en-US"/>
        </w:rPr>
        <w:t>Leuthardt</w:t>
      </w:r>
      <w:proofErr w:type="spellEnd"/>
      <w:r w:rsidRPr="004B140A">
        <w:rPr>
          <w:rFonts w:ascii="Ebrima" w:hAnsi="Ebrima" w:cs="Arial"/>
          <w:sz w:val="22"/>
          <w:szCs w:val="22"/>
          <w:lang w:val="en-US"/>
        </w:rPr>
        <w:t xml:space="preserve">,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54"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341" w:name="rordenbrett2000"/>
      <w:bookmarkEnd w:id="339"/>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55"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340"/>
    <w:bookmarkEnd w:id="341"/>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7437CA">
        <w:rPr>
          <w:rFonts w:ascii="Ebrima" w:hAnsi="Ebrima" w:cs="Arial"/>
          <w:sz w:val="22"/>
          <w:szCs w:val="22"/>
          <w:lang w:val="de-DE"/>
          <w:rPrChange w:id="342" w:author="Tamara Kessler" w:date="2022-10-24T16:01:00Z">
            <w:rPr>
              <w:rFonts w:ascii="Ebrima" w:hAnsi="Ebrima" w:cs="Arial"/>
              <w:sz w:val="22"/>
              <w:szCs w:val="22"/>
              <w:lang w:val="en-US"/>
            </w:rPr>
          </w:rPrChange>
        </w:rPr>
        <w:t>Rorden</w:t>
      </w:r>
      <w:proofErr w:type="spellEnd"/>
      <w:r w:rsidRPr="007437CA">
        <w:rPr>
          <w:rFonts w:ascii="Ebrima" w:hAnsi="Ebrima" w:cs="Arial"/>
          <w:sz w:val="22"/>
          <w:szCs w:val="22"/>
          <w:lang w:val="de-DE"/>
          <w:rPrChange w:id="343" w:author="Tamara Kessler" w:date="2022-10-24T16:01:00Z">
            <w:rPr>
              <w:rFonts w:ascii="Ebrima" w:hAnsi="Ebrima" w:cs="Arial"/>
              <w:sz w:val="22"/>
              <w:szCs w:val="22"/>
              <w:lang w:val="en-US"/>
            </w:rPr>
          </w:rPrChange>
        </w:rPr>
        <w:t xml:space="preserve">, C., &amp; Karnath, H. O. (2010). </w:t>
      </w:r>
      <w:r w:rsidRPr="002C6163">
        <w:rPr>
          <w:rFonts w:ascii="Ebrima" w:hAnsi="Ebrima" w:cs="Arial"/>
          <w:sz w:val="22"/>
          <w:szCs w:val="22"/>
          <w:lang w:val="en-US"/>
        </w:rPr>
        <w:t xml:space="preserve">A simple measure of neglect severity. </w:t>
      </w:r>
      <w:r w:rsidRPr="001D3C0C">
        <w:rPr>
          <w:rFonts w:ascii="Ebrima" w:hAnsi="Ebrima" w:cs="Arial"/>
          <w:i/>
          <w:iCs/>
          <w:sz w:val="22"/>
          <w:szCs w:val="22"/>
          <w:lang w:val="de-DE"/>
        </w:rPr>
        <w:t>Neuropsychologia, 48</w:t>
      </w:r>
      <w:r w:rsidRPr="001D3C0C">
        <w:rPr>
          <w:rFonts w:ascii="Ebrima" w:hAnsi="Ebrima" w:cs="Arial"/>
          <w:sz w:val="22"/>
          <w:szCs w:val="22"/>
          <w:lang w:val="de-DE"/>
        </w:rPr>
        <w:t xml:space="preserve">(9), 2758–2763. </w:t>
      </w:r>
      <w:hyperlink r:id="rId156" w:history="1">
        <w:r w:rsidRPr="001D3C0C">
          <w:rPr>
            <w:rStyle w:val="Hyperlink"/>
            <w:rFonts w:ascii="Ebrima" w:hAnsi="Ebrima" w:cs="Arial"/>
            <w:sz w:val="22"/>
            <w:szCs w:val="22"/>
            <w:lang w:val="de-DE"/>
          </w:rPr>
          <w:t>https://doi.org/10.1016/j.neuropsychologia.2010.04.018</w:t>
        </w:r>
      </w:hyperlink>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344" w:name="rordenkarnath2010"/>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57"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345"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E4552D">
        <w:rPr>
          <w:rFonts w:ascii="Ebrima" w:hAnsi="Ebrima" w:cs="Arial"/>
          <w:sz w:val="22"/>
          <w:szCs w:val="22"/>
          <w:lang w:val="en-US"/>
        </w:rPr>
        <w:t>Ruigrok</w:t>
      </w:r>
      <w:proofErr w:type="spellEnd"/>
      <w:r w:rsidRPr="00E4552D">
        <w:rPr>
          <w:rFonts w:ascii="Ebrima" w:hAnsi="Ebrima" w:cs="Arial"/>
          <w:sz w:val="22"/>
          <w:szCs w:val="22"/>
          <w:lang w:val="en-US"/>
        </w:rPr>
        <w:t xml:space="preserve">, A. N., </w:t>
      </w:r>
      <w:proofErr w:type="spellStart"/>
      <w:r w:rsidRPr="00E4552D">
        <w:rPr>
          <w:rFonts w:ascii="Ebrima" w:hAnsi="Ebrima" w:cs="Arial"/>
          <w:sz w:val="22"/>
          <w:szCs w:val="22"/>
          <w:lang w:val="en-US"/>
        </w:rPr>
        <w:t>Salimi-Khorshidi</w:t>
      </w:r>
      <w:proofErr w:type="spellEnd"/>
      <w:r w:rsidRPr="00E4552D">
        <w:rPr>
          <w:rFonts w:ascii="Ebrima" w:hAnsi="Ebrima" w:cs="Arial"/>
          <w:sz w:val="22"/>
          <w:szCs w:val="22"/>
          <w:lang w:val="en-US"/>
        </w:rPr>
        <w:t xml:space="preserve">,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58"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6" w:name="rupprecht2003"/>
      <w:bookmarkEnd w:id="344"/>
      <w:bookmarkEnd w:id="345"/>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7E6C19">
        <w:rPr>
          <w:rFonts w:ascii="Ebrima" w:hAnsi="Ebrima" w:cs="Arial"/>
          <w:i/>
          <w:iCs/>
          <w:sz w:val="22"/>
          <w:szCs w:val="22"/>
          <w:lang w:val="en-US"/>
        </w:rPr>
        <w:t>Psychoneuroendocrinology</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59"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7" w:name="salvalaggio2020"/>
      <w:bookmarkEnd w:id="346"/>
      <w:proofErr w:type="spellStart"/>
      <w:r w:rsidRPr="00E4552D">
        <w:rPr>
          <w:rFonts w:ascii="Ebrima" w:hAnsi="Ebrima" w:cs="Arial"/>
          <w:sz w:val="22"/>
          <w:szCs w:val="22"/>
          <w:lang w:val="en-US"/>
        </w:rPr>
        <w:t>Salvalaggio</w:t>
      </w:r>
      <w:proofErr w:type="spellEnd"/>
      <w:r w:rsidRPr="00E4552D">
        <w:rPr>
          <w:rFonts w:ascii="Ebrima" w:hAnsi="Ebrima" w:cs="Arial"/>
          <w:sz w:val="22"/>
          <w:szCs w:val="22"/>
          <w:lang w:val="en-US"/>
        </w:rPr>
        <w:t xml:space="preserve">, A., De Filippo De Grazia, M., </w:t>
      </w:r>
      <w:proofErr w:type="spellStart"/>
      <w:r w:rsidRPr="00E4552D">
        <w:rPr>
          <w:rFonts w:ascii="Ebrima" w:hAnsi="Ebrima" w:cs="Arial"/>
          <w:sz w:val="22"/>
          <w:szCs w:val="22"/>
          <w:lang w:val="en-US"/>
        </w:rPr>
        <w:t>Zorzi</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Thiebaut</w:t>
      </w:r>
      <w:proofErr w:type="spellEnd"/>
      <w:r w:rsidRPr="00E4552D">
        <w:rPr>
          <w:rFonts w:ascii="Ebrima" w:hAnsi="Ebrima" w:cs="Arial"/>
          <w:sz w:val="22"/>
          <w:szCs w:val="22"/>
          <w:lang w:val="en-US"/>
        </w:rPr>
        <w:t xml:space="preserve"> de </w:t>
      </w:r>
      <w:proofErr w:type="spellStart"/>
      <w:r w:rsidRPr="00E4552D">
        <w:rPr>
          <w:rFonts w:ascii="Ebrima" w:hAnsi="Ebrima" w:cs="Arial"/>
          <w:sz w:val="22"/>
          <w:szCs w:val="22"/>
          <w:lang w:val="en-US"/>
        </w:rPr>
        <w:t>Schotten</w:t>
      </w:r>
      <w:proofErr w:type="spellEnd"/>
      <w:r w:rsidRPr="00E4552D">
        <w:rPr>
          <w:rFonts w:ascii="Ebrima" w:hAnsi="Ebrima" w:cs="Arial"/>
          <w:sz w:val="22"/>
          <w:szCs w:val="22"/>
          <w:lang w:val="en-US"/>
        </w:rPr>
        <w:t xml:space="preserve">, M., &amp; </w:t>
      </w:r>
      <w:proofErr w:type="spellStart"/>
      <w:r w:rsidRPr="00E4552D">
        <w:rPr>
          <w:rFonts w:ascii="Ebrima" w:hAnsi="Ebrima" w:cs="Arial"/>
          <w:sz w:val="22"/>
          <w:szCs w:val="22"/>
          <w:lang w:val="en-US"/>
        </w:rPr>
        <w:t>Corbetta</w:t>
      </w:r>
      <w:proofErr w:type="spellEnd"/>
      <w:r w:rsidRPr="00E4552D">
        <w:rPr>
          <w:rFonts w:ascii="Ebrima" w:hAnsi="Ebrima" w:cs="Arial"/>
          <w:sz w:val="22"/>
          <w:szCs w:val="22"/>
          <w:lang w:val="en-US"/>
        </w:rPr>
        <w:t xml:space="preserve">,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60"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48" w:name="saxena2022"/>
      <w:bookmarkEnd w:id="347"/>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61"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49" w:name="schölkopf2001"/>
      <w:bookmarkEnd w:id="348"/>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62"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50" w:name="schölkopf2000"/>
      <w:bookmarkEnd w:id="349"/>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63"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1" w:name="shields1975"/>
      <w:bookmarkEnd w:id="350"/>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64"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2" w:name="silva2010"/>
      <w:bookmarkEnd w:id="351"/>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65"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EF6B08"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3" w:name="smaczny2021"/>
      <w:r w:rsidRPr="00EF6B08">
        <w:rPr>
          <w:rFonts w:ascii="Ebrima" w:hAnsi="Ebrima" w:cs="Arial"/>
          <w:sz w:val="22"/>
          <w:szCs w:val="22"/>
          <w:lang w:val="de-DE"/>
        </w:rPr>
        <w:t xml:space="preserve">Smaczny,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spellStart"/>
      <w:r w:rsidRPr="00B92904">
        <w:rPr>
          <w:rFonts w:ascii="Ebrima" w:hAnsi="Ebrima" w:cs="Arial"/>
          <w:i/>
          <w:iCs/>
          <w:sz w:val="22"/>
          <w:szCs w:val="22"/>
          <w:lang w:val="en-US"/>
        </w:rPr>
        <w:t>bioRxiv</w:t>
      </w:r>
      <w:proofErr w:type="spellEnd"/>
      <w:r w:rsidRPr="00B92904">
        <w:rPr>
          <w:rFonts w:ascii="Ebrima" w:hAnsi="Ebrima" w:cs="Arial"/>
          <w:sz w:val="22"/>
          <w:szCs w:val="22"/>
          <w:lang w:val="en-US"/>
        </w:rPr>
        <w:t xml:space="preserve">. </w:t>
      </w:r>
      <w:hyperlink r:id="rId166" w:history="1">
        <w:r w:rsidRPr="00EF6B08">
          <w:rPr>
            <w:rStyle w:val="Hyperlink"/>
            <w:rFonts w:ascii="Ebrima" w:hAnsi="Ebrima" w:cs="Arial"/>
            <w:sz w:val="22"/>
            <w:szCs w:val="22"/>
            <w:lang w:val="en-US"/>
          </w:rPr>
          <w:t>https://doi.org/10.1101/2021.10.27.465904</w:t>
        </w:r>
      </w:hyperlink>
      <w:r w:rsidRPr="00EF6B08">
        <w:rPr>
          <w:rFonts w:ascii="Ebrima" w:hAnsi="Ebrima" w:cs="Arial"/>
          <w:sz w:val="22"/>
          <w:szCs w:val="22"/>
          <w:lang w:val="en-US"/>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4" w:name="smith2015"/>
      <w:r w:rsidRPr="00107F88">
        <w:rPr>
          <w:rFonts w:ascii="Ebrima" w:hAnsi="Ebrima" w:cs="Arial"/>
          <w:sz w:val="22"/>
          <w:szCs w:val="22"/>
          <w:lang w:val="de-DE"/>
        </w:rPr>
        <w:t xml:space="preserve">Smith, E. S., Junger, J., Derntl,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67"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5" w:name="sohrabji2016"/>
      <w:bookmarkEnd w:id="352"/>
      <w:bookmarkEnd w:id="353"/>
      <w:bookmarkEnd w:id="354"/>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68"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6" w:name="sommer2004"/>
      <w:bookmarkEnd w:id="35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69"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7" w:name="sperberkarnath2016"/>
      <w:bookmarkEnd w:id="356"/>
      <w:r w:rsidRPr="004B140A">
        <w:rPr>
          <w:rFonts w:ascii="Ebrima" w:hAnsi="Ebrima" w:cs="Arial"/>
          <w:sz w:val="22"/>
          <w:szCs w:val="22"/>
          <w:lang w:val="de-DE"/>
        </w:rPr>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70"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8" w:name="sperberkarnath2017"/>
      <w:bookmarkEnd w:id="357"/>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71"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9" w:name="sperber2020"/>
      <w:bookmarkEnd w:id="358"/>
      <w:r w:rsidRPr="001D3C0C">
        <w:rPr>
          <w:rFonts w:ascii="Ebrima" w:hAnsi="Ebrima" w:cs="Arial"/>
          <w:sz w:val="22"/>
          <w:szCs w:val="22"/>
          <w:lang w:val="en-US"/>
        </w:rPr>
        <w:t xml:space="preserve">Sperber, C., Clausen, J., </w:t>
      </w:r>
      <w:proofErr w:type="spellStart"/>
      <w:r w:rsidRPr="001D3C0C">
        <w:rPr>
          <w:rFonts w:ascii="Ebrima" w:hAnsi="Ebrima" w:cs="Arial"/>
          <w:sz w:val="22"/>
          <w:szCs w:val="22"/>
          <w:lang w:val="en-US"/>
        </w:rPr>
        <w:t>Benke</w:t>
      </w:r>
      <w:proofErr w:type="spellEnd"/>
      <w:r w:rsidRPr="001D3C0C">
        <w:rPr>
          <w:rFonts w:ascii="Ebrima" w:hAnsi="Ebrima" w:cs="Arial"/>
          <w:sz w:val="22"/>
          <w:szCs w:val="22"/>
          <w:lang w:val="en-US"/>
        </w:rPr>
        <w:t xml:space="preserv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72"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60" w:name="sperber2022"/>
      <w:bookmarkEnd w:id="359"/>
      <w:r w:rsidRPr="001D3C0C">
        <w:rPr>
          <w:rFonts w:ascii="Ebrima" w:hAnsi="Ebrima" w:cs="Arial"/>
          <w:sz w:val="22"/>
          <w:szCs w:val="22"/>
          <w:lang w:val="en-US"/>
        </w:rPr>
        <w:t xml:space="preserve">Sperber, C., </w:t>
      </w:r>
      <w:proofErr w:type="spellStart"/>
      <w:r w:rsidRPr="001D3C0C">
        <w:rPr>
          <w:rFonts w:ascii="Ebrima" w:hAnsi="Ebrima" w:cs="Arial"/>
          <w:sz w:val="22"/>
          <w:szCs w:val="22"/>
          <w:lang w:val="en-US"/>
        </w:rPr>
        <w:t>Griffis</w:t>
      </w:r>
      <w:proofErr w:type="spellEnd"/>
      <w:r w:rsidRPr="001D3C0C">
        <w:rPr>
          <w:rFonts w:ascii="Ebrima" w:hAnsi="Ebrima" w:cs="Arial"/>
          <w:sz w:val="22"/>
          <w:szCs w:val="22"/>
          <w:lang w:val="en-US"/>
        </w:rPr>
        <w:t xml:space="preserve">, J., &amp; </w:t>
      </w:r>
      <w:proofErr w:type="spellStart"/>
      <w:r w:rsidRPr="001D3C0C">
        <w:rPr>
          <w:rFonts w:ascii="Ebrima" w:hAnsi="Ebrima" w:cs="Arial"/>
          <w:sz w:val="22"/>
          <w:szCs w:val="22"/>
          <w:lang w:val="en-US"/>
        </w:rPr>
        <w:t>Kasties</w:t>
      </w:r>
      <w:proofErr w:type="spellEnd"/>
      <w:r w:rsidRPr="001D3C0C">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73"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1" w:name="springer2012"/>
      <w:bookmarkStart w:id="362" w:name="stone1993"/>
      <w:bookmarkEnd w:id="360"/>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74"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361"/>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75"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3" w:name="sturm2004"/>
      <w:bookmarkEnd w:id="362"/>
      <w:r w:rsidRPr="00EF6B08">
        <w:rPr>
          <w:rFonts w:ascii="Ebrima" w:hAnsi="Ebrima" w:cs="Arial"/>
          <w:sz w:val="22"/>
          <w:szCs w:val="22"/>
          <w:lang w:val="de-DE"/>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76"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4" w:name="sullivan2004"/>
      <w:bookmarkEnd w:id="363"/>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77" w:history="1">
        <w:r w:rsidRPr="0013527E">
          <w:rPr>
            <w:rStyle w:val="Hyperlink"/>
            <w:rFonts w:ascii="Ebrima" w:hAnsi="Ebrima" w:cs="Arial"/>
            <w:sz w:val="22"/>
            <w:szCs w:val="22"/>
            <w:lang w:val="en-US"/>
          </w:rPr>
          <w:t>https://doi.org/10.1016/s0197-4580(03)00044-7</w:t>
        </w:r>
      </w:hyperlink>
      <w:bookmarkEnd w:id="364"/>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5"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78"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6" w:name="tan2016"/>
      <w:bookmarkEnd w:id="365"/>
      <w:r w:rsidRPr="00EF6B08">
        <w:rPr>
          <w:rFonts w:ascii="Ebrima" w:hAnsi="Ebrima" w:cs="Arial"/>
          <w:sz w:val="22"/>
          <w:szCs w:val="22"/>
          <w:lang w:val="de-DE"/>
        </w:rPr>
        <w:t xml:space="preserve">Tan, A., Ma, W., Vira, A., Marwha, D., &amp; Eliot, L. (2016). </w:t>
      </w:r>
      <w:r w:rsidRPr="000B11F4">
        <w:rPr>
          <w:rFonts w:ascii="Ebrima" w:hAnsi="Ebrima" w:cs="Arial"/>
          <w:sz w:val="22"/>
          <w:szCs w:val="22"/>
          <w:lang w:val="en-US"/>
        </w:rPr>
        <w:t xml:space="preserve">The human hippocampus is not sexually-dimorphic: Meta-analysis of structural MRI volumes. </w:t>
      </w:r>
      <w:proofErr w:type="spellStart"/>
      <w:r w:rsidRPr="007E6C19">
        <w:rPr>
          <w:rFonts w:ascii="Ebrima" w:hAnsi="Ebrima" w:cs="Arial"/>
          <w:i/>
          <w:iCs/>
          <w:sz w:val="22"/>
          <w:szCs w:val="22"/>
          <w:lang w:val="en-US"/>
        </w:rPr>
        <w:t>NeuroImage</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79"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7" w:name="thiebautdeschotten2014"/>
      <w:bookmarkEnd w:id="366"/>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80"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368" w:name="trzesniak2011"/>
      <w:bookmarkEnd w:id="367"/>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81"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9" w:name="urbanski2010"/>
      <w:bookmarkEnd w:id="368"/>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82"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0" w:name="vaessen2016"/>
      <w:bookmarkEnd w:id="369"/>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83"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1" w:name="varnavahalligan2007"/>
      <w:bookmarkEnd w:id="370"/>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84"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2" w:name="verdon2009"/>
      <w:bookmarkEnd w:id="371"/>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85"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3" w:name="votinov2021"/>
      <w:r w:rsidRPr="00107F88">
        <w:rPr>
          <w:rFonts w:ascii="Ebrima" w:hAnsi="Ebrima" w:cs="Arial"/>
          <w:sz w:val="22"/>
          <w:szCs w:val="22"/>
          <w:lang w:val="de-DE"/>
        </w:rPr>
        <w:t xml:space="preserve">Votinov, M., Goerlich, K. S., Puiu, A. A., Smith, E., Nickl-Jockschat, T., Derntl,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86"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4" w:name="voyer1996"/>
      <w:bookmarkEnd w:id="372"/>
      <w:bookmarkEnd w:id="373"/>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87"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5" w:name="voyer2016"/>
      <w:bookmarkEnd w:id="374"/>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88"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6" w:name="wee2008"/>
      <w:bookmarkEnd w:id="375"/>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89"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7" w:name="weintraubmesulam1985"/>
      <w:bookmarkEnd w:id="376"/>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8" w:name="wiesen2020"/>
      <w:bookmarkEnd w:id="377"/>
      <w:proofErr w:type="spellStart"/>
      <w:r w:rsidRPr="007E6C19">
        <w:rPr>
          <w:rFonts w:ascii="Ebrima" w:hAnsi="Ebrima" w:cs="Arial"/>
          <w:sz w:val="22"/>
          <w:szCs w:val="22"/>
          <w:lang w:val="en-US"/>
        </w:rPr>
        <w:t>Wiesen</w:t>
      </w:r>
      <w:proofErr w:type="spellEnd"/>
      <w:r w:rsidRPr="007E6C19">
        <w:rPr>
          <w:rFonts w:ascii="Ebrima" w:hAnsi="Ebrima" w:cs="Arial"/>
          <w:sz w:val="22"/>
          <w:szCs w:val="22"/>
          <w:lang w:val="en-US"/>
        </w:rPr>
        <w:t xml:space="preserve">,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90"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9" w:name="wisniewski1998"/>
      <w:bookmarkEnd w:id="378"/>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91"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0" w:name="wu2015"/>
      <w:bookmarkEnd w:id="379"/>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92"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1" w:name="yan2010"/>
      <w:bookmarkEnd w:id="380"/>
      <w:r w:rsidRPr="00EF6B08">
        <w:rPr>
          <w:rFonts w:ascii="Ebrima" w:hAnsi="Ebrima" w:cs="Arial"/>
          <w:sz w:val="22"/>
          <w:szCs w:val="22"/>
          <w:lang w:val="de-DE"/>
        </w:rPr>
        <w:t xml:space="preserve">Yan, C., Gong, G., Wang, J., Wang, D., Liu, D., Zhu, C., . . .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93" w:history="1">
        <w:r w:rsidRPr="002B686C">
          <w:rPr>
            <w:rStyle w:val="Hyperlink"/>
            <w:rFonts w:ascii="Ebrima" w:hAnsi="Ebrima" w:cs="Arial"/>
            <w:sz w:val="22"/>
            <w:szCs w:val="22"/>
            <w:lang w:val="en-US"/>
          </w:rPr>
          <w:t>https://doi.org/10.1093/cercor/bhq111</w:t>
        </w:r>
      </w:hyperlink>
      <w:bookmarkEnd w:id="381"/>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2" w:name="yeh2018"/>
      <w:r w:rsidRPr="00EF6B08">
        <w:rPr>
          <w:rFonts w:ascii="Ebrima" w:hAnsi="Ebrima" w:cs="Arial"/>
          <w:sz w:val="22"/>
          <w:szCs w:val="22"/>
          <w:lang w:val="de-DE"/>
        </w:rPr>
        <w:t xml:space="preserve">Yeh, F. C., Panesar, S., Fernandes, D., Meola,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94"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3" w:name="zaslerkaplan2016"/>
      <w:bookmarkEnd w:id="382"/>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95"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4" w:name="zell2015"/>
      <w:bookmarkEnd w:id="383"/>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96" w:history="1">
        <w:r w:rsidRPr="002B686C">
          <w:rPr>
            <w:rStyle w:val="Hyperlink"/>
            <w:rFonts w:ascii="Ebrima" w:hAnsi="Ebrima" w:cs="Arial"/>
            <w:sz w:val="22"/>
            <w:szCs w:val="22"/>
            <w:lang w:val="de-DE"/>
          </w:rPr>
          <w:t>https://doi.org/10.1037/a0038208</w:t>
        </w:r>
      </w:hyperlink>
      <w:bookmarkEnd w:id="384"/>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85"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97"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38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386" w:name="_Toc116064628"/>
      <w:bookmarkStart w:id="387" w:name="_Toc117242388"/>
      <w:r w:rsidRPr="004345A1">
        <w:rPr>
          <w:b w:val="0"/>
        </w:rPr>
        <w:t>Ack</w:t>
      </w:r>
      <w:r>
        <w:rPr>
          <w:b w:val="0"/>
        </w:rPr>
        <w:t>nowledgements</w:t>
      </w:r>
      <w:bookmarkEnd w:id="386"/>
      <w:bookmarkEnd w:id="38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Prof.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Baumeister for her support in all administrative matters. </w:t>
      </w:r>
    </w:p>
    <w:p w14:paraId="39CC1DBA" w14:textId="11BEF073" w:rsidR="004345A1" w:rsidRPr="004345A1" w:rsidRDefault="003F654A" w:rsidP="00BA784A">
      <w:pPr>
        <w:spacing w:line="276" w:lineRule="auto"/>
        <w:rPr>
          <w:rFonts w:eastAsiaTheme="majorEastAsia"/>
        </w:rPr>
      </w:pPr>
      <w:r>
        <w:t xml:space="preserve">Lastly, I want to give special thanks to my friends </w:t>
      </w:r>
      <w:r w:rsidR="00B2219D">
        <w:t>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388" w:name="_Toc116064629"/>
      <w:bookmarkStart w:id="389" w:name="_Toc117242389"/>
      <w:r>
        <w:rPr>
          <w:b w:val="0"/>
        </w:rPr>
        <w:t>Data Usage Statement</w:t>
      </w:r>
      <w:bookmarkEnd w:id="388"/>
      <w:bookmarkEnd w:id="38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390" w:name="_Toc116064630"/>
      <w:bookmarkStart w:id="391" w:name="_Toc117242390"/>
      <w:r>
        <w:rPr>
          <w:b w:val="0"/>
          <w:bCs w:val="0"/>
        </w:rPr>
        <w:t>Appendix</w:t>
      </w:r>
      <w:bookmarkEnd w:id="390"/>
      <w:bookmarkEnd w:id="391"/>
    </w:p>
    <w:p w14:paraId="147D8AAF" w14:textId="77777777" w:rsidR="00F76B93" w:rsidRPr="00F76B93" w:rsidRDefault="00F76B93" w:rsidP="00F76B93"/>
    <w:p w14:paraId="2CAAA965" w14:textId="117401E9" w:rsidR="0089785B" w:rsidRDefault="00D91FE5" w:rsidP="00F76B93">
      <w:pPr>
        <w:pStyle w:val="berschrift3"/>
      </w:pPr>
      <w:bookmarkStart w:id="392" w:name="_Appendix_A:_List"/>
      <w:bookmarkStart w:id="393" w:name="_Toc116064631"/>
      <w:bookmarkStart w:id="394" w:name="_Toc117242391"/>
      <w:bookmarkEnd w:id="392"/>
      <w:r>
        <w:t>Appendix</w:t>
      </w:r>
      <w:r w:rsidR="00F76B93">
        <w:t xml:space="preserve"> A: List of Abbreviations</w:t>
      </w:r>
      <w:bookmarkEnd w:id="393"/>
      <w:bookmarkEnd w:id="39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proofErr w:type="spellStart"/>
            <w:r>
              <w:t>pSTS</w:t>
            </w:r>
            <w:proofErr w:type="spellEnd"/>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395" w:name="_Toc116064632"/>
      <w:bookmarkStart w:id="396" w:name="_Toc117242392"/>
      <w:r>
        <w:t>Appendix</w:t>
      </w:r>
      <w:r w:rsidR="00AE3409">
        <w:t xml:space="preserve"> B: </w:t>
      </w:r>
      <w:r>
        <w:t>Supplementary</w:t>
      </w:r>
      <w:r w:rsidR="00AE3409">
        <w:t xml:space="preserve"> Tables and </w:t>
      </w:r>
      <w:r>
        <w:t>Figure</w:t>
      </w:r>
      <w:r w:rsidR="008F1B24">
        <w:t>s</w:t>
      </w:r>
      <w:bookmarkEnd w:id="395"/>
      <w:bookmarkEnd w:id="396"/>
    </w:p>
    <w:p w14:paraId="5317A780" w14:textId="4BAFC5F3" w:rsidR="00AE3409" w:rsidRDefault="00D91FE5" w:rsidP="0089785B">
      <w:bookmarkStart w:id="39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397"/>
    </w:tbl>
    <w:p w14:paraId="52C50F03" w14:textId="6CDDB716" w:rsidR="00944DA2" w:rsidRDefault="00944DA2" w:rsidP="0089785B"/>
    <w:p w14:paraId="10C5AE65" w14:textId="3BB29AD1" w:rsidR="00944DA2" w:rsidRDefault="00D91FE5" w:rsidP="0089785B">
      <w:bookmarkStart w:id="39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0E3BB2">
        <w:rPr>
          <w:rStyle w:val="Hyperlink"/>
          <w:rFonts w:ascii="Ebrima" w:hAnsi="Ebrima"/>
          <w:sz w:val="18"/>
          <w:szCs w:val="18"/>
          <w:lang w:val="en-US"/>
        </w:rPr>
        <w:fldChar w:fldCharType="begin"/>
      </w:r>
      <w:r w:rsidR="000E3BB2">
        <w:rPr>
          <w:rStyle w:val="Hyperlink"/>
          <w:rFonts w:ascii="Ebrima" w:hAnsi="Ebrima"/>
          <w:sz w:val="18"/>
          <w:szCs w:val="18"/>
          <w:lang w:val="en-US"/>
        </w:rPr>
        <w:instrText xml:space="preserve"> HYPERLINK \l "rordenkarnath2010" </w:instrText>
      </w:r>
      <w:r w:rsidR="000E3BB2">
        <w:rPr>
          <w:rStyle w:val="Hyperlink"/>
          <w:rFonts w:ascii="Ebrima" w:hAnsi="Ebrima"/>
          <w:sz w:val="18"/>
          <w:szCs w:val="18"/>
          <w:lang w:val="en-US"/>
        </w:rPr>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sidR="000E3BB2">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398"/>
    <w:p w14:paraId="3955CF96" w14:textId="2E3BAE78" w:rsidR="00A72E7A" w:rsidRPr="00A161AB" w:rsidRDefault="00CE2208" w:rsidP="0089785B">
      <w:pPr>
        <w:rPr>
          <w:sz w:val="18"/>
          <w:szCs w:val="18"/>
          <w:lang w:val="en-US"/>
        </w:rPr>
      </w:pPr>
      <w:r>
        <w:rPr>
          <w:sz w:val="18"/>
          <w:szCs w:val="18"/>
          <w:lang w:val="en-US"/>
        </w:rPr>
        <w:br/>
      </w:r>
      <w:bookmarkStart w:id="39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399"/>
    <w:p w14:paraId="1ECA4B35" w14:textId="32F5A080" w:rsidR="00E13A04" w:rsidRPr="009C731D" w:rsidRDefault="00AA6B9F" w:rsidP="00E13A04">
      <w:r>
        <w:rPr>
          <w:b/>
          <w:bCs/>
        </w:rPr>
        <w:br/>
      </w:r>
      <w:bookmarkStart w:id="40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400"/>
      <w:r w:rsidR="00AA6B9F">
        <w:rPr>
          <w:sz w:val="18"/>
          <w:szCs w:val="18"/>
          <w:lang w:val="en-US"/>
        </w:rPr>
        <w:br/>
      </w:r>
      <w:r w:rsidR="00CE2208">
        <w:rPr>
          <w:rStyle w:val="Hyperlink"/>
          <w:rFonts w:ascii="Ebrima" w:hAnsi="Ebrima"/>
          <w:sz w:val="18"/>
          <w:szCs w:val="18"/>
          <w:lang w:val="en-US"/>
        </w:rPr>
        <w:br/>
      </w:r>
      <w:bookmarkStart w:id="40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401"/>
    <w:p w14:paraId="4DDD5654" w14:textId="7426E4DE" w:rsidR="008F1B24" w:rsidRPr="002B5302" w:rsidRDefault="00A7162F" w:rsidP="0089785B">
      <w:pPr>
        <w:rPr>
          <w:b/>
        </w:rPr>
      </w:pPr>
      <w:r>
        <w:rPr>
          <w:b/>
        </w:rPr>
        <w:br w:type="page"/>
      </w:r>
      <w:bookmarkStart w:id="402"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commentRangeStart w:id="403"/>
      <w:r w:rsidR="0092609B" w:rsidRPr="004C1AE0">
        <w:t>Number</w:t>
      </w:r>
      <w:commentRangeEnd w:id="403"/>
      <w:r w:rsidR="00A86DD5">
        <w:rPr>
          <w:rStyle w:val="Kommentarzeichen"/>
        </w:rPr>
        <w:commentReference w:id="403"/>
      </w:r>
      <w:r w:rsidR="0092609B" w:rsidRPr="004C1AE0">
        <w:t xml:space="preserve">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40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404" w:name="_Appendix_C:_Supplementary"/>
      <w:bookmarkStart w:id="405" w:name="s_figure01lesionoverlay_neglect"/>
      <w:bookmarkEnd w:id="404"/>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8"/>
                    <a:stretch>
                      <a:fillRect/>
                    </a:stretch>
                  </pic:blipFill>
                  <pic:spPr>
                    <a:xfrm>
                      <a:off x="0" y="0"/>
                      <a:ext cx="5618930" cy="3136493"/>
                    </a:xfrm>
                    <a:prstGeom prst="rect">
                      <a:avLst/>
                    </a:prstGeom>
                  </pic:spPr>
                </pic:pic>
              </a:graphicData>
            </a:graphic>
          </wp:inline>
        </w:drawing>
      </w:r>
    </w:p>
    <w:p w14:paraId="281ECFE0" w14:textId="70F4A03B"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E3BB2">
        <w:rPr>
          <w:rStyle w:val="Hyperlink"/>
          <w:rFonts w:ascii="Ebrima" w:eastAsia="Times New Roman" w:hAnsi="Ebrima" w:cs="Arial"/>
          <w:sz w:val="18"/>
          <w:szCs w:val="18"/>
        </w:rPr>
        <w:fldChar w:fldCharType="begin"/>
      </w:r>
      <w:r w:rsidR="000E3BB2">
        <w:rPr>
          <w:rStyle w:val="Hyperlink"/>
          <w:rFonts w:ascii="Ebrima" w:eastAsia="Times New Roman" w:hAnsi="Ebrima" w:cs="Arial"/>
          <w:sz w:val="18"/>
          <w:szCs w:val="18"/>
        </w:rPr>
        <w:instrText xml:space="preserve"> HYPERLINK \l "rordenbrett2000" </w:instrText>
      </w:r>
      <w:r w:rsidR="000E3BB2">
        <w:rPr>
          <w:rStyle w:val="Hyperlink"/>
          <w:rFonts w:ascii="Ebrima" w:eastAsia="Times New Roman" w:hAnsi="Ebrima" w:cs="Arial"/>
          <w:sz w:val="18"/>
          <w:szCs w:val="18"/>
        </w:rPr>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E3BB2">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406" w:name="s_figure02lesionoverlay_non"/>
      <w:bookmarkEnd w:id="405"/>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536315" cy="3119670"/>
                    </a:xfrm>
                    <a:prstGeom prst="rect">
                      <a:avLst/>
                    </a:prstGeom>
                  </pic:spPr>
                </pic:pic>
              </a:graphicData>
            </a:graphic>
          </wp:inline>
        </w:drawing>
      </w:r>
    </w:p>
    <w:p w14:paraId="1172D5E7" w14:textId="1E2288A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E3BB2">
        <w:rPr>
          <w:rStyle w:val="Hyperlink"/>
          <w:rFonts w:ascii="Ebrima" w:eastAsia="Times New Roman" w:hAnsi="Ebrima" w:cs="Arial"/>
          <w:sz w:val="18"/>
          <w:szCs w:val="18"/>
        </w:rPr>
        <w:fldChar w:fldCharType="begin"/>
      </w:r>
      <w:r w:rsidR="000E3BB2">
        <w:rPr>
          <w:rStyle w:val="Hyperlink"/>
          <w:rFonts w:ascii="Ebrima" w:eastAsia="Times New Roman" w:hAnsi="Ebrima" w:cs="Arial"/>
          <w:sz w:val="18"/>
          <w:szCs w:val="18"/>
        </w:rPr>
        <w:instrText xml:space="preserve"> HYPERLINK \l "rordenbrett2000" </w:instrText>
      </w:r>
      <w:r w:rsidR="000E3BB2">
        <w:rPr>
          <w:rStyle w:val="Hyperlink"/>
          <w:rFonts w:ascii="Ebrima" w:eastAsia="Times New Roman" w:hAnsi="Ebrima" w:cs="Arial"/>
          <w:sz w:val="18"/>
          <w:szCs w:val="18"/>
        </w:rPr>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E3BB2">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406"/>
    </w:p>
    <w:sectPr w:rsidR="007B0B61" w:rsidRPr="00AA6B9F" w:rsidSect="004D0CF4">
      <w:headerReference w:type="default" r:id="rId200"/>
      <w:footerReference w:type="default" r:id="rId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w:date="2022-10-21T12:37:00Z" w:initials="L">
    <w:p w14:paraId="138A306E" w14:textId="5A8F5AD8" w:rsidR="00C85842" w:rsidRDefault="00C85842">
      <w:pPr>
        <w:pStyle w:val="Kommentartext"/>
        <w:rPr>
          <w:lang w:val="de-DE"/>
        </w:rPr>
      </w:pPr>
      <w:r>
        <w:rPr>
          <w:rStyle w:val="Kommentarzeichen"/>
        </w:rPr>
        <w:annotationRef/>
      </w:r>
      <w:r w:rsidRPr="00147784">
        <w:rPr>
          <w:lang w:val="de-DE"/>
        </w:rPr>
        <w:t>Es gibt ja eine Vorlage für die cover page</w:t>
      </w:r>
      <w:r>
        <w:rPr>
          <w:lang w:val="de-DE"/>
        </w:rPr>
        <w:t>/second page</w:t>
      </w:r>
      <w:r w:rsidRPr="00147784">
        <w:rPr>
          <w:lang w:val="de-DE"/>
        </w:rPr>
        <w:t xml:space="preserve"> vom </w:t>
      </w:r>
      <w:r>
        <w:rPr>
          <w:lang w:val="de-DE"/>
        </w:rPr>
        <w:t xml:space="preserve">GTC – sicher, dass du diese abändern darfst? </w:t>
      </w:r>
    </w:p>
    <w:p w14:paraId="17CF31E7" w14:textId="77777777" w:rsidR="00C85842" w:rsidRDefault="00C85842">
      <w:pPr>
        <w:pStyle w:val="Kommentartext"/>
        <w:rPr>
          <w:lang w:val="de-DE"/>
        </w:rPr>
      </w:pPr>
    </w:p>
    <w:p w14:paraId="2436DC4C" w14:textId="0DA37AFA" w:rsidR="00C85842" w:rsidRDefault="00000000">
      <w:pPr>
        <w:pStyle w:val="Kommentartext"/>
        <w:rPr>
          <w:lang w:val="de-DE"/>
        </w:rPr>
      </w:pPr>
      <w:hyperlink r:id="rId1" w:history="1">
        <w:r w:rsidR="00C85842" w:rsidRPr="004D0E02">
          <w:rPr>
            <w:rStyle w:val="Hyperlink"/>
            <w:rFonts w:ascii="Ebrima" w:hAnsi="Ebrima"/>
            <w:lang w:val="de-DE"/>
          </w:rPr>
          <w:t>https://view.officeapps.live.com/op/view.aspx?src=https%3A%2F%2Fwww.neuroschool-tuebingen.de%2Ffileadmin%2Fuser_upload%2Fdocuments%2Fforms%2FCover_page_of_the_master_thesis.doc&amp;wdOrigin=BROWSELINK</w:t>
        </w:r>
      </w:hyperlink>
    </w:p>
    <w:p w14:paraId="41C61CDB" w14:textId="77777777" w:rsidR="00C85842" w:rsidRPr="002B68A6" w:rsidRDefault="00C85842">
      <w:pPr>
        <w:pStyle w:val="Kommentartext"/>
        <w:rPr>
          <w:lang w:val="de-DE"/>
        </w:rPr>
      </w:pPr>
    </w:p>
  </w:comment>
  <w:comment w:id="1" w:author="Lisa" w:date="2022-10-21T12:12:00Z" w:initials="L">
    <w:p w14:paraId="159B45C4" w14:textId="12EE6C70" w:rsidR="00C85842" w:rsidRPr="00EF6B08" w:rsidRDefault="00C85842">
      <w:pPr>
        <w:pStyle w:val="Kommentartext"/>
        <w:rPr>
          <w:lang w:val="en-US"/>
        </w:rPr>
      </w:pPr>
      <w:r>
        <w:rPr>
          <w:rStyle w:val="Kommentarzeichen"/>
        </w:rPr>
        <w:annotationRef/>
      </w:r>
      <w:r w:rsidRPr="00EF6B08">
        <w:rPr>
          <w:lang w:val="de-DE"/>
        </w:rPr>
        <w:t>Ich bin mir nicht sicher, ob wir beim Titel nicht noch spezifischer sein müssen, weil es ja nicht</w:t>
      </w:r>
      <w:r>
        <w:rPr>
          <w:lang w:val="de-DE"/>
        </w:rPr>
        <w:t xml:space="preserve"> (mehr)</w:t>
      </w:r>
      <w:r w:rsidRPr="00EF6B08">
        <w:rPr>
          <w:lang w:val="de-DE"/>
        </w:rPr>
        <w:t xml:space="preserve"> hauptsächlich um neglect-spezifische Unterschiede geht</w:t>
      </w:r>
      <w:r>
        <w:rPr>
          <w:lang w:val="de-DE"/>
        </w:rPr>
        <w:t xml:space="preserve">. </w:t>
      </w:r>
      <w:r w:rsidRPr="00EF6B08">
        <w:rPr>
          <w:lang w:val="en-US"/>
        </w:rPr>
        <w:t>Idee</w:t>
      </w:r>
      <w:r>
        <w:rPr>
          <w:lang w:val="en-US"/>
        </w:rPr>
        <w:t>:</w:t>
      </w:r>
      <w:r w:rsidRPr="00EF6B08">
        <w:rPr>
          <w:lang w:val="en-US"/>
        </w:rPr>
        <w:t xml:space="preserve"> “Sex-specific lesion patterns and disconnectome induced by stroke and corresponding sex differences associated with acute visuospatial neglect”</w:t>
      </w:r>
    </w:p>
  </w:comment>
  <w:comment w:id="4" w:author="Lisa" w:date="2022-10-21T12:31:00Z" w:initials="L">
    <w:p w14:paraId="0BCE7C96" w14:textId="04ACCBDD" w:rsidR="00C85842" w:rsidRPr="000E3BB2" w:rsidRDefault="00C85842">
      <w:pPr>
        <w:pStyle w:val="Kommentartext"/>
        <w:rPr>
          <w:lang w:val="de-DE"/>
        </w:rPr>
      </w:pPr>
      <w:r>
        <w:rPr>
          <w:rStyle w:val="Kommentarzeichen"/>
        </w:rPr>
        <w:annotationRef/>
      </w:r>
      <w:r w:rsidRPr="000E3BB2">
        <w:rPr>
          <w:lang w:val="de-DE"/>
        </w:rPr>
        <w:t xml:space="preserve">Inhaltsverzeichnis: Hast du keine Unterpunkte bei der </w:t>
      </w:r>
      <w:r>
        <w:rPr>
          <w:lang w:val="de-DE"/>
        </w:rPr>
        <w:t>Diskussion? Und 3. Data Analysis stellt wie gesagt eigt. Keinen eigenen Punkt dar und gehört zu den Methoden, also zu 2.</w:t>
      </w:r>
    </w:p>
  </w:comment>
  <w:comment w:id="5" w:author="Lisa" w:date="2022-10-21T19:14:00Z" w:initials="L">
    <w:p w14:paraId="3D12F10E" w14:textId="3E807954" w:rsidR="00C85842" w:rsidRDefault="00C85842">
      <w:pPr>
        <w:pStyle w:val="Kommentartext"/>
      </w:pPr>
      <w:r>
        <w:rPr>
          <w:rStyle w:val="Kommentarzeichen"/>
        </w:rPr>
        <w:annotationRef/>
      </w:r>
      <w:r>
        <w:t>Greater proportion?</w:t>
      </w:r>
    </w:p>
  </w:comment>
  <w:comment w:id="6" w:author="Lisa" w:date="2022-10-21T13:06:00Z" w:initials="L">
    <w:p w14:paraId="30097961" w14:textId="53E8C87A" w:rsidR="00C85842" w:rsidRPr="00CE35AB" w:rsidRDefault="00C85842">
      <w:pPr>
        <w:pStyle w:val="Kommentartext"/>
        <w:rPr>
          <w:lang w:val="de-DE"/>
        </w:rPr>
      </w:pPr>
      <w:r>
        <w:rPr>
          <w:rStyle w:val="Kommentarzeichen"/>
        </w:rPr>
        <w:annotationRef/>
      </w:r>
      <w:r w:rsidRPr="00CE35AB">
        <w:rPr>
          <w:lang w:val="de-DE"/>
        </w:rPr>
        <w:t>“… affect … affect …” fehlt hier ein AND</w:t>
      </w:r>
      <w:r>
        <w:rPr>
          <w:lang w:val="de-DE"/>
        </w:rPr>
        <w:t xml:space="preserve">? Irgendwas scheint hier falsch… </w:t>
      </w:r>
    </w:p>
  </w:comment>
  <w:comment w:id="8" w:author="Lisa" w:date="2022-10-21T13:14:00Z" w:initials="L">
    <w:p w14:paraId="4A68A7FA" w14:textId="6ACA5438" w:rsidR="00C85842" w:rsidRDefault="00C85842">
      <w:pPr>
        <w:pStyle w:val="Kommentartext"/>
      </w:pPr>
      <w:r>
        <w:rPr>
          <w:rStyle w:val="Kommentarzeichen"/>
        </w:rPr>
        <w:annotationRef/>
      </w:r>
      <w:r>
        <w:t>Hier vlt. Noch hinzufügen: “However, the accuracy of predicting sex was not above chance level.”</w:t>
      </w:r>
    </w:p>
  </w:comment>
  <w:comment w:id="9" w:author="Lisa" w:date="2022-10-21T13:18:00Z" w:initials="L">
    <w:p w14:paraId="15E54B42" w14:textId="77777777" w:rsidR="00C85842" w:rsidRPr="00D200FA" w:rsidRDefault="00C85842">
      <w:pPr>
        <w:pStyle w:val="Kommentartext"/>
        <w:rPr>
          <w:lang w:val="de-DE"/>
        </w:rPr>
      </w:pPr>
      <w:r>
        <w:rPr>
          <w:rStyle w:val="Kommentarzeichen"/>
        </w:rPr>
        <w:annotationRef/>
      </w:r>
      <w:r w:rsidRPr="00D200FA">
        <w:rPr>
          <w:lang w:val="de-DE"/>
        </w:rPr>
        <w:t>Hier bin ich mir nicht sicher, ob die Aussage zu gewagt ist.</w:t>
      </w:r>
    </w:p>
    <w:p w14:paraId="0C9347D0" w14:textId="77777777" w:rsidR="00C85842" w:rsidRDefault="00C85842">
      <w:pPr>
        <w:pStyle w:val="Kommentartext"/>
        <w:rPr>
          <w:lang w:val="de-DE"/>
        </w:rPr>
      </w:pPr>
      <w:r w:rsidRPr="00D200FA">
        <w:rPr>
          <w:lang w:val="de-DE"/>
        </w:rPr>
        <w:t>Vlt. Eher zum Schluss etwas in die Richtung schrei</w:t>
      </w:r>
      <w:r>
        <w:rPr>
          <w:lang w:val="de-DE"/>
        </w:rPr>
        <w:t xml:space="preserve">ben, dass zukünftige Studien wichtig sind, die die sex-specific Unterschiede näher beleuchten, auch im Hinblick auf sex-specific medicine. </w:t>
      </w:r>
    </w:p>
    <w:p w14:paraId="66EA3821" w14:textId="1B8EE7E5" w:rsidR="00C85842" w:rsidRPr="00D200FA" w:rsidRDefault="00C85842">
      <w:pPr>
        <w:pStyle w:val="Kommentartext"/>
        <w:rPr>
          <w:lang w:val="de-DE"/>
        </w:rPr>
      </w:pPr>
      <w:r>
        <w:rPr>
          <w:lang w:val="de-DE"/>
        </w:rPr>
        <w:t xml:space="preserve">Gern auch etwas angeben wie toll und wichtig die Studie ist! ;-) </w:t>
      </w:r>
    </w:p>
  </w:comment>
  <w:comment w:id="44" w:author="Lisa" w:date="2022-10-21T17:40:00Z" w:initials="L">
    <w:p w14:paraId="196D37F9" w14:textId="5C9F0895" w:rsidR="00C85842" w:rsidRPr="00572270" w:rsidRDefault="00C85842">
      <w:pPr>
        <w:pStyle w:val="Kommentartext"/>
        <w:rPr>
          <w:lang w:val="de-DE"/>
        </w:rPr>
      </w:pPr>
      <w:r>
        <w:rPr>
          <w:rStyle w:val="Kommentarzeichen"/>
        </w:rPr>
        <w:annotationRef/>
      </w:r>
      <w:r w:rsidRPr="00572270">
        <w:rPr>
          <w:lang w:val="de-DE"/>
        </w:rPr>
        <w:t>Wurde hier nicht der Liebermeister T</w:t>
      </w:r>
      <w:r>
        <w:rPr>
          <w:lang w:val="de-DE"/>
        </w:rPr>
        <w:t>est angewandt?</w:t>
      </w:r>
    </w:p>
  </w:comment>
  <w:comment w:id="45" w:author="Lisa" w:date="2022-10-21T17:42:00Z" w:initials="L">
    <w:p w14:paraId="3CDDB15A" w14:textId="2C7E639E" w:rsidR="00C85842" w:rsidRPr="00572270" w:rsidRDefault="00C85842">
      <w:pPr>
        <w:pStyle w:val="Kommentartext"/>
        <w:rPr>
          <w:lang w:val="en-US"/>
        </w:rPr>
      </w:pPr>
      <w:r>
        <w:rPr>
          <w:rStyle w:val="Kommentarzeichen"/>
        </w:rPr>
        <w:annotationRef/>
      </w:r>
      <w:r w:rsidRPr="00572270">
        <w:rPr>
          <w:lang w:val="de-DE"/>
        </w:rPr>
        <w:t xml:space="preserve">Ich finde, dass das leider nicht ganz sauber </w:t>
      </w:r>
      <w:r>
        <w:rPr>
          <w:lang w:val="de-DE"/>
        </w:rPr>
        <w:t xml:space="preserve">formuliert ist (siehe andere Kommentare zu dieser thematik). 1) Wenn, dann statistisch unterschiedlich (unterschiedlich sind die lesion overlaps ja, oder nicht?). 2) Streng genommen sagt die Analyse, ob ein Voxel statistisch öfter bei Frauen/Männern geschädigt ist. </w:t>
      </w:r>
      <w:r w:rsidRPr="00572270">
        <w:rPr>
          <w:lang w:val="en-US"/>
        </w:rPr>
        <w:t>„This was done to investigate whether there are specific voxels that are more often lesioned in women or men, r</w:t>
      </w:r>
      <w:r>
        <w:rPr>
          <w:lang w:val="en-US"/>
        </w:rPr>
        <w:t>espectively.”</w:t>
      </w:r>
    </w:p>
  </w:comment>
  <w:comment w:id="61" w:author="Lisa" w:date="2022-10-21T13:52:00Z" w:initials="L">
    <w:p w14:paraId="4A38D683" w14:textId="6E8E63A4" w:rsidR="00C85842" w:rsidRPr="00F34438" w:rsidRDefault="00C85842">
      <w:pPr>
        <w:pStyle w:val="Kommentartext"/>
        <w:rPr>
          <w:lang w:val="de-DE"/>
        </w:rPr>
      </w:pPr>
      <w:r>
        <w:rPr>
          <w:rStyle w:val="Kommentarzeichen"/>
        </w:rPr>
        <w:annotationRef/>
      </w:r>
      <w:r w:rsidRPr="00F34438">
        <w:rPr>
          <w:lang w:val="de-DE"/>
        </w:rPr>
        <w:t xml:space="preserve">Stimmt nicht mit den Abkürzungen in der </w:t>
      </w:r>
      <w:r>
        <w:rPr>
          <w:lang w:val="de-DE"/>
        </w:rPr>
        <w:t>Grafik überein. (Am besten die in der Grafik ändern).</w:t>
      </w:r>
    </w:p>
  </w:comment>
  <w:comment w:id="63" w:author="Lisa" w:date="2022-10-21T14:05:00Z" w:initials="L">
    <w:p w14:paraId="08B31833" w14:textId="4E4DCFDF" w:rsidR="00C85842" w:rsidRPr="00C914E7" w:rsidRDefault="00C85842">
      <w:pPr>
        <w:pStyle w:val="Kommentartext"/>
        <w:rPr>
          <w:lang w:val="de-DE"/>
        </w:rPr>
      </w:pPr>
      <w:r>
        <w:rPr>
          <w:rStyle w:val="Kommentarzeichen"/>
        </w:rPr>
        <w:annotationRef/>
      </w:r>
      <w:r w:rsidRPr="00C914E7">
        <w:rPr>
          <w:lang w:val="de-DE"/>
        </w:rPr>
        <w:t xml:space="preserve">Manchmal verwendest du ein kleines n und manchmal ein großes </w:t>
      </w:r>
      <w:r>
        <w:rPr>
          <w:lang w:val="de-DE"/>
        </w:rPr>
        <w:t>N für die Stichprobengrößen (Text und Grafiken).</w:t>
      </w:r>
    </w:p>
  </w:comment>
  <w:comment w:id="67" w:author="Lisa" w:date="2022-10-21T13:56:00Z" w:initials="L">
    <w:p w14:paraId="76C83685" w14:textId="72EC0752" w:rsidR="00C85842" w:rsidRPr="004B73EA" w:rsidRDefault="00C85842">
      <w:pPr>
        <w:pStyle w:val="Kommentartext"/>
        <w:rPr>
          <w:lang w:val="de-DE"/>
        </w:rPr>
      </w:pPr>
      <w:r>
        <w:rPr>
          <w:rStyle w:val="Kommentarzeichen"/>
        </w:rPr>
        <w:annotationRef/>
      </w:r>
      <w:r w:rsidRPr="004B73EA">
        <w:rPr>
          <w:lang w:val="de-DE"/>
        </w:rPr>
        <w:t>Die F</w:t>
      </w:r>
      <w:r>
        <w:rPr>
          <w:lang w:val="de-DE"/>
        </w:rPr>
        <w:t>arbskalen</w:t>
      </w:r>
      <w:r w:rsidRPr="004B73EA">
        <w:rPr>
          <w:lang w:val="de-DE"/>
        </w:rPr>
        <w:t xml:space="preserve"> kann man leider nur schlecht ablesen. </w:t>
      </w:r>
      <w:r>
        <w:rPr>
          <w:lang w:val="de-DE"/>
        </w:rPr>
        <w:t>Würde nicht eine Skala für alle Subplots genügen?</w:t>
      </w:r>
    </w:p>
  </w:comment>
  <w:comment w:id="69" w:author="Lisa" w:date="2022-10-21T14:00:00Z" w:initials="L">
    <w:p w14:paraId="28F45664" w14:textId="6FCDD006" w:rsidR="00C85842" w:rsidRPr="00D07314" w:rsidRDefault="00C85842">
      <w:pPr>
        <w:pStyle w:val="Kommentartext"/>
        <w:rPr>
          <w:lang w:val="de-DE"/>
        </w:rPr>
      </w:pPr>
      <w:r>
        <w:rPr>
          <w:rStyle w:val="Kommentarzeichen"/>
        </w:rPr>
        <w:annotationRef/>
      </w:r>
      <w:r w:rsidRPr="00D07314">
        <w:rPr>
          <w:lang w:val="de-DE"/>
        </w:rPr>
        <w:t>Evt. Würden Pfeile</w:t>
      </w:r>
      <w:r>
        <w:rPr>
          <w:lang w:val="de-DE"/>
        </w:rPr>
        <w:t>/Kringel</w:t>
      </w:r>
      <w:r w:rsidRPr="00D07314">
        <w:rPr>
          <w:lang w:val="de-DE"/>
        </w:rPr>
        <w:t xml:space="preserve"> helfen, die V</w:t>
      </w:r>
      <w:r>
        <w:rPr>
          <w:lang w:val="de-DE"/>
        </w:rPr>
        <w:t>oxel besser zu finden (ich sehe nicht auf allen Slices rote Voxel?)</w:t>
      </w:r>
    </w:p>
  </w:comment>
  <w:comment w:id="73" w:author="Lisa" w:date="2022-10-21T14:03:00Z" w:initials="L">
    <w:p w14:paraId="619988EE" w14:textId="251D0CEA" w:rsidR="00C85842" w:rsidRDefault="00C85842">
      <w:pPr>
        <w:pStyle w:val="Kommentartext"/>
      </w:pPr>
      <w:r>
        <w:rPr>
          <w:rStyle w:val="Kommentarzeichen"/>
        </w:rPr>
        <w:annotationRef/>
      </w:r>
      <w:r>
        <w:t>Ähnlich zu oben.</w:t>
      </w:r>
    </w:p>
  </w:comment>
  <w:comment w:id="77" w:author="Lisa" w:date="2022-10-21T14:08:00Z" w:initials="L">
    <w:p w14:paraId="6D56CD45" w14:textId="6C8A4780" w:rsidR="00C85842" w:rsidRPr="004A460C" w:rsidRDefault="00C85842">
      <w:pPr>
        <w:pStyle w:val="Kommentartext"/>
        <w:rPr>
          <w:lang w:val="de-DE"/>
        </w:rPr>
      </w:pPr>
      <w:r>
        <w:rPr>
          <w:rStyle w:val="Kommentarzeichen"/>
        </w:rPr>
        <w:annotationRef/>
      </w:r>
      <w:r w:rsidRPr="004A460C">
        <w:rPr>
          <w:lang w:val="de-DE"/>
        </w:rPr>
        <w:t>Significant of what? Was für disconnections sind hier dargestellt</w:t>
      </w:r>
      <w:r>
        <w:rPr>
          <w:lang w:val="de-DE"/>
        </w:rPr>
        <w:t xml:space="preserve"> (associated with …)</w:t>
      </w:r>
      <w:r w:rsidRPr="004A460C">
        <w:rPr>
          <w:lang w:val="de-DE"/>
        </w:rPr>
        <w:t>? (Legende sollte für sich stehen.</w:t>
      </w:r>
      <w:r>
        <w:rPr>
          <w:lang w:val="de-DE"/>
        </w:rPr>
        <w:t>) Wenn möglich, auch gern noch einen zweiten Blickwinkel zeigen.</w:t>
      </w:r>
    </w:p>
  </w:comment>
  <w:comment w:id="79" w:author="Lisa" w:date="2022-10-21T14:16:00Z" w:initials="L">
    <w:p w14:paraId="5C1A8C32" w14:textId="68028561" w:rsidR="00C85842" w:rsidRPr="00351BCE" w:rsidRDefault="00C85842">
      <w:pPr>
        <w:pStyle w:val="Kommentartext"/>
        <w:rPr>
          <w:lang w:val="de-DE"/>
        </w:rPr>
      </w:pPr>
      <w:r>
        <w:rPr>
          <w:rStyle w:val="Kommentarzeichen"/>
        </w:rPr>
        <w:annotationRef/>
      </w:r>
      <w:r w:rsidRPr="00351BCE">
        <w:rPr>
          <w:lang w:val="de-DE"/>
        </w:rPr>
        <w:t>Ich würde hier</w:t>
      </w:r>
      <w:r>
        <w:rPr>
          <w:lang w:val="de-DE"/>
        </w:rPr>
        <w:t xml:space="preserve"> noch kurz erklären, was du mit ROI meinst. Node ist ja die Region des BN246-Atlas, und ROI dann alle nodes einer übergeordneten Region zusammengefasst, oder?</w:t>
      </w:r>
    </w:p>
  </w:comment>
  <w:comment w:id="81" w:author="Lisa" w:date="2022-10-21T14:22:00Z" w:initials="L">
    <w:p w14:paraId="062CCB93" w14:textId="1C432540" w:rsidR="00C85842" w:rsidRPr="00DB6EB3" w:rsidRDefault="00C85842">
      <w:pPr>
        <w:pStyle w:val="Kommentartext"/>
        <w:rPr>
          <w:lang w:val="de-DE"/>
        </w:rPr>
      </w:pPr>
      <w:r>
        <w:rPr>
          <w:rStyle w:val="Kommentarzeichen"/>
        </w:rPr>
        <w:annotationRef/>
      </w:r>
      <w:r w:rsidRPr="00DB6EB3">
        <w:rPr>
          <w:lang w:val="de-DE"/>
        </w:rPr>
        <w:t xml:space="preserve">Auch das würde ich genauer erklären. </w:t>
      </w:r>
      <w:r>
        <w:rPr>
          <w:lang w:val="de-DE"/>
        </w:rPr>
        <w:t xml:space="preserve">Der Wilcoxon test schaut ja ach einer Assoziation zwischen Disconnection score und Geschlecht (0/1). </w:t>
      </w:r>
      <w:r w:rsidRPr="00DB6EB3">
        <w:rPr>
          <w:lang w:val="de-DE"/>
        </w:rPr>
        <w:t xml:space="preserve">Wenn du also die „disconnections with the 10 highest z-values following </w:t>
      </w:r>
      <w:r>
        <w:rPr>
          <w:lang w:val="de-DE"/>
        </w:rPr>
        <w:t>the analysi</w:t>
      </w:r>
      <w:r w:rsidRPr="00DB6EB3">
        <w:rPr>
          <w:lang w:val="de-DE"/>
        </w:rPr>
        <w:t xml:space="preserve">s for the female and male subsamples” darstellst, könnte man denken, du hast zwei separate Analysen gemacht. </w:t>
      </w:r>
      <w:r>
        <w:rPr>
          <w:lang w:val="de-DE"/>
        </w:rPr>
        <w:t>Du meinst aber, dass du jeweils die höchsten z-Werte berichtest, die der Analyse nach stärker mit Männern/Frauen assoziiert sind, richtig? (Also einen höheren Mittelwert bei Frauen/Männern haben.)</w:t>
      </w:r>
    </w:p>
  </w:comment>
  <w:comment w:id="84" w:author="Lisa" w:date="2022-10-21T14:34:00Z" w:initials="L">
    <w:p w14:paraId="2925548E" w14:textId="7F325E2F" w:rsidR="00C85842" w:rsidRPr="00E16B96" w:rsidRDefault="00C85842">
      <w:pPr>
        <w:pStyle w:val="Kommentartext"/>
        <w:rPr>
          <w:lang w:val="de-DE"/>
        </w:rPr>
      </w:pPr>
      <w:r>
        <w:rPr>
          <w:rStyle w:val="Kommentarzeichen"/>
        </w:rPr>
        <w:annotationRef/>
      </w:r>
      <w:r w:rsidRPr="00E16B96">
        <w:rPr>
          <w:lang w:val="de-DE"/>
        </w:rPr>
        <w:t>Wieso hast du die Beschreibung, dass die P</w:t>
      </w:r>
      <w:r>
        <w:rPr>
          <w:lang w:val="de-DE"/>
        </w:rPr>
        <w:t>rädiktion von Geschlecht below chance level war, nun weggelassen? Das ist für die Hauptstory wichtig. Außerdem war ja die Erklärung, was chance level bei einer zwei- und vier-Klassen Prädiktion ist wichtig (kann auch in die Tabellenbeschreibung rein).</w:t>
      </w:r>
    </w:p>
  </w:comment>
  <w:comment w:id="88" w:author="Lisa" w:date="2022-10-24T12:08:00Z" w:initials="L">
    <w:p w14:paraId="3417E46F" w14:textId="2E4D5BA4" w:rsidR="00F40934" w:rsidRDefault="00F40934">
      <w:pPr>
        <w:pStyle w:val="Kommentartext"/>
        <w:rPr>
          <w:lang w:val="de-DE"/>
        </w:rPr>
      </w:pPr>
      <w:r>
        <w:rPr>
          <w:rStyle w:val="Kommentarzeichen"/>
        </w:rPr>
        <w:annotationRef/>
      </w:r>
      <w:r w:rsidRPr="00F40934">
        <w:rPr>
          <w:lang w:val="de-DE"/>
        </w:rPr>
        <w:t>Ein paar Punkte, die aktuell noch fehlen, wir aber schon mündlich besprochen hatten</w:t>
      </w:r>
      <w:r>
        <w:rPr>
          <w:lang w:val="de-DE"/>
        </w:rPr>
        <w:t>:</w:t>
      </w:r>
    </w:p>
    <w:p w14:paraId="0DA7AFA1" w14:textId="77777777" w:rsidR="00C64F28" w:rsidRDefault="00F40934" w:rsidP="00F40934">
      <w:pPr>
        <w:pStyle w:val="Kommentartext"/>
        <w:numPr>
          <w:ilvl w:val="0"/>
          <w:numId w:val="21"/>
        </w:numPr>
        <w:rPr>
          <w:lang w:val="de-DE"/>
        </w:rPr>
      </w:pPr>
      <w:r>
        <w:rPr>
          <w:lang w:val="de-DE"/>
        </w:rPr>
        <w:t>Auch, wenn wir teils keine signifikanten Ergebnisse erzielt haben und nicht sagen können, ob das sample dafür zu klein war, ist der Effekt dann anscheinend so klein, dass er vermutlich uninteressant ist, da 103 pro Gruppe ausreichend sein sollte für effects of interest.</w:t>
      </w:r>
    </w:p>
    <w:p w14:paraId="69C1E178" w14:textId="48B0F14A" w:rsidR="00F40934" w:rsidRPr="00C64F28" w:rsidRDefault="00C64F28" w:rsidP="00C64F28">
      <w:pPr>
        <w:pStyle w:val="Kommentartext"/>
        <w:numPr>
          <w:ilvl w:val="0"/>
          <w:numId w:val="21"/>
        </w:numPr>
        <w:rPr>
          <w:lang w:val="en-US"/>
        </w:rPr>
      </w:pPr>
      <w:r>
        <w:rPr>
          <w:lang w:val="de-DE"/>
        </w:rPr>
        <w:t xml:space="preserve">Das hast du zwar angesprochen, aber vlt noch etwas konkretisieren: </w:t>
      </w:r>
      <w:r w:rsidRPr="00C64F28">
        <w:rPr>
          <w:lang w:val="de-DE"/>
        </w:rPr>
        <w:t xml:space="preserve">Disconnectivity matrices are based on the same </w:t>
      </w:r>
      <w:r>
        <w:rPr>
          <w:lang w:val="de-DE"/>
        </w:rPr>
        <w:t xml:space="preserve">atlas for males and females. </w:t>
      </w:r>
      <w:r w:rsidRPr="00C64F28">
        <w:rPr>
          <w:lang w:val="en-US"/>
        </w:rPr>
        <w:t xml:space="preserve">Hence, we can only find differences in </w:t>
      </w:r>
      <w:r w:rsidRPr="00C64F28">
        <w:rPr>
          <w:lang w:val="en-US"/>
        </w:rPr>
        <w:t>disconnectivity originated from sex-specific lesion sites, and differences</w:t>
      </w:r>
      <w:r>
        <w:rPr>
          <w:lang w:val="en-US"/>
        </w:rPr>
        <w:t xml:space="preserve"> </w:t>
      </w:r>
      <w:r w:rsidRPr="00C64F28">
        <w:rPr>
          <w:lang w:val="en-US"/>
        </w:rPr>
        <w:t>in the significance of specific disconnected fibers on the behavioral outcome.</w:t>
      </w:r>
      <w:r>
        <w:rPr>
          <w:lang w:val="en-US"/>
        </w:rPr>
        <w:t xml:space="preserve"> </w:t>
      </w:r>
      <w:r w:rsidRPr="00C64F28">
        <w:rPr>
          <w:lang w:val="en-US"/>
        </w:rPr>
        <w:t>However, one would need sex-specific diffusion templates to evaluate hereditary differences in connectivity (amount of intra- and interhemispheric (dis)connections) between females and males.</w:t>
      </w:r>
      <w:r w:rsidR="00F40934" w:rsidRPr="00C64F28">
        <w:rPr>
          <w:lang w:val="en-US"/>
        </w:rPr>
        <w:t xml:space="preserve"> </w:t>
      </w:r>
    </w:p>
  </w:comment>
  <w:comment w:id="90" w:author="Lisa" w:date="2022-10-24T12:05:00Z" w:initials="L">
    <w:p w14:paraId="5B388853" w14:textId="682F0551" w:rsidR="000F7634" w:rsidRPr="000F7634" w:rsidRDefault="000F7634">
      <w:pPr>
        <w:pStyle w:val="Kommentartext"/>
        <w:rPr>
          <w:lang w:val="de-DE"/>
        </w:rPr>
      </w:pPr>
      <w:r>
        <w:rPr>
          <w:rStyle w:val="Kommentarzeichen"/>
        </w:rPr>
        <w:annotationRef/>
      </w:r>
      <w:r w:rsidRPr="000F7634">
        <w:rPr>
          <w:lang w:val="de-DE"/>
        </w:rPr>
        <w:t>Aktuell nimmst du keinen Bezug auf deine 4 F</w:t>
      </w:r>
      <w:r>
        <w:rPr>
          <w:lang w:val="de-DE"/>
        </w:rPr>
        <w:t>ragen in der Einleitung. Diese sollten in der Diskussion aufgegriffen und auch „beantwortet“ werden.</w:t>
      </w:r>
    </w:p>
  </w:comment>
  <w:comment w:id="91" w:author="Lisa" w:date="2022-10-21T14:57:00Z" w:initials="L">
    <w:p w14:paraId="78B5CBAF" w14:textId="0B8DE32D" w:rsidR="00C85842" w:rsidRDefault="00C85842">
      <w:pPr>
        <w:pStyle w:val="Kommentartext"/>
      </w:pPr>
      <w:r>
        <w:rPr>
          <w:rStyle w:val="Kommentarzeichen"/>
        </w:rPr>
        <w:annotationRef/>
      </w:r>
      <w:r>
        <w:t xml:space="preserve">Indirectly quantified </w:t>
      </w:r>
      <w:r>
        <w:t>disconnectivity measures, aber direct region-to-region disconnections. “</w:t>
      </w:r>
      <w:r>
        <w:t xml:space="preserve">indirect” ist also nicht ganz genau. </w:t>
      </w:r>
    </w:p>
  </w:comment>
  <w:comment w:id="92" w:author="Lisa" w:date="2022-10-21T15:00:00Z" w:initials="L">
    <w:p w14:paraId="379E3010" w14:textId="7537457F" w:rsidR="00C85842" w:rsidRPr="007531BF" w:rsidRDefault="00C85842">
      <w:pPr>
        <w:pStyle w:val="Kommentartext"/>
        <w:rPr>
          <w:lang w:val="de-DE"/>
        </w:rPr>
      </w:pPr>
      <w:r>
        <w:rPr>
          <w:rStyle w:val="Kommentarzeichen"/>
        </w:rPr>
        <w:annotationRef/>
      </w:r>
      <w:r w:rsidRPr="00F12240">
        <w:rPr>
          <w:lang w:val="de-DE"/>
        </w:rPr>
        <w:t xml:space="preserve">Klingt so, als wären die lesion maps nicht whole-brain. </w:t>
      </w:r>
      <w:r w:rsidRPr="00F12240">
        <w:rPr>
          <w:lang w:val="en-US"/>
        </w:rPr>
        <w:t>V</w:t>
      </w:r>
      <w:r>
        <w:rPr>
          <w:lang w:val="en-US"/>
        </w:rPr>
        <w:t xml:space="preserve">lt </w:t>
      </w:r>
      <w:r w:rsidRPr="00F12240">
        <w:rPr>
          <w:lang w:val="en-US"/>
        </w:rPr>
        <w:t>„</w:t>
      </w:r>
      <w:r>
        <w:rPr>
          <w:lang w:val="en-US"/>
        </w:rPr>
        <w:t>[…] and</w:t>
      </w:r>
      <w:r w:rsidRPr="00F12240">
        <w:rPr>
          <w:lang w:val="en-US"/>
        </w:rPr>
        <w:t xml:space="preserve"> continuous disconnectiv</w:t>
      </w:r>
      <w:r>
        <w:rPr>
          <w:lang w:val="en-US"/>
        </w:rPr>
        <w:t>i</w:t>
      </w:r>
      <w:r w:rsidRPr="00F12240">
        <w:rPr>
          <w:lang w:val="en-US"/>
        </w:rPr>
        <w:t>ty maps of the whole brain</w:t>
      </w:r>
      <w:r>
        <w:rPr>
          <w:lang w:val="en-US"/>
        </w:rPr>
        <w:t xml:space="preserve"> […]”? </w:t>
      </w:r>
      <w:r w:rsidRPr="007531BF">
        <w:rPr>
          <w:lang w:val="de-DE"/>
        </w:rPr>
        <w:t>(Maps sagt eigt schon, dass es sich nicht um die parcel-wise matrices handelt</w:t>
      </w:r>
      <w:r>
        <w:rPr>
          <w:lang w:val="de-DE"/>
        </w:rPr>
        <w:t>.)</w:t>
      </w:r>
    </w:p>
  </w:comment>
  <w:comment w:id="93" w:author="Lisa" w:date="2022-10-21T15:06:00Z" w:initials="L">
    <w:p w14:paraId="215DEE7C" w14:textId="33A71855" w:rsidR="00C85842" w:rsidRPr="0089537C" w:rsidRDefault="00C85842">
      <w:pPr>
        <w:pStyle w:val="Kommentartext"/>
        <w:rPr>
          <w:lang w:val="de-DE"/>
        </w:rPr>
      </w:pPr>
      <w:r>
        <w:rPr>
          <w:rStyle w:val="Kommentarzeichen"/>
        </w:rPr>
        <w:annotationRef/>
      </w:r>
      <w:r>
        <w:t xml:space="preserve">Meinst du nicht eher: “While no voxels of the lesion and disconnection maps were significantly associated with sex”? </w:t>
      </w:r>
      <w:r w:rsidRPr="0089537C">
        <w:rPr>
          <w:lang w:val="de-DE"/>
        </w:rPr>
        <w:t>“men and women did not differ” klingt nach zwei separaten Analysen mit ähnlichen E</w:t>
      </w:r>
      <w:r>
        <w:rPr>
          <w:lang w:val="de-DE"/>
        </w:rPr>
        <w:t>rgebnissen oder einem Test, der Frauen und Männer statistisch vergleicht – war aber beides nicht der Fall oder?</w:t>
      </w:r>
    </w:p>
  </w:comment>
  <w:comment w:id="96" w:author="Lisa" w:date="2022-10-21T15:12:00Z" w:initials="L">
    <w:p w14:paraId="6A1B5E23" w14:textId="072C9F81" w:rsidR="00C85842" w:rsidRDefault="00C85842">
      <w:pPr>
        <w:pStyle w:val="Kommentartext"/>
      </w:pPr>
      <w:r>
        <w:rPr>
          <w:rStyle w:val="Kommentarzeichen"/>
        </w:rPr>
        <w:annotationRef/>
      </w:r>
      <w:r>
        <w:t>Doppelt gemobbelt, entweder men and women oder sex-specific.</w:t>
      </w:r>
    </w:p>
  </w:comment>
  <w:comment w:id="108" w:author="Lisa" w:date="2022-10-21T15:27:00Z" w:initials="L">
    <w:p w14:paraId="32487BAC" w14:textId="462F63B8" w:rsidR="00C85842" w:rsidRPr="00E351B5" w:rsidRDefault="00C85842">
      <w:pPr>
        <w:pStyle w:val="Kommentartext"/>
        <w:rPr>
          <w:lang w:val="de-DE"/>
        </w:rPr>
      </w:pPr>
      <w:r>
        <w:rPr>
          <w:rStyle w:val="Kommentarzeichen"/>
        </w:rPr>
        <w:annotationRef/>
      </w:r>
      <w:r w:rsidRPr="00E351B5">
        <w:rPr>
          <w:lang w:val="de-DE"/>
        </w:rPr>
        <w:t xml:space="preserve">Was genau? Haben Frauen öfter einen </w:t>
      </w:r>
      <w:r>
        <w:rPr>
          <w:lang w:val="de-DE"/>
        </w:rPr>
        <w:t>Schlaganfall allgemein, öfter eine Ischämie? Oder was anderes?</w:t>
      </w:r>
    </w:p>
  </w:comment>
  <w:comment w:id="109" w:author="Lisa" w:date="2022-10-21T17:52:00Z" w:initials="L">
    <w:p w14:paraId="3AEBE77B" w14:textId="2A072DDC" w:rsidR="00C85842" w:rsidRDefault="00C85842">
      <w:pPr>
        <w:pStyle w:val="Kommentartext"/>
      </w:pPr>
      <w:r>
        <w:rPr>
          <w:rStyle w:val="Kommentarzeichen"/>
        </w:rPr>
        <w:annotationRef/>
      </w:r>
      <w:r>
        <w:t xml:space="preserve">… </w:t>
      </w:r>
      <w:r>
        <w:t>voxels significantly more frequently damaged in women or men, respectively, …</w:t>
      </w:r>
    </w:p>
  </w:comment>
  <w:comment w:id="112" w:author="Lisa" w:date="2022-10-21T17:59:00Z" w:initials="L">
    <w:p w14:paraId="6B371AE1" w14:textId="52D39247" w:rsidR="00C85842" w:rsidRPr="00DF4A9E" w:rsidRDefault="00C85842">
      <w:pPr>
        <w:pStyle w:val="Kommentartext"/>
        <w:rPr>
          <w:lang w:val="en-US"/>
        </w:rPr>
      </w:pPr>
      <w:r>
        <w:rPr>
          <w:rStyle w:val="Kommentarzeichen"/>
        </w:rPr>
        <w:annotationRef/>
      </w:r>
      <w:r w:rsidRPr="00032F9E">
        <w:rPr>
          <w:lang w:val="de-DE"/>
        </w:rPr>
        <w:t>Es gibt ja aber auch neglect nach linksseitigem S</w:t>
      </w:r>
      <w:r>
        <w:rPr>
          <w:lang w:val="de-DE"/>
        </w:rPr>
        <w:t xml:space="preserve">chlaganfall, nur eben deutlich seltener. </w:t>
      </w:r>
      <w:r w:rsidRPr="00DF4A9E">
        <w:rPr>
          <w:lang w:val="en-US"/>
        </w:rPr>
        <w:t xml:space="preserve">Würde daher die Begründung umformulieren in Richtung „As we included only </w:t>
      </w:r>
      <w:r>
        <w:rPr>
          <w:lang w:val="en-US"/>
        </w:rPr>
        <w:t>RH patients</w:t>
      </w:r>
      <w:r w:rsidRPr="00DF4A9E">
        <w:rPr>
          <w:lang w:val="en-US"/>
        </w:rPr>
        <w:t xml:space="preserve"> in our sample as the right hemisphere constitutes the typical lesion site of spatial neglect“</w:t>
      </w:r>
    </w:p>
  </w:comment>
  <w:comment w:id="116" w:author="Lisa" w:date="2022-10-21T18:40:00Z" w:initials="L">
    <w:p w14:paraId="57FAE12E" w14:textId="091CF74A" w:rsidR="00C85842" w:rsidRDefault="00C85842">
      <w:pPr>
        <w:pStyle w:val="Kommentartext"/>
        <w:rPr>
          <w:lang w:val="de-DE"/>
        </w:rPr>
      </w:pPr>
      <w:r>
        <w:rPr>
          <w:rStyle w:val="Kommentarzeichen"/>
        </w:rPr>
        <w:annotationRef/>
      </w:r>
      <w:r w:rsidRPr="000F6EB6">
        <w:rPr>
          <w:lang w:val="de-DE"/>
        </w:rPr>
        <w:t>Stimmt natürlich, nur weiß ich nicht, wie sehr das hier er</w:t>
      </w:r>
      <w:r>
        <w:rPr>
          <w:lang w:val="de-DE"/>
        </w:rPr>
        <w:t>w</w:t>
      </w:r>
      <w:r w:rsidRPr="000F6EB6">
        <w:rPr>
          <w:lang w:val="de-DE"/>
        </w:rPr>
        <w:t xml:space="preserve">ähnt werden muss/sollte, da </w:t>
      </w:r>
      <w:r>
        <w:rPr>
          <w:lang w:val="de-DE"/>
        </w:rPr>
        <w:t>das ja der overlap vom Gesamtsample (also vermehrt non-neglect patients) ist. Und es liegt halt in der Natur der Sache, dass ein overlap von 206 RH patients das größte WM Netzwerk der RH trifft.</w:t>
      </w:r>
    </w:p>
    <w:p w14:paraId="460F81C9" w14:textId="77777777" w:rsidR="00C85842" w:rsidRDefault="00C85842">
      <w:pPr>
        <w:pStyle w:val="Kommentartext"/>
        <w:rPr>
          <w:lang w:val="de-DE"/>
        </w:rPr>
      </w:pPr>
    </w:p>
    <w:p w14:paraId="16A5EAFC" w14:textId="12FF3B60" w:rsidR="00C85842" w:rsidRPr="000F6EB6" w:rsidRDefault="00C85842">
      <w:pPr>
        <w:pStyle w:val="Kommentartext"/>
        <w:rPr>
          <w:lang w:val="de-DE"/>
        </w:rPr>
      </w:pPr>
      <w:r>
        <w:rPr>
          <w:lang w:val="de-DE"/>
        </w:rPr>
        <w:t>Allerdings könnte man das natürlich als Aufhänger nehmen, dass neglect vermutlich die häufigste RH kognitive post-stroke Störung darstellt, weil es eben very likely ist, dass das perysilvian network getroffen wird.</w:t>
      </w:r>
    </w:p>
  </w:comment>
  <w:comment w:id="117" w:author="Lisa" w:date="2022-10-21T18:52:00Z" w:initials="L">
    <w:p w14:paraId="4A98538E" w14:textId="53C083F6" w:rsidR="00C85842" w:rsidRPr="00BE5FCB" w:rsidRDefault="00C85842">
      <w:pPr>
        <w:pStyle w:val="Kommentartext"/>
        <w:rPr>
          <w:lang w:val="de-DE"/>
        </w:rPr>
      </w:pPr>
      <w:r>
        <w:rPr>
          <w:rStyle w:val="Kommentarzeichen"/>
        </w:rPr>
        <w:annotationRef/>
      </w:r>
      <w:r w:rsidRPr="00BE5FCB">
        <w:rPr>
          <w:lang w:val="de-DE"/>
        </w:rPr>
        <w:t>Ich muss gestehen, dass ich das bei erneutem Draufschauen nicht so richtig sehen kann.</w:t>
      </w:r>
      <w:r>
        <w:rPr>
          <w:lang w:val="de-DE"/>
        </w:rPr>
        <w:t xml:space="preserve"> Passt aber für mich.</w:t>
      </w:r>
    </w:p>
  </w:comment>
  <w:comment w:id="118" w:author="Lisa" w:date="2022-10-21T19:04:00Z" w:initials="L">
    <w:p w14:paraId="5988DE46" w14:textId="60636533" w:rsidR="00C85842" w:rsidRPr="002C3BD0" w:rsidRDefault="00C85842">
      <w:pPr>
        <w:pStyle w:val="Kommentartext"/>
        <w:rPr>
          <w:lang w:val="en-US"/>
        </w:rPr>
      </w:pPr>
      <w:r>
        <w:rPr>
          <w:rStyle w:val="Kommentarzeichen"/>
        </w:rPr>
        <w:annotationRef/>
      </w:r>
      <w:r w:rsidRPr="002C3BD0">
        <w:rPr>
          <w:lang w:val="de-DE"/>
        </w:rPr>
        <w:t xml:space="preserve">Finde ich nicht so eingängig. </w:t>
      </w:r>
      <w:r w:rsidRPr="002C3BD0">
        <w:rPr>
          <w:lang w:val="en-US"/>
        </w:rPr>
        <w:t xml:space="preserve">Vlt. Lieber sowas wie „females showed </w:t>
      </w:r>
      <w:r>
        <w:rPr>
          <w:lang w:val="en-US"/>
        </w:rPr>
        <w:t xml:space="preserve">a higher percentage of </w:t>
      </w:r>
      <w:r w:rsidRPr="002C3BD0">
        <w:rPr>
          <w:lang w:val="en-US"/>
        </w:rPr>
        <w:t xml:space="preserve">intra-hemispheric disconnections </w:t>
      </w:r>
      <w:r>
        <w:rPr>
          <w:lang w:val="en-US"/>
        </w:rPr>
        <w:t>compared to males</w:t>
      </w:r>
      <w:r w:rsidRPr="002C3BD0">
        <w:rPr>
          <w:lang w:val="en-US"/>
        </w:rPr>
        <w:t>“</w:t>
      </w:r>
      <w:r>
        <w:rPr>
          <w:lang w:val="en-US"/>
        </w:rPr>
        <w:t>, oder “more … relative to …”</w:t>
      </w:r>
    </w:p>
  </w:comment>
  <w:comment w:id="123" w:author="Lisa" w:date="2022-10-21T19:58:00Z" w:initials="L">
    <w:p w14:paraId="77A0A192" w14:textId="77777777" w:rsidR="00C85842" w:rsidRDefault="00C85842" w:rsidP="00645A65">
      <w:pPr>
        <w:pStyle w:val="Kommentartext"/>
        <w:rPr>
          <w:lang w:val="de-DE"/>
        </w:rPr>
      </w:pPr>
      <w:r>
        <w:rPr>
          <w:rStyle w:val="Kommentarzeichen"/>
        </w:rPr>
        <w:annotationRef/>
      </w:r>
      <w:r>
        <w:rPr>
          <w:rStyle w:val="Kommentarzeichen"/>
        </w:rPr>
        <w:annotationRef/>
      </w:r>
      <w:r w:rsidRPr="00AD4A16">
        <w:rPr>
          <w:lang w:val="de-DE"/>
        </w:rPr>
        <w:t>Ich persönlich hätte mehr betont, dass es zwei M</w:t>
      </w:r>
      <w:r>
        <w:rPr>
          <w:lang w:val="de-DE"/>
        </w:rPr>
        <w:t>öglichkeiten gibt, die beide auf ihre Weise logisch sind und argumentiert werden können: weil Männer mehr intrah. Connektionen haben, erleiden sie nach einem Schlaganfall mehr intrah. Diskonnektionen – oder eben seltener intrah. Diskonnektionen, da diese in der Masse weniger anfällig sind.</w:t>
      </w:r>
    </w:p>
    <w:p w14:paraId="68635925" w14:textId="122ACE23" w:rsidR="00C85842" w:rsidRPr="00AD4A16" w:rsidRDefault="00C85842" w:rsidP="00645A65">
      <w:pPr>
        <w:pStyle w:val="Kommentartext"/>
        <w:rPr>
          <w:lang w:val="de-DE"/>
        </w:rPr>
      </w:pPr>
      <w:r>
        <w:rPr>
          <w:lang w:val="de-DE"/>
        </w:rPr>
        <w:t>Ich finde das kann man aktuell nur zwischen den Zeilen lesen (in diesem und dem nächsten Absatz) bzw aktuell klingt es so, als hätten wir genau das Gegenteil herausgefunden von dem was zu erwarten wäre, was ja eben nur bedingt stimmt.</w:t>
      </w:r>
    </w:p>
    <w:p w14:paraId="258DDFCA" w14:textId="4ECF0932" w:rsidR="00C85842" w:rsidRPr="003D6DD4" w:rsidRDefault="00C85842">
      <w:pPr>
        <w:pStyle w:val="Kommentartext"/>
        <w:rPr>
          <w:lang w:val="de-DE"/>
        </w:rPr>
      </w:pPr>
    </w:p>
  </w:comment>
  <w:comment w:id="138" w:author="Lisa" w:date="2022-10-21T19:43:00Z" w:initials="L">
    <w:p w14:paraId="7A3948A5" w14:textId="188102F8" w:rsidR="00C85842" w:rsidRDefault="00C85842">
      <w:pPr>
        <w:pStyle w:val="Kommentartext"/>
      </w:pPr>
      <w:r>
        <w:rPr>
          <w:rStyle w:val="Kommentarzeichen"/>
        </w:rPr>
        <w:annotationRef/>
      </w:r>
      <w:r w:rsidRPr="00AD4A16">
        <w:rPr>
          <w:lang w:val="de-DE"/>
        </w:rPr>
        <w:t>@</w:t>
      </w:r>
      <w:r w:rsidRPr="00CF482D">
        <w:rPr>
          <w:highlight w:val="yellow"/>
          <w:lang w:val="de-DE"/>
        </w:rPr>
        <w:t>Stefan</w:t>
      </w:r>
      <w:r w:rsidRPr="00AD4A16">
        <w:rPr>
          <w:lang w:val="de-DE"/>
        </w:rPr>
        <w:t xml:space="preserve">: ist es so doppelt verneint? </w:t>
      </w:r>
      <w:r>
        <w:t>Wäre nicht entweder “neither volume nor localisation resulted in significant differences” oder “no significant differences in either volume or localisation” richtig?</w:t>
      </w:r>
    </w:p>
  </w:comment>
  <w:comment w:id="139" w:author="Lisa" w:date="2022-10-21T20:10:00Z" w:initials="L">
    <w:p w14:paraId="785E6560" w14:textId="3E8B2FCE" w:rsidR="00C85842" w:rsidRPr="003D6DD4" w:rsidRDefault="00C85842">
      <w:pPr>
        <w:pStyle w:val="Kommentartext"/>
        <w:rPr>
          <w:lang w:val="de-DE"/>
        </w:rPr>
      </w:pPr>
      <w:r>
        <w:rPr>
          <w:rStyle w:val="Kommentarzeichen"/>
        </w:rPr>
        <w:annotationRef/>
      </w:r>
      <w:r w:rsidRPr="003D6DD4">
        <w:rPr>
          <w:lang w:val="de-DE"/>
        </w:rPr>
        <w:t>Die Frage ist, ob 3</w:t>
      </w:r>
      <w:r>
        <w:rPr>
          <w:lang w:val="de-DE"/>
        </w:rPr>
        <w:t>-4</w:t>
      </w:r>
      <w:r w:rsidRPr="003D6DD4">
        <w:rPr>
          <w:lang w:val="de-DE"/>
        </w:rPr>
        <w:t xml:space="preserve"> Jahre mehr tatsächlich so einen </w:t>
      </w:r>
      <w:r>
        <w:rPr>
          <w:lang w:val="de-DE"/>
        </w:rPr>
        <w:t xml:space="preserve">großen Einfluss haben. Das Argument überzeugt mich ehrlich gesagt nicht so sehr. </w:t>
      </w:r>
    </w:p>
  </w:comment>
  <w:comment w:id="143" w:author="Lisa" w:date="2022-10-21T20:25:00Z" w:initials="L">
    <w:p w14:paraId="637BE50D" w14:textId="4EE87D94" w:rsidR="00C85842" w:rsidRPr="00B6668D" w:rsidRDefault="00C85842">
      <w:pPr>
        <w:pStyle w:val="Kommentartext"/>
        <w:rPr>
          <w:lang w:val="de-DE"/>
        </w:rPr>
      </w:pPr>
      <w:r>
        <w:rPr>
          <w:rStyle w:val="Kommentarzeichen"/>
        </w:rPr>
        <w:annotationRef/>
      </w:r>
      <w:r w:rsidRPr="00B6668D">
        <w:rPr>
          <w:lang w:val="de-DE"/>
        </w:rPr>
        <w:t>Ja und nein. Du weißt, dass ich das mit der ITA sehr interessant und spannend finde. Aufgrund der bekannten Probleme können wir aber eigt. nur schwer sagen, dass wir thalamische Disk. bei Frauen wegen unterschiedlich großer Thalami gefunden haben. (Dann wäre vlt einfach der node neben dem Thalamus getroffen – die label wären eben nicht korrekt, wenn die Parcellierung nicht stimmt. Und dass Männer mitunter keine ITA haben, können wir auch nicht feststellen.) Ist die ITA überhaupt als mögliche konnektion im Atlas berücksichtigt worden??</w:t>
      </w:r>
    </w:p>
    <w:p w14:paraId="2EC490DE" w14:textId="2AF6E308" w:rsidR="00C85842" w:rsidRPr="00B6668D" w:rsidRDefault="00C85842">
      <w:pPr>
        <w:pStyle w:val="Kommentartext"/>
        <w:rPr>
          <w:lang w:val="de-DE"/>
        </w:rPr>
      </w:pPr>
      <w:r w:rsidRPr="00B6668D">
        <w:rPr>
          <w:lang w:val="de-DE"/>
        </w:rPr>
        <w:t xml:space="preserve">Welchen Punkt ich eher Machen würde, ist, dass der thalamus bei Frauen teils geschädigt war, aber bei Männern komplett ausgelassen war (siehe lesion overlay plots). Auch wenn nicht statistisch untersciedlich, können manner sehr viel weniger wahrscheinlich eine diskonnektion zum thalamus aufweisen, wenn dieser bei keinem Patienten direct geschädigt war (zumindest visuell). </w:t>
      </w:r>
    </w:p>
  </w:comment>
  <w:comment w:id="145" w:author="Lisa" w:date="2022-10-21T20:55:00Z" w:initials="L">
    <w:p w14:paraId="7023EF92" w14:textId="5D7E33E8" w:rsidR="00C85842" w:rsidRPr="00117C54" w:rsidRDefault="00C85842">
      <w:pPr>
        <w:pStyle w:val="Kommentartext"/>
        <w:rPr>
          <w:lang w:val="de-DE"/>
        </w:rPr>
      </w:pPr>
      <w:r>
        <w:rPr>
          <w:rStyle w:val="Kommentarzeichen"/>
        </w:rPr>
        <w:annotationRef/>
      </w:r>
      <w:r w:rsidRPr="00117C54">
        <w:rPr>
          <w:lang w:val="de-DE"/>
        </w:rPr>
        <w:t>Ich finde, die Reihenfolge der Ergebnisse nicht nach ihrer Relevanz gewählt. Zuerst würde ich diskutieren, dass sex nicht prädiziert werden konnte. Danach dann, dass neglect prädiziert werden konnte und zwar am besten mit den disconnection maps.</w:t>
      </w:r>
    </w:p>
  </w:comment>
  <w:comment w:id="146" w:author="Lisa" w:date="2022-10-21T20:43:00Z" w:initials="L">
    <w:p w14:paraId="37BE31B9" w14:textId="6E9799C0" w:rsidR="00C85842" w:rsidRDefault="00C85842">
      <w:pPr>
        <w:pStyle w:val="Kommentartext"/>
      </w:pPr>
      <w:r>
        <w:rPr>
          <w:rStyle w:val="Kommentarzeichen"/>
        </w:rPr>
        <w:annotationRef/>
      </w:r>
      <w:r>
        <w:t>Verbessert zu was? Vlt. eher: “achieved higher accuracies when…”</w:t>
      </w:r>
    </w:p>
  </w:comment>
  <w:comment w:id="158" w:author="Lisa" w:date="2022-10-21T21:05:00Z" w:initials="L">
    <w:p w14:paraId="6B389A76" w14:textId="20F264B0" w:rsidR="00C85842" w:rsidRDefault="00C85842">
      <w:pPr>
        <w:pStyle w:val="Kommentartext"/>
        <w:rPr>
          <w:lang w:val="de-DE"/>
        </w:rPr>
      </w:pPr>
      <w:r>
        <w:rPr>
          <w:rStyle w:val="Kommentarzeichen"/>
        </w:rPr>
        <w:annotationRef/>
      </w:r>
      <w:r w:rsidRPr="00117C54">
        <w:rPr>
          <w:lang w:val="de-DE"/>
        </w:rPr>
        <w:t>Hier fehlt mir ehrlich gesagt noch ein bisschen Literatur.</w:t>
      </w:r>
      <w:r>
        <w:rPr>
          <w:lang w:val="de-DE"/>
        </w:rPr>
        <w:t xml:space="preserve"> Haben andere auch schon mal sex prädizieren wollen? Wie gut hat das geklappt? Siehe Vortrag letzten Donnerstag, die hatten mit sex ja auch nicht so gute Ergebnisse erzielen können. Woran könnte es außerdem liegen, dass die Prädiktion von sex nicht so funktioniert?</w:t>
      </w:r>
      <w:r w:rsidRPr="00117C54">
        <w:rPr>
          <w:lang w:val="de-DE"/>
        </w:rPr>
        <w:t xml:space="preserve"> </w:t>
      </w:r>
      <w:r>
        <w:rPr>
          <w:lang w:val="de-DE"/>
        </w:rPr>
        <w:t xml:space="preserve">Was müsste man vlt. Anders machen? </w:t>
      </w:r>
    </w:p>
    <w:p w14:paraId="54B438C3" w14:textId="33844EC2" w:rsidR="00C85842" w:rsidRPr="00117C54" w:rsidRDefault="00C85842">
      <w:pPr>
        <w:pStyle w:val="Kommentartext"/>
        <w:rPr>
          <w:lang w:val="de-DE"/>
        </w:rPr>
      </w:pPr>
      <w:r>
        <w:rPr>
          <w:lang w:val="de-DE"/>
        </w:rPr>
        <w:t>Die Prädiktion von sex ist für deine Arbeit wichtiger und sollte daher mehr im Vordergrund diskutiert werden als die Farge, ob lesion oder disconnection maps im allgemeinen prädiktiver sind.</w:t>
      </w:r>
    </w:p>
  </w:comment>
  <w:comment w:id="159" w:author="Lisa" w:date="2022-10-21T21:03:00Z" w:initials="L">
    <w:p w14:paraId="42862F84" w14:textId="7E217DC2" w:rsidR="00C85842" w:rsidRPr="00117C54" w:rsidRDefault="00C85842">
      <w:pPr>
        <w:pStyle w:val="Kommentartext"/>
        <w:rPr>
          <w:lang w:val="de-DE"/>
        </w:rPr>
      </w:pPr>
      <w:r>
        <w:rPr>
          <w:rStyle w:val="Kommentarzeichen"/>
        </w:rPr>
        <w:annotationRef/>
      </w:r>
      <w:r w:rsidRPr="00117C54">
        <w:rPr>
          <w:lang w:val="de-DE"/>
        </w:rPr>
        <w:t>Guter Punkt. Für die A</w:t>
      </w:r>
      <w:r>
        <w:rPr>
          <w:lang w:val="de-DE"/>
        </w:rPr>
        <w:t>rbeit passt das, aber ein Reviewer würde sagen, warum habt ihr es dann nicht mit den parcel-wise matrices versucht? Müssen wir also noch austesten.</w:t>
      </w:r>
    </w:p>
  </w:comment>
  <w:comment w:id="161" w:author="Lisa" w:date="2022-10-24T12:20:00Z" w:initials="L">
    <w:p w14:paraId="34B5E936" w14:textId="77777777" w:rsidR="001E219E" w:rsidRDefault="001E219E">
      <w:pPr>
        <w:pStyle w:val="Kommentartext"/>
        <w:rPr>
          <w:lang w:val="de-DE"/>
        </w:rPr>
      </w:pPr>
      <w:r>
        <w:rPr>
          <w:rStyle w:val="Kommentarzeichen"/>
        </w:rPr>
        <w:annotationRef/>
      </w:r>
      <w:r w:rsidRPr="001E219E">
        <w:rPr>
          <w:lang w:val="de-DE"/>
        </w:rPr>
        <w:t>Obwohl du viel bezüglich templates kritisierst</w:t>
      </w:r>
      <w:r>
        <w:rPr>
          <w:lang w:val="de-DE"/>
        </w:rPr>
        <w:t xml:space="preserve">, schlägst du keine sex-specific templates für die Zukunft vor. </w:t>
      </w:r>
    </w:p>
    <w:p w14:paraId="661B7EE9" w14:textId="4EA49AD1" w:rsidR="001E219E" w:rsidRPr="001E219E" w:rsidRDefault="001E219E">
      <w:pPr>
        <w:pStyle w:val="Kommentartext"/>
        <w:rPr>
          <w:lang w:val="de-DE"/>
        </w:rPr>
      </w:pPr>
      <w:r>
        <w:rPr>
          <w:lang w:val="de-DE"/>
        </w:rPr>
        <w:t>Auch wenn es total richtig ist, die G</w:t>
      </w:r>
      <w:r w:rsidR="00E60771">
        <w:rPr>
          <w:lang w:val="de-DE"/>
        </w:rPr>
        <w:t>eschichte mit den</w:t>
      </w:r>
      <w:r>
        <w:rPr>
          <w:lang w:val="de-DE"/>
        </w:rPr>
        <w:t xml:space="preserve"> templates hervorzuheben und stark zu kritisieren, empfinde ich den aktuellen Text als sehr streng. Man könnte meinen, die Studie ist eigt Quatsch ;-) Ein bisschen weniger harte Kritik und etwas mehr „warum macht es vlt doch genauso Sinn“ wäre in meinem Sinn</w:t>
      </w:r>
      <w:r w:rsidR="009B71F7">
        <w:rPr>
          <w:lang w:val="de-DE"/>
        </w:rPr>
        <w:t>e</w:t>
      </w:r>
      <w:r>
        <w:rPr>
          <w:lang w:val="de-DE"/>
        </w:rPr>
        <w:t xml:space="preserve">. </w:t>
      </w:r>
    </w:p>
  </w:comment>
  <w:comment w:id="162" w:author="Lisa" w:date="2022-10-24T10:59:00Z" w:initials="L">
    <w:p w14:paraId="36CAAED0" w14:textId="7BA6975E" w:rsidR="00C85842" w:rsidRPr="0033347C" w:rsidRDefault="00C85842">
      <w:pPr>
        <w:pStyle w:val="Kommentartext"/>
        <w:rPr>
          <w:lang w:val="de-DE"/>
        </w:rPr>
      </w:pPr>
      <w:r>
        <w:rPr>
          <w:rStyle w:val="Kommentarzeichen"/>
        </w:rPr>
        <w:annotationRef/>
      </w:r>
      <w:r w:rsidRPr="00301408">
        <w:rPr>
          <w:lang w:val="de-DE"/>
        </w:rPr>
        <w:t>Ich persönlich finde “the same template</w:t>
      </w:r>
      <w:r>
        <w:rPr>
          <w:lang w:val="de-DE"/>
        </w:rPr>
        <w:t xml:space="preserve">“ eher umspezifisch, weniger fachlich, formuliert. </w:t>
      </w:r>
      <w:r w:rsidRPr="00301408">
        <w:rPr>
          <w:lang w:val="en-US"/>
        </w:rPr>
        <w:t>Sei spezifischer – no sex-specific, sex-unspecific, n</w:t>
      </w:r>
      <w:r>
        <w:rPr>
          <w:lang w:val="en-US"/>
        </w:rPr>
        <w:t>o separate templates for female</w:t>
      </w:r>
      <w:r w:rsidRPr="00301408">
        <w:rPr>
          <w:lang w:val="en-US"/>
        </w:rPr>
        <w:t xml:space="preserve"> and male</w:t>
      </w:r>
      <w:r>
        <w:rPr>
          <w:lang w:val="en-US"/>
        </w:rPr>
        <w:t xml:space="preserve"> brains, template based on a mixed population of females and males... </w:t>
      </w:r>
      <w:r w:rsidRPr="0033347C">
        <w:rPr>
          <w:lang w:val="de-DE"/>
        </w:rPr>
        <w:t>The same template könnte auch bedeuten, dass du einen reinen M</w:t>
      </w:r>
      <w:r>
        <w:rPr>
          <w:lang w:val="de-DE"/>
        </w:rPr>
        <w:t>änner-Atlas für beide verwendet hast.</w:t>
      </w:r>
    </w:p>
  </w:comment>
  <w:comment w:id="163" w:author="Lisa" w:date="2022-10-24T11:09:00Z" w:initials="L">
    <w:p w14:paraId="328ECFC7" w14:textId="11853BF8" w:rsidR="00C85842" w:rsidRDefault="00C85842">
      <w:pPr>
        <w:pStyle w:val="Kommentartext"/>
        <w:rPr>
          <w:lang w:val="de-DE"/>
        </w:rPr>
      </w:pPr>
      <w:r>
        <w:rPr>
          <w:rStyle w:val="Kommentarzeichen"/>
        </w:rPr>
        <w:annotationRef/>
      </w:r>
      <w:r w:rsidRPr="00C85842">
        <w:rPr>
          <w:lang w:val="de-DE"/>
        </w:rPr>
        <w:t xml:space="preserve">Hm. Ich weiß natürlich was du meinst </w:t>
      </w:r>
      <w:r>
        <w:rPr>
          <w:lang w:val="de-DE"/>
        </w:rPr>
        <w:t>:)</w:t>
      </w:r>
    </w:p>
    <w:p w14:paraId="7C904A23" w14:textId="094A32AD" w:rsidR="00C85842" w:rsidRDefault="00C85842">
      <w:pPr>
        <w:pStyle w:val="Kommentartext"/>
        <w:rPr>
          <w:lang w:val="en-US"/>
        </w:rPr>
      </w:pPr>
      <w:r>
        <w:rPr>
          <w:lang w:val="de-DE"/>
        </w:rPr>
        <w:t xml:space="preserve">Allerdings finde ich den Ausdruck nicht so passend. Klar, dass das normalisierte Gehirn nicht die Realität widerspiegelt – es wurde ja transformiert. </w:t>
      </w:r>
      <w:r w:rsidR="004B3AE6">
        <w:rPr>
          <w:lang w:val="de-DE"/>
        </w:rPr>
        <w:t>Im Prinzip sind das Schätzungen vom Durchschnittsgehirn.</w:t>
      </w:r>
    </w:p>
    <w:p w14:paraId="0C308AF7" w14:textId="6C2AA096" w:rsidR="00C85842" w:rsidRPr="00C85842" w:rsidRDefault="00C85842">
      <w:pPr>
        <w:pStyle w:val="Kommentartext"/>
        <w:rPr>
          <w:lang w:val="de-DE"/>
        </w:rPr>
      </w:pPr>
      <w:r w:rsidRPr="00C85842">
        <w:rPr>
          <w:lang w:val="de-DE"/>
        </w:rPr>
        <w:t>@</w:t>
      </w:r>
      <w:r w:rsidRPr="00C85842">
        <w:rPr>
          <w:highlight w:val="yellow"/>
          <w:lang w:val="de-DE"/>
        </w:rPr>
        <w:t>Stefan</w:t>
      </w:r>
      <w:r w:rsidRPr="00C85842">
        <w:rPr>
          <w:lang w:val="de-DE"/>
        </w:rPr>
        <w:t xml:space="preserve"> was denkst du dazu?</w:t>
      </w:r>
    </w:p>
  </w:comment>
  <w:comment w:id="169" w:author="Lisa" w:date="2022-10-21T20:22:00Z" w:initials="L">
    <w:p w14:paraId="556D24BE" w14:textId="535E1171" w:rsidR="00C85842" w:rsidRPr="00A42993" w:rsidRDefault="00C85842">
      <w:pPr>
        <w:pStyle w:val="Kommentartext"/>
        <w:rPr>
          <w:lang w:val="de-DE"/>
        </w:rPr>
      </w:pPr>
      <w:r>
        <w:rPr>
          <w:rStyle w:val="Kommentarzeichen"/>
        </w:rPr>
        <w:annotationRef/>
      </w:r>
      <w:r w:rsidRPr="00A42993">
        <w:rPr>
          <w:lang w:val="de-DE"/>
        </w:rPr>
        <w:t>Ich würde</w:t>
      </w:r>
      <w:r w:rsidR="00121ABF">
        <w:rPr>
          <w:lang w:val="de-DE"/>
        </w:rPr>
        <w:t xml:space="preserve"> wenn möglich</w:t>
      </w:r>
      <w:r w:rsidRPr="00A42993">
        <w:rPr>
          <w:lang w:val="de-DE"/>
        </w:rPr>
        <w:t xml:space="preserve"> die genaue Anzahl females/</w:t>
      </w:r>
      <w:r>
        <w:rPr>
          <w:lang w:val="de-DE"/>
        </w:rPr>
        <w:t>males nennen.</w:t>
      </w:r>
    </w:p>
  </w:comment>
  <w:comment w:id="179" w:author="Lisa" w:date="2022-10-24T11:36:00Z" w:initials="L">
    <w:p w14:paraId="1356CE6D" w14:textId="64CDA7C4" w:rsidR="00255CC7" w:rsidRPr="00255CC7" w:rsidRDefault="00255CC7">
      <w:pPr>
        <w:pStyle w:val="Kommentartext"/>
        <w:rPr>
          <w:lang w:val="de-DE"/>
        </w:rPr>
      </w:pPr>
      <w:r>
        <w:rPr>
          <w:rStyle w:val="Kommentarzeichen"/>
        </w:rPr>
        <w:annotationRef/>
      </w:r>
      <w:r w:rsidRPr="00255CC7">
        <w:rPr>
          <w:lang w:val="de-DE"/>
        </w:rPr>
        <w:t xml:space="preserve">Wenn du hier </w:t>
      </w:r>
      <w:r>
        <w:rPr>
          <w:lang w:val="de-DE"/>
        </w:rPr>
        <w:t>direk</w:t>
      </w:r>
      <w:r w:rsidRPr="00255CC7">
        <w:rPr>
          <w:lang w:val="de-DE"/>
        </w:rPr>
        <w:t xml:space="preserve">t zitierst, ist die </w:t>
      </w:r>
      <w:r>
        <w:rPr>
          <w:lang w:val="de-DE"/>
        </w:rPr>
        <w:t>Referenz am Ende mit Seitenzahl wichtig!</w:t>
      </w:r>
    </w:p>
  </w:comment>
  <w:comment w:id="181" w:author="Lisa" w:date="2022-10-24T12:26:00Z" w:initials="L">
    <w:p w14:paraId="579F67B0" w14:textId="3DCFB9FB" w:rsidR="00C61143" w:rsidRPr="00C61143" w:rsidRDefault="00C61143">
      <w:pPr>
        <w:pStyle w:val="Kommentartext"/>
        <w:rPr>
          <w:lang w:val="de-DE"/>
        </w:rPr>
      </w:pPr>
      <w:r>
        <w:rPr>
          <w:rStyle w:val="Kommentarzeichen"/>
        </w:rPr>
        <w:annotationRef/>
      </w:r>
      <w:r w:rsidRPr="00C61143">
        <w:rPr>
          <w:lang w:val="de-DE"/>
        </w:rPr>
        <w:t>Auf jeden Fall! Dennoch würde ich hinzufügen, dass für eine erste S</w:t>
      </w:r>
      <w:r>
        <w:rPr>
          <w:lang w:val="de-DE"/>
        </w:rPr>
        <w:t>tudie dahingehend und einen eher allgemeinen Blick auf Geschlechtsunterschiede, unsere Studie trotzdem ihre Berechtigung hat.</w:t>
      </w:r>
    </w:p>
  </w:comment>
  <w:comment w:id="196" w:author="Lisa" w:date="2022-10-24T12:02:00Z" w:initials="L">
    <w:p w14:paraId="3846E2C5" w14:textId="6B9425A4" w:rsidR="000F7634" w:rsidRDefault="000F7634">
      <w:pPr>
        <w:pStyle w:val="Kommentartext"/>
        <w:rPr>
          <w:lang w:val="de-DE"/>
        </w:rPr>
      </w:pPr>
      <w:r>
        <w:rPr>
          <w:rStyle w:val="Kommentarzeichen"/>
        </w:rPr>
        <w:annotationRef/>
      </w:r>
      <w:r w:rsidRPr="000F7634">
        <w:rPr>
          <w:lang w:val="de-DE"/>
        </w:rPr>
        <w:t>Mir fehlt sowas wie zukünftigte S</w:t>
      </w:r>
      <w:r>
        <w:rPr>
          <w:lang w:val="de-DE"/>
        </w:rPr>
        <w:t>tudien sollten sex-specific templates ausprobieren, um deren Analysevorteile zu verwenden.</w:t>
      </w:r>
    </w:p>
    <w:p w14:paraId="01550B73" w14:textId="77777777" w:rsidR="00AE0098" w:rsidRDefault="00AE0098">
      <w:pPr>
        <w:pStyle w:val="Kommentartext"/>
        <w:rPr>
          <w:lang w:val="de-DE"/>
        </w:rPr>
      </w:pPr>
    </w:p>
    <w:p w14:paraId="3385C923" w14:textId="2CF4C821" w:rsidR="00AE0098" w:rsidRPr="000F7634" w:rsidRDefault="00AE0098">
      <w:pPr>
        <w:pStyle w:val="Kommentartext"/>
        <w:rPr>
          <w:lang w:val="de-DE"/>
        </w:rPr>
      </w:pPr>
      <w:r>
        <w:rPr>
          <w:lang w:val="de-DE"/>
        </w:rPr>
        <w:t xml:space="preserve">Auch macht es sich gut kurz in einem Satz zu wiederholen, was die main strength oder die tolle Methode dieser Studie war. </w:t>
      </w:r>
    </w:p>
  </w:comment>
  <w:comment w:id="197" w:author="Lisa" w:date="2022-10-24T11:56:00Z" w:initials="L">
    <w:p w14:paraId="7234E0EB" w14:textId="26F1F154" w:rsidR="000F7634" w:rsidRPr="000F7634" w:rsidRDefault="000F7634">
      <w:pPr>
        <w:pStyle w:val="Kommentartext"/>
        <w:rPr>
          <w:lang w:val="de-DE"/>
        </w:rPr>
      </w:pPr>
      <w:r>
        <w:rPr>
          <w:rStyle w:val="Kommentarzeichen"/>
        </w:rPr>
        <w:annotationRef/>
      </w:r>
      <w:r w:rsidRPr="000F7634">
        <w:rPr>
          <w:lang w:val="de-DE"/>
        </w:rPr>
        <w:t>Hier stolper ich gerade drüber. D</w:t>
      </w:r>
      <w:r>
        <w:rPr>
          <w:lang w:val="de-DE"/>
        </w:rPr>
        <w:t>a die Analyse mit sex ja signifikante Diskonnektionen ergab, haben wir die Analyse mit Neglect an diesem Punkt ja nicht weiter verfolgt.</w:t>
      </w:r>
    </w:p>
  </w:comment>
  <w:comment w:id="403" w:author="Lisa" w:date="2022-10-24T12:32:00Z" w:initials="L">
    <w:p w14:paraId="5ADC6B99" w14:textId="4034362B" w:rsidR="00A86DD5" w:rsidRDefault="00A86DD5">
      <w:pPr>
        <w:pStyle w:val="Kommentartext"/>
      </w:pPr>
      <w:r>
        <w:rPr>
          <w:rStyle w:val="Kommentarzeichen"/>
        </w:rPr>
        <w:annotationRef/>
      </w:r>
      <w:r>
        <w:t>Vlt. Absolute and relative amount of significant disconnections?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C61CDB" w15:done="0"/>
  <w15:commentEx w15:paraId="159B45C4" w15:done="0"/>
  <w15:commentEx w15:paraId="0BCE7C96" w15:done="0"/>
  <w15:commentEx w15:paraId="3D12F10E" w15:done="1"/>
  <w15:commentEx w15:paraId="30097961" w15:done="1"/>
  <w15:commentEx w15:paraId="4A68A7FA" w15:done="1"/>
  <w15:commentEx w15:paraId="66EA3821" w15:done="0"/>
  <w15:commentEx w15:paraId="196D37F9" w15:done="1"/>
  <w15:commentEx w15:paraId="3CDDB15A" w15:done="1"/>
  <w15:commentEx w15:paraId="4A38D683" w15:done="1"/>
  <w15:commentEx w15:paraId="08B31833" w15:done="1"/>
  <w15:commentEx w15:paraId="76C83685" w15:done="0"/>
  <w15:commentEx w15:paraId="28F45664" w15:done="1"/>
  <w15:commentEx w15:paraId="619988EE" w15:done="0"/>
  <w15:commentEx w15:paraId="6D56CD45" w15:done="0"/>
  <w15:commentEx w15:paraId="5C1A8C32" w15:done="0"/>
  <w15:commentEx w15:paraId="062CCB93" w15:done="0"/>
  <w15:commentEx w15:paraId="2925548E" w15:done="1"/>
  <w15:commentEx w15:paraId="69C1E178" w15:done="0"/>
  <w15:commentEx w15:paraId="5B388853" w15:done="0"/>
  <w15:commentEx w15:paraId="78B5CBAF" w15:done="1"/>
  <w15:commentEx w15:paraId="379E3010" w15:done="1"/>
  <w15:commentEx w15:paraId="215DEE7C" w15:done="1"/>
  <w15:commentEx w15:paraId="6A1B5E23" w15:done="1"/>
  <w15:commentEx w15:paraId="32487BAC" w15:done="0"/>
  <w15:commentEx w15:paraId="3AEBE77B" w15:done="0"/>
  <w15:commentEx w15:paraId="6B371AE1" w15:done="0"/>
  <w15:commentEx w15:paraId="16A5EAFC" w15:done="0"/>
  <w15:commentEx w15:paraId="4A98538E" w15:done="0"/>
  <w15:commentEx w15:paraId="5988DE46" w15:done="0"/>
  <w15:commentEx w15:paraId="258DDFCA" w15:done="0"/>
  <w15:commentEx w15:paraId="7A3948A5" w15:done="0"/>
  <w15:commentEx w15:paraId="785E6560" w15:done="0"/>
  <w15:commentEx w15:paraId="2EC490DE" w15:done="0"/>
  <w15:commentEx w15:paraId="7023EF92" w15:done="0"/>
  <w15:commentEx w15:paraId="37BE31B9" w15:done="0"/>
  <w15:commentEx w15:paraId="54B438C3" w15:done="0"/>
  <w15:commentEx w15:paraId="42862F84" w15:done="0"/>
  <w15:commentEx w15:paraId="661B7EE9" w15:done="0"/>
  <w15:commentEx w15:paraId="36CAAED0" w15:done="0"/>
  <w15:commentEx w15:paraId="0C308AF7" w15:done="0"/>
  <w15:commentEx w15:paraId="556D24BE" w15:done="0"/>
  <w15:commentEx w15:paraId="1356CE6D" w15:done="0"/>
  <w15:commentEx w15:paraId="579F67B0" w15:done="0"/>
  <w15:commentEx w15:paraId="3385C923" w15:done="0"/>
  <w15:commentEx w15:paraId="7234E0EB" w15:done="0"/>
  <w15:commentEx w15:paraId="5ADC6B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C61CDB" w16cid:durableId="27013554"/>
  <w16cid:commentId w16cid:paraId="159B45C4" w16cid:durableId="27013555"/>
  <w16cid:commentId w16cid:paraId="0BCE7C96" w16cid:durableId="27013556"/>
  <w16cid:commentId w16cid:paraId="3D12F10E" w16cid:durableId="27013557"/>
  <w16cid:commentId w16cid:paraId="30097961" w16cid:durableId="27013558"/>
  <w16cid:commentId w16cid:paraId="4A68A7FA" w16cid:durableId="27013559"/>
  <w16cid:commentId w16cid:paraId="66EA3821" w16cid:durableId="2701355A"/>
  <w16cid:commentId w16cid:paraId="196D37F9" w16cid:durableId="2701355B"/>
  <w16cid:commentId w16cid:paraId="3CDDB15A" w16cid:durableId="2701355C"/>
  <w16cid:commentId w16cid:paraId="4A38D683" w16cid:durableId="2701355D"/>
  <w16cid:commentId w16cid:paraId="08B31833" w16cid:durableId="2701355E"/>
  <w16cid:commentId w16cid:paraId="76C83685" w16cid:durableId="2701355F"/>
  <w16cid:commentId w16cid:paraId="28F45664" w16cid:durableId="27013560"/>
  <w16cid:commentId w16cid:paraId="619988EE" w16cid:durableId="27013561"/>
  <w16cid:commentId w16cid:paraId="6D56CD45" w16cid:durableId="27013562"/>
  <w16cid:commentId w16cid:paraId="5C1A8C32" w16cid:durableId="27013563"/>
  <w16cid:commentId w16cid:paraId="062CCB93" w16cid:durableId="27013564"/>
  <w16cid:commentId w16cid:paraId="2925548E" w16cid:durableId="27013565"/>
  <w16cid:commentId w16cid:paraId="69C1E178" w16cid:durableId="27013566"/>
  <w16cid:commentId w16cid:paraId="5B388853" w16cid:durableId="27013567"/>
  <w16cid:commentId w16cid:paraId="78B5CBAF" w16cid:durableId="27013568"/>
  <w16cid:commentId w16cid:paraId="379E3010" w16cid:durableId="27013569"/>
  <w16cid:commentId w16cid:paraId="215DEE7C" w16cid:durableId="2701356A"/>
  <w16cid:commentId w16cid:paraId="6A1B5E23" w16cid:durableId="2701356B"/>
  <w16cid:commentId w16cid:paraId="32487BAC" w16cid:durableId="2701356C"/>
  <w16cid:commentId w16cid:paraId="3AEBE77B" w16cid:durableId="2701356D"/>
  <w16cid:commentId w16cid:paraId="6B371AE1" w16cid:durableId="2701356E"/>
  <w16cid:commentId w16cid:paraId="16A5EAFC" w16cid:durableId="2701356F"/>
  <w16cid:commentId w16cid:paraId="4A98538E" w16cid:durableId="27013570"/>
  <w16cid:commentId w16cid:paraId="5988DE46" w16cid:durableId="27013571"/>
  <w16cid:commentId w16cid:paraId="258DDFCA" w16cid:durableId="27013572"/>
  <w16cid:commentId w16cid:paraId="7A3948A5" w16cid:durableId="27013573"/>
  <w16cid:commentId w16cid:paraId="785E6560" w16cid:durableId="27013574"/>
  <w16cid:commentId w16cid:paraId="2EC490DE" w16cid:durableId="27013575"/>
  <w16cid:commentId w16cid:paraId="7023EF92" w16cid:durableId="27013576"/>
  <w16cid:commentId w16cid:paraId="37BE31B9" w16cid:durableId="27013577"/>
  <w16cid:commentId w16cid:paraId="54B438C3" w16cid:durableId="27013578"/>
  <w16cid:commentId w16cid:paraId="42862F84" w16cid:durableId="27013579"/>
  <w16cid:commentId w16cid:paraId="661B7EE9" w16cid:durableId="2701357A"/>
  <w16cid:commentId w16cid:paraId="36CAAED0" w16cid:durableId="2701357B"/>
  <w16cid:commentId w16cid:paraId="0C308AF7" w16cid:durableId="2701357C"/>
  <w16cid:commentId w16cid:paraId="556D24BE" w16cid:durableId="2701357D"/>
  <w16cid:commentId w16cid:paraId="1356CE6D" w16cid:durableId="2701357E"/>
  <w16cid:commentId w16cid:paraId="579F67B0" w16cid:durableId="2701357F"/>
  <w16cid:commentId w16cid:paraId="3385C923" w16cid:durableId="27013580"/>
  <w16cid:commentId w16cid:paraId="7234E0EB" w16cid:durableId="27013581"/>
  <w16cid:commentId w16cid:paraId="5ADC6B99" w16cid:durableId="270135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DC782" w14:textId="77777777" w:rsidR="00D858DE" w:rsidRDefault="00D858DE" w:rsidP="00CB3E93">
      <w:pPr>
        <w:spacing w:after="0" w:line="240" w:lineRule="auto"/>
      </w:pPr>
      <w:r>
        <w:separator/>
      </w:r>
    </w:p>
  </w:endnote>
  <w:endnote w:type="continuationSeparator" w:id="0">
    <w:p w14:paraId="58AFF330" w14:textId="77777777" w:rsidR="00D858DE" w:rsidRDefault="00D858D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C85842" w:rsidRDefault="00C85842">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5C48D24" w:rsidR="00C85842" w:rsidRPr="007E6C19" w:rsidRDefault="00C85842">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86DD5" w:rsidRPr="00A86DD5">
                                <w:rPr>
                                  <w:noProof/>
                                  <w:lang w:val="de-DE"/>
                                </w:rPr>
                                <w:t>58</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75C48D24" w:rsidR="00C85842" w:rsidRPr="007E6C19" w:rsidRDefault="00C85842">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86DD5" w:rsidRPr="00A86DD5">
                          <w:rPr>
                            <w:noProof/>
                            <w:lang w:val="de-DE"/>
                          </w:rPr>
                          <w:t>58</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DD591" w14:textId="77777777" w:rsidR="00D858DE" w:rsidRDefault="00D858DE" w:rsidP="00CB3E93">
      <w:pPr>
        <w:spacing w:after="0" w:line="240" w:lineRule="auto"/>
      </w:pPr>
      <w:r>
        <w:separator/>
      </w:r>
    </w:p>
  </w:footnote>
  <w:footnote w:type="continuationSeparator" w:id="0">
    <w:p w14:paraId="7D32AC19" w14:textId="77777777" w:rsidR="00D858DE" w:rsidRDefault="00D858DE" w:rsidP="00CB3E93">
      <w:pPr>
        <w:spacing w:after="0" w:line="240" w:lineRule="auto"/>
      </w:pPr>
      <w:r>
        <w:continuationSeparator/>
      </w:r>
    </w:p>
  </w:footnote>
  <w:footnote w:id="1">
    <w:p w14:paraId="2A67A8FF" w14:textId="4EFA31EB" w:rsidR="00C85842" w:rsidRPr="00F55A8B" w:rsidRDefault="00C85842">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C85842" w:rsidRPr="00F55A8B" w:rsidRDefault="00C85842">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C85842" w:rsidRDefault="00C85842">
    <w:pPr>
      <w:pStyle w:val="Kopfzeile"/>
    </w:pPr>
  </w:p>
  <w:p w14:paraId="4044B713" w14:textId="77777777" w:rsidR="00C85842" w:rsidRDefault="00C8584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C85842" w:rsidRDefault="00C858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F7604"/>
    <w:multiLevelType w:val="hybridMultilevel"/>
    <w:tmpl w:val="923EB6BC"/>
    <w:lvl w:ilvl="0" w:tplc="E752C9B4">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7039001">
    <w:abstractNumId w:val="2"/>
  </w:num>
  <w:num w:numId="2" w16cid:durableId="324936880">
    <w:abstractNumId w:val="3"/>
  </w:num>
  <w:num w:numId="3" w16cid:durableId="409691993">
    <w:abstractNumId w:val="17"/>
  </w:num>
  <w:num w:numId="4" w16cid:durableId="1605073319">
    <w:abstractNumId w:val="13"/>
  </w:num>
  <w:num w:numId="5" w16cid:durableId="1447040514">
    <w:abstractNumId w:val="8"/>
  </w:num>
  <w:num w:numId="6" w16cid:durableId="248081416">
    <w:abstractNumId w:val="6"/>
  </w:num>
  <w:num w:numId="7" w16cid:durableId="331417817">
    <w:abstractNumId w:val="12"/>
  </w:num>
  <w:num w:numId="8" w16cid:durableId="1882016705">
    <w:abstractNumId w:val="15"/>
  </w:num>
  <w:num w:numId="9" w16cid:durableId="773138480">
    <w:abstractNumId w:val="5"/>
  </w:num>
  <w:num w:numId="10" w16cid:durableId="81025605">
    <w:abstractNumId w:val="11"/>
  </w:num>
  <w:num w:numId="11" w16cid:durableId="371999460">
    <w:abstractNumId w:val="9"/>
  </w:num>
  <w:num w:numId="12" w16cid:durableId="1335375202">
    <w:abstractNumId w:val="1"/>
  </w:num>
  <w:num w:numId="13" w16cid:durableId="526720764">
    <w:abstractNumId w:val="7"/>
  </w:num>
  <w:num w:numId="14" w16cid:durableId="1687554035">
    <w:abstractNumId w:val="0"/>
  </w:num>
  <w:num w:numId="15" w16cid:durableId="955480210">
    <w:abstractNumId w:val="18"/>
  </w:num>
  <w:num w:numId="16" w16cid:durableId="1636060447">
    <w:abstractNumId w:val="14"/>
  </w:num>
  <w:num w:numId="17" w16cid:durableId="1659069716">
    <w:abstractNumId w:val="10"/>
  </w:num>
  <w:num w:numId="18" w16cid:durableId="2017416930">
    <w:abstractNumId w:val="16"/>
  </w:num>
  <w:num w:numId="19" w16cid:durableId="1023943000">
    <w:abstractNumId w:val="20"/>
  </w:num>
  <w:num w:numId="20" w16cid:durableId="1503660350">
    <w:abstractNumId w:val="19"/>
  </w:num>
  <w:num w:numId="21" w16cid:durableId="7842316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w15:presenceInfo w15:providerId="None" w15:userId="Lisa"/>
  </w15:person>
  <w15:person w15:author="Tamara Kessler">
    <w15:presenceInfo w15:providerId="None" w15:userId="Tamara Kess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2F9E"/>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4C24"/>
    <w:rsid w:val="0008631D"/>
    <w:rsid w:val="00086760"/>
    <w:rsid w:val="00087B17"/>
    <w:rsid w:val="00090387"/>
    <w:rsid w:val="00091EEA"/>
    <w:rsid w:val="0009277F"/>
    <w:rsid w:val="00094336"/>
    <w:rsid w:val="00096099"/>
    <w:rsid w:val="0009646C"/>
    <w:rsid w:val="000A01A2"/>
    <w:rsid w:val="000A4D5C"/>
    <w:rsid w:val="000B0206"/>
    <w:rsid w:val="000B06D0"/>
    <w:rsid w:val="000B11F4"/>
    <w:rsid w:val="000B5533"/>
    <w:rsid w:val="000C25DA"/>
    <w:rsid w:val="000C2D56"/>
    <w:rsid w:val="000C45C6"/>
    <w:rsid w:val="000C5440"/>
    <w:rsid w:val="000D19C6"/>
    <w:rsid w:val="000D3033"/>
    <w:rsid w:val="000D326F"/>
    <w:rsid w:val="000D5102"/>
    <w:rsid w:val="000E18A1"/>
    <w:rsid w:val="000E1965"/>
    <w:rsid w:val="000E3BB2"/>
    <w:rsid w:val="000E4F41"/>
    <w:rsid w:val="000E5F13"/>
    <w:rsid w:val="000E6740"/>
    <w:rsid w:val="000E6E5F"/>
    <w:rsid w:val="000F63CF"/>
    <w:rsid w:val="000F6EB6"/>
    <w:rsid w:val="000F7634"/>
    <w:rsid w:val="001046FF"/>
    <w:rsid w:val="00104F1E"/>
    <w:rsid w:val="00105175"/>
    <w:rsid w:val="00105A79"/>
    <w:rsid w:val="001074E7"/>
    <w:rsid w:val="001075F2"/>
    <w:rsid w:val="00107F88"/>
    <w:rsid w:val="00112A19"/>
    <w:rsid w:val="00112F52"/>
    <w:rsid w:val="00113CDB"/>
    <w:rsid w:val="00116C64"/>
    <w:rsid w:val="00117C54"/>
    <w:rsid w:val="00120342"/>
    <w:rsid w:val="00120CCF"/>
    <w:rsid w:val="00121A79"/>
    <w:rsid w:val="00121ABF"/>
    <w:rsid w:val="001224B9"/>
    <w:rsid w:val="00122615"/>
    <w:rsid w:val="00124815"/>
    <w:rsid w:val="00126F2E"/>
    <w:rsid w:val="00131067"/>
    <w:rsid w:val="00136230"/>
    <w:rsid w:val="0013718F"/>
    <w:rsid w:val="0013785F"/>
    <w:rsid w:val="00137CA6"/>
    <w:rsid w:val="00142796"/>
    <w:rsid w:val="00145693"/>
    <w:rsid w:val="00147784"/>
    <w:rsid w:val="00147B1C"/>
    <w:rsid w:val="00151637"/>
    <w:rsid w:val="00156D63"/>
    <w:rsid w:val="001576FC"/>
    <w:rsid w:val="0016305E"/>
    <w:rsid w:val="00164442"/>
    <w:rsid w:val="00164608"/>
    <w:rsid w:val="00165A5A"/>
    <w:rsid w:val="0017619D"/>
    <w:rsid w:val="0018191A"/>
    <w:rsid w:val="001824DF"/>
    <w:rsid w:val="00184675"/>
    <w:rsid w:val="00186647"/>
    <w:rsid w:val="001870C8"/>
    <w:rsid w:val="00187F6C"/>
    <w:rsid w:val="00190F1A"/>
    <w:rsid w:val="00190F87"/>
    <w:rsid w:val="0019100D"/>
    <w:rsid w:val="00196017"/>
    <w:rsid w:val="00196F92"/>
    <w:rsid w:val="00197EC4"/>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219E"/>
    <w:rsid w:val="001E5835"/>
    <w:rsid w:val="001E66E8"/>
    <w:rsid w:val="001F1F21"/>
    <w:rsid w:val="001F2122"/>
    <w:rsid w:val="001F2637"/>
    <w:rsid w:val="001F78BE"/>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37E84"/>
    <w:rsid w:val="00241286"/>
    <w:rsid w:val="00241F14"/>
    <w:rsid w:val="00242682"/>
    <w:rsid w:val="0024272E"/>
    <w:rsid w:val="00243C12"/>
    <w:rsid w:val="00243EC4"/>
    <w:rsid w:val="00246198"/>
    <w:rsid w:val="00255CC7"/>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2004"/>
    <w:rsid w:val="002A492C"/>
    <w:rsid w:val="002A4CD5"/>
    <w:rsid w:val="002A50CB"/>
    <w:rsid w:val="002A6659"/>
    <w:rsid w:val="002A737C"/>
    <w:rsid w:val="002B07A0"/>
    <w:rsid w:val="002B0A6A"/>
    <w:rsid w:val="002B1F65"/>
    <w:rsid w:val="002B2B12"/>
    <w:rsid w:val="002B3A5B"/>
    <w:rsid w:val="002B4A42"/>
    <w:rsid w:val="002B5302"/>
    <w:rsid w:val="002B5F04"/>
    <w:rsid w:val="002B68A6"/>
    <w:rsid w:val="002B6BB6"/>
    <w:rsid w:val="002C04FD"/>
    <w:rsid w:val="002C341C"/>
    <w:rsid w:val="002C3BD0"/>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140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347C"/>
    <w:rsid w:val="003337C5"/>
    <w:rsid w:val="00334F5D"/>
    <w:rsid w:val="00335A09"/>
    <w:rsid w:val="003361D5"/>
    <w:rsid w:val="00340DDF"/>
    <w:rsid w:val="003454B0"/>
    <w:rsid w:val="00346AE4"/>
    <w:rsid w:val="00350408"/>
    <w:rsid w:val="00350FC4"/>
    <w:rsid w:val="00351BCE"/>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55F6"/>
    <w:rsid w:val="003B657C"/>
    <w:rsid w:val="003B65EB"/>
    <w:rsid w:val="003C00D2"/>
    <w:rsid w:val="003C4DBA"/>
    <w:rsid w:val="003C513A"/>
    <w:rsid w:val="003C5B59"/>
    <w:rsid w:val="003C7491"/>
    <w:rsid w:val="003C78B0"/>
    <w:rsid w:val="003D0178"/>
    <w:rsid w:val="003D5A4A"/>
    <w:rsid w:val="003D6DD4"/>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342"/>
    <w:rsid w:val="004A460C"/>
    <w:rsid w:val="004A4ACD"/>
    <w:rsid w:val="004A6455"/>
    <w:rsid w:val="004A6C1E"/>
    <w:rsid w:val="004B0AEA"/>
    <w:rsid w:val="004B140A"/>
    <w:rsid w:val="004B2B45"/>
    <w:rsid w:val="004B3A67"/>
    <w:rsid w:val="004B3AE6"/>
    <w:rsid w:val="004B4C63"/>
    <w:rsid w:val="004B4F48"/>
    <w:rsid w:val="004B56A6"/>
    <w:rsid w:val="004B70B5"/>
    <w:rsid w:val="004B71C9"/>
    <w:rsid w:val="004B73EA"/>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2270"/>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10D0A"/>
    <w:rsid w:val="00610E4A"/>
    <w:rsid w:val="006116C1"/>
    <w:rsid w:val="006140BA"/>
    <w:rsid w:val="006170D0"/>
    <w:rsid w:val="0062116E"/>
    <w:rsid w:val="006229B2"/>
    <w:rsid w:val="00630392"/>
    <w:rsid w:val="00630594"/>
    <w:rsid w:val="00630AB7"/>
    <w:rsid w:val="00630F57"/>
    <w:rsid w:val="00631595"/>
    <w:rsid w:val="006334C2"/>
    <w:rsid w:val="00637FBA"/>
    <w:rsid w:val="00640AD0"/>
    <w:rsid w:val="00641DF2"/>
    <w:rsid w:val="0064326A"/>
    <w:rsid w:val="0064517A"/>
    <w:rsid w:val="00645A65"/>
    <w:rsid w:val="00645DC2"/>
    <w:rsid w:val="00646450"/>
    <w:rsid w:val="006502EB"/>
    <w:rsid w:val="0065070A"/>
    <w:rsid w:val="00657277"/>
    <w:rsid w:val="006602AD"/>
    <w:rsid w:val="006616EB"/>
    <w:rsid w:val="00662020"/>
    <w:rsid w:val="00662F08"/>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370C"/>
    <w:rsid w:val="006F4663"/>
    <w:rsid w:val="006F56AF"/>
    <w:rsid w:val="006F5839"/>
    <w:rsid w:val="006F58DB"/>
    <w:rsid w:val="006F61C1"/>
    <w:rsid w:val="006F6431"/>
    <w:rsid w:val="006F79C8"/>
    <w:rsid w:val="00700ECE"/>
    <w:rsid w:val="00702D92"/>
    <w:rsid w:val="0070390B"/>
    <w:rsid w:val="00704974"/>
    <w:rsid w:val="00704C1C"/>
    <w:rsid w:val="00705244"/>
    <w:rsid w:val="0070786F"/>
    <w:rsid w:val="00710D32"/>
    <w:rsid w:val="0071222B"/>
    <w:rsid w:val="007128C9"/>
    <w:rsid w:val="00714546"/>
    <w:rsid w:val="00714E13"/>
    <w:rsid w:val="007160AC"/>
    <w:rsid w:val="007175CC"/>
    <w:rsid w:val="0072023E"/>
    <w:rsid w:val="00720AA2"/>
    <w:rsid w:val="00723AA8"/>
    <w:rsid w:val="00726A3E"/>
    <w:rsid w:val="0073148A"/>
    <w:rsid w:val="00731EAE"/>
    <w:rsid w:val="007328BA"/>
    <w:rsid w:val="00734638"/>
    <w:rsid w:val="00736DCC"/>
    <w:rsid w:val="007405C0"/>
    <w:rsid w:val="00742A0F"/>
    <w:rsid w:val="007432FE"/>
    <w:rsid w:val="007437CA"/>
    <w:rsid w:val="0074637C"/>
    <w:rsid w:val="007478CA"/>
    <w:rsid w:val="00747EBA"/>
    <w:rsid w:val="00752119"/>
    <w:rsid w:val="00752E3E"/>
    <w:rsid w:val="007531BF"/>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3871"/>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537C"/>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3A3A"/>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270F"/>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B71F7"/>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58C6"/>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2993"/>
    <w:rsid w:val="00A4617B"/>
    <w:rsid w:val="00A502BA"/>
    <w:rsid w:val="00A52FDE"/>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573"/>
    <w:rsid w:val="00A858C4"/>
    <w:rsid w:val="00A86641"/>
    <w:rsid w:val="00A86DD5"/>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4056"/>
    <w:rsid w:val="00AB63FB"/>
    <w:rsid w:val="00AC077B"/>
    <w:rsid w:val="00AC673A"/>
    <w:rsid w:val="00AC7987"/>
    <w:rsid w:val="00AD13A3"/>
    <w:rsid w:val="00AD3510"/>
    <w:rsid w:val="00AD4A16"/>
    <w:rsid w:val="00AD62E4"/>
    <w:rsid w:val="00AD7706"/>
    <w:rsid w:val="00AE0009"/>
    <w:rsid w:val="00AE0098"/>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53FB5"/>
    <w:rsid w:val="00B60EA3"/>
    <w:rsid w:val="00B63116"/>
    <w:rsid w:val="00B635A7"/>
    <w:rsid w:val="00B6419A"/>
    <w:rsid w:val="00B65A64"/>
    <w:rsid w:val="00B6655C"/>
    <w:rsid w:val="00B6668D"/>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0CBC"/>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6D13"/>
    <w:rsid w:val="00BD7A35"/>
    <w:rsid w:val="00BE0402"/>
    <w:rsid w:val="00BE4A55"/>
    <w:rsid w:val="00BE5FCB"/>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0C73"/>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43"/>
    <w:rsid w:val="00C611B1"/>
    <w:rsid w:val="00C61519"/>
    <w:rsid w:val="00C64F28"/>
    <w:rsid w:val="00C651C9"/>
    <w:rsid w:val="00C654D1"/>
    <w:rsid w:val="00C65901"/>
    <w:rsid w:val="00C65E70"/>
    <w:rsid w:val="00C6785E"/>
    <w:rsid w:val="00C70674"/>
    <w:rsid w:val="00C73732"/>
    <w:rsid w:val="00C749DD"/>
    <w:rsid w:val="00C7619D"/>
    <w:rsid w:val="00C8062D"/>
    <w:rsid w:val="00C84178"/>
    <w:rsid w:val="00C85842"/>
    <w:rsid w:val="00C9119D"/>
    <w:rsid w:val="00C914E7"/>
    <w:rsid w:val="00C91FAE"/>
    <w:rsid w:val="00C95F25"/>
    <w:rsid w:val="00C96869"/>
    <w:rsid w:val="00CA0BD8"/>
    <w:rsid w:val="00CA1F07"/>
    <w:rsid w:val="00CA589B"/>
    <w:rsid w:val="00CA6C1A"/>
    <w:rsid w:val="00CA6DB4"/>
    <w:rsid w:val="00CA79F9"/>
    <w:rsid w:val="00CA7DCF"/>
    <w:rsid w:val="00CB3890"/>
    <w:rsid w:val="00CB3E93"/>
    <w:rsid w:val="00CB50DE"/>
    <w:rsid w:val="00CC2026"/>
    <w:rsid w:val="00CC4871"/>
    <w:rsid w:val="00CC55CE"/>
    <w:rsid w:val="00CD239D"/>
    <w:rsid w:val="00CD35C2"/>
    <w:rsid w:val="00CD5323"/>
    <w:rsid w:val="00CE0083"/>
    <w:rsid w:val="00CE2208"/>
    <w:rsid w:val="00CE35AB"/>
    <w:rsid w:val="00CE6A52"/>
    <w:rsid w:val="00CE7C60"/>
    <w:rsid w:val="00CF29A6"/>
    <w:rsid w:val="00CF482D"/>
    <w:rsid w:val="00CF6432"/>
    <w:rsid w:val="00CF6DEE"/>
    <w:rsid w:val="00CF709C"/>
    <w:rsid w:val="00CF7F14"/>
    <w:rsid w:val="00D00349"/>
    <w:rsid w:val="00D03F70"/>
    <w:rsid w:val="00D042B6"/>
    <w:rsid w:val="00D06FE6"/>
    <w:rsid w:val="00D07314"/>
    <w:rsid w:val="00D14833"/>
    <w:rsid w:val="00D15ECB"/>
    <w:rsid w:val="00D168C8"/>
    <w:rsid w:val="00D17642"/>
    <w:rsid w:val="00D200FA"/>
    <w:rsid w:val="00D2171B"/>
    <w:rsid w:val="00D221A2"/>
    <w:rsid w:val="00D2266E"/>
    <w:rsid w:val="00D23577"/>
    <w:rsid w:val="00D300CA"/>
    <w:rsid w:val="00D30947"/>
    <w:rsid w:val="00D31EC1"/>
    <w:rsid w:val="00D323CF"/>
    <w:rsid w:val="00D32BA7"/>
    <w:rsid w:val="00D33CF3"/>
    <w:rsid w:val="00D33E86"/>
    <w:rsid w:val="00D3582F"/>
    <w:rsid w:val="00D41FC9"/>
    <w:rsid w:val="00D4271D"/>
    <w:rsid w:val="00D45A6B"/>
    <w:rsid w:val="00D45B02"/>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58DE"/>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6EB3"/>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4A9E"/>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16B96"/>
    <w:rsid w:val="00E203C1"/>
    <w:rsid w:val="00E234F0"/>
    <w:rsid w:val="00E24B76"/>
    <w:rsid w:val="00E25D0D"/>
    <w:rsid w:val="00E26792"/>
    <w:rsid w:val="00E26B47"/>
    <w:rsid w:val="00E32732"/>
    <w:rsid w:val="00E32B1A"/>
    <w:rsid w:val="00E32F6E"/>
    <w:rsid w:val="00E33C80"/>
    <w:rsid w:val="00E351B5"/>
    <w:rsid w:val="00E358A3"/>
    <w:rsid w:val="00E3693F"/>
    <w:rsid w:val="00E4214F"/>
    <w:rsid w:val="00E43438"/>
    <w:rsid w:val="00E444F0"/>
    <w:rsid w:val="00E4472F"/>
    <w:rsid w:val="00E452E1"/>
    <w:rsid w:val="00E4552D"/>
    <w:rsid w:val="00E45B12"/>
    <w:rsid w:val="00E47F07"/>
    <w:rsid w:val="00E509EC"/>
    <w:rsid w:val="00E52C42"/>
    <w:rsid w:val="00E546B0"/>
    <w:rsid w:val="00E56123"/>
    <w:rsid w:val="00E56F30"/>
    <w:rsid w:val="00E60771"/>
    <w:rsid w:val="00E61987"/>
    <w:rsid w:val="00E64F32"/>
    <w:rsid w:val="00E6502A"/>
    <w:rsid w:val="00E67C3B"/>
    <w:rsid w:val="00E70EA6"/>
    <w:rsid w:val="00E72797"/>
    <w:rsid w:val="00E728DC"/>
    <w:rsid w:val="00E72DE3"/>
    <w:rsid w:val="00E73160"/>
    <w:rsid w:val="00E731C7"/>
    <w:rsid w:val="00E74554"/>
    <w:rsid w:val="00E748CA"/>
    <w:rsid w:val="00E755F0"/>
    <w:rsid w:val="00E76643"/>
    <w:rsid w:val="00E77B17"/>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2A5A"/>
    <w:rsid w:val="00ED59DD"/>
    <w:rsid w:val="00ED6085"/>
    <w:rsid w:val="00EE0CA3"/>
    <w:rsid w:val="00EE167C"/>
    <w:rsid w:val="00EE5298"/>
    <w:rsid w:val="00EE67DD"/>
    <w:rsid w:val="00EE714E"/>
    <w:rsid w:val="00EF05D4"/>
    <w:rsid w:val="00EF18D6"/>
    <w:rsid w:val="00EF3717"/>
    <w:rsid w:val="00EF55DE"/>
    <w:rsid w:val="00EF616A"/>
    <w:rsid w:val="00EF6B08"/>
    <w:rsid w:val="00EF7DE6"/>
    <w:rsid w:val="00F0235F"/>
    <w:rsid w:val="00F045E7"/>
    <w:rsid w:val="00F0498E"/>
    <w:rsid w:val="00F05AAE"/>
    <w:rsid w:val="00F05FFD"/>
    <w:rsid w:val="00F11983"/>
    <w:rsid w:val="00F121E9"/>
    <w:rsid w:val="00F12240"/>
    <w:rsid w:val="00F14B94"/>
    <w:rsid w:val="00F17072"/>
    <w:rsid w:val="00F21ABC"/>
    <w:rsid w:val="00F23203"/>
    <w:rsid w:val="00F30D60"/>
    <w:rsid w:val="00F32D4C"/>
    <w:rsid w:val="00F33B3D"/>
    <w:rsid w:val="00F33D12"/>
    <w:rsid w:val="00F34438"/>
    <w:rsid w:val="00F35718"/>
    <w:rsid w:val="00F37C63"/>
    <w:rsid w:val="00F40934"/>
    <w:rsid w:val="00F420AB"/>
    <w:rsid w:val="00F431E1"/>
    <w:rsid w:val="00F436C3"/>
    <w:rsid w:val="00F45257"/>
    <w:rsid w:val="00F46F41"/>
    <w:rsid w:val="00F51377"/>
    <w:rsid w:val="00F540D7"/>
    <w:rsid w:val="00F55A8B"/>
    <w:rsid w:val="00F57C6E"/>
    <w:rsid w:val="00F57E29"/>
    <w:rsid w:val="00F61F1F"/>
    <w:rsid w:val="00F63948"/>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1835"/>
    <w:rsid w:val="00FA3DE5"/>
    <w:rsid w:val="00FB1656"/>
    <w:rsid w:val="00FB250F"/>
    <w:rsid w:val="00FB2910"/>
    <w:rsid w:val="00FB76C3"/>
    <w:rsid w:val="00FB7F2A"/>
    <w:rsid w:val="00FB7F54"/>
    <w:rsid w:val="00FC0A12"/>
    <w:rsid w:val="00FC151A"/>
    <w:rsid w:val="00FC18E1"/>
    <w:rsid w:val="00FC21CD"/>
    <w:rsid w:val="00FC497E"/>
    <w:rsid w:val="00FC5D70"/>
    <w:rsid w:val="00FD0C1C"/>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EF6B08"/>
    <w:rPr>
      <w:b/>
      <w:bCs/>
    </w:rPr>
  </w:style>
  <w:style w:type="character" w:customStyle="1" w:styleId="KommentarthemaZchn">
    <w:name w:val="Kommentarthema Zchn"/>
    <w:basedOn w:val="KommentartextZchn"/>
    <w:link w:val="Kommentarthema"/>
    <w:uiPriority w:val="99"/>
    <w:semiHidden/>
    <w:rsid w:val="00EF6B08"/>
    <w:rPr>
      <w:b/>
      <w:bCs/>
      <w:sz w:val="20"/>
      <w:szCs w:val="20"/>
    </w:rPr>
  </w:style>
  <w:style w:type="paragraph" w:styleId="Sprechblasentext">
    <w:name w:val="Balloon Text"/>
    <w:basedOn w:val="Standard"/>
    <w:link w:val="SprechblasentextZchn"/>
    <w:uiPriority w:val="99"/>
    <w:semiHidden/>
    <w:unhideWhenUsed/>
    <w:rsid w:val="00EF6B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F6B08"/>
    <w:rPr>
      <w:rFonts w:ascii="Segoe UI" w:hAnsi="Segoe UI" w:cs="Segoe UI"/>
      <w:sz w:val="18"/>
      <w:szCs w:val="18"/>
    </w:rPr>
  </w:style>
  <w:style w:type="paragraph" w:styleId="berarbeitung">
    <w:name w:val="Revision"/>
    <w:hidden/>
    <w:uiPriority w:val="99"/>
    <w:semiHidden/>
    <w:rsid w:val="00EF6B08"/>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ew.officeapps.live.com/op/view.aspx?src=https%3A%2F%2Fwww.neuroschool-tuebingen.de%2Ffileadmin%2Fuser_upload%2Fdocuments%2Fforms%2FCover_page_of_the_master_thesis.doc&amp;wdOrigin=BROWSELINK"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35082075" TargetMode="External"/><Relationship Id="rId21" Type="http://schemas.openxmlformats.org/officeDocument/2006/relationships/hyperlink" Target="https://doi.org/10.1523/jneurosci.11-04-00933.1991" TargetMode="External"/><Relationship Id="rId42" Type="http://schemas.openxmlformats.org/officeDocument/2006/relationships/hyperlink" Target="https://doi.org/10.1007/s00429-016-1197-x" TargetMode="External"/><Relationship Id="rId63" Type="http://schemas.openxmlformats.org/officeDocument/2006/relationships/hyperlink" Target="https://doi.org/10.1016/s1053-8119(03)00313-6" TargetMode="External"/><Relationship Id="rId84" Type="http://schemas.openxmlformats.org/officeDocument/2006/relationships/hyperlink" Target="https://doi.org/10.3390/brainsci9120374" TargetMode="External"/><Relationship Id="rId138" Type="http://schemas.openxmlformats.org/officeDocument/2006/relationships/hyperlink" Target="https://doi.org/10.1006/hbeh.1997.1363" TargetMode="External"/><Relationship Id="rId159" Type="http://schemas.openxmlformats.org/officeDocument/2006/relationships/hyperlink" Target="https://doi.org/10.1016/s0306-4530(02)00064-1" TargetMode="External"/><Relationship Id="rId170" Type="http://schemas.openxmlformats.org/officeDocument/2006/relationships/hyperlink" Target="https://doi.org/10.1016/j.nicl.2015.11.012" TargetMode="External"/><Relationship Id="rId191" Type="http://schemas.openxmlformats.org/officeDocument/2006/relationships/hyperlink" Target="https://doi.org/10.1016/s0306-4530(98)00019-5" TargetMode="External"/><Relationship Id="rId107" Type="http://schemas.openxmlformats.org/officeDocument/2006/relationships/hyperlink" Target="https://doi.org/10.3389/fneur.2021.784821" TargetMode="External"/><Relationship Id="rId11" Type="http://schemas.openxmlformats.org/officeDocument/2006/relationships/header" Target="header1.xml"/><Relationship Id="rId32" Type="http://schemas.openxmlformats.org/officeDocument/2006/relationships/hyperlink" Target="https://doi.org/10.1038/s41467-021-23492-3" TargetMode="External"/><Relationship Id="rId53" Type="http://schemas.openxmlformats.org/officeDocument/2006/relationships/hyperlink" Target="https://doi.org/10.1146/annurev-neuro-061010-113731" TargetMode="External"/><Relationship Id="rId74" Type="http://schemas.openxmlformats.org/officeDocument/2006/relationships/hyperlink" Target="https://doi.org/10.1038/jcbfm.2013.102" TargetMode="External"/><Relationship Id="rId128" Type="http://schemas.openxmlformats.org/officeDocument/2006/relationships/hyperlink" Target="https://doi.org/10.1002/hbm.23198" TargetMode="External"/><Relationship Id="rId149" Type="http://schemas.openxmlformats.org/officeDocument/2006/relationships/hyperlink" Target="https://doi.org/10.1016/s1474-4422(08)70193-5" TargetMode="External"/><Relationship Id="rId5" Type="http://schemas.openxmlformats.org/officeDocument/2006/relationships/webSettings" Target="webSettings.xml"/><Relationship Id="rId95" Type="http://schemas.openxmlformats.org/officeDocument/2006/relationships/hyperlink" Target="https://doi.org/10.1016/j.cortex.2012.08.002" TargetMode="External"/><Relationship Id="rId160" Type="http://schemas.openxmlformats.org/officeDocument/2006/relationships/hyperlink" Target="https://doi.org/10.1093/brain/awaa156" TargetMode="External"/><Relationship Id="rId181" Type="http://schemas.openxmlformats.org/officeDocument/2006/relationships/hyperlink" Target="https://doi.org/10.1016/j.pnpbp.2010.12.024" TargetMode="External"/><Relationship Id="rId22" Type="http://schemas.openxmlformats.org/officeDocument/2006/relationships/hyperlink" Target="https://doi.org/10.1161/strokeaha.108.540781" TargetMode="External"/><Relationship Id="rId43" Type="http://schemas.openxmlformats.org/officeDocument/2006/relationships/hyperlink" Target="https://doi.org/10.1037/a0014412" TargetMode="External"/><Relationship Id="rId64" Type="http://schemas.openxmlformats.org/officeDocument/2006/relationships/hyperlink" Target="https://doi.org/10.1016/j.yfrne.2020.100878" TargetMode="External"/><Relationship Id="rId118" Type="http://schemas.openxmlformats.org/officeDocument/2006/relationships/hyperlink" Target="https://doi.org/10.1093/cercor/bhn250" TargetMode="External"/><Relationship Id="rId139" Type="http://schemas.openxmlformats.org/officeDocument/2006/relationships/hyperlink" Target="https://doi.org/10.1111/ene.14299" TargetMode="External"/><Relationship Id="rId85" Type="http://schemas.openxmlformats.org/officeDocument/2006/relationships/hyperlink" Target="https://doi.org/10.1111/cdev.12079" TargetMode="External"/><Relationship Id="rId150" Type="http://schemas.openxmlformats.org/officeDocument/2006/relationships/hyperlink" Target="https://doi.org/10.1159/000507083" TargetMode="External"/><Relationship Id="rId171" Type="http://schemas.openxmlformats.org/officeDocument/2006/relationships/hyperlink" Target="https://doi.org/10.1002/hbm.23490" TargetMode="External"/><Relationship Id="rId192" Type="http://schemas.openxmlformats.org/officeDocument/2006/relationships/hyperlink" Target="https://doi.org/10.1161/strokeaha.115.009643" TargetMode="External"/><Relationship Id="rId12" Type="http://schemas.openxmlformats.org/officeDocument/2006/relationships/hyperlink" Target="https://github.com/neurolabusc/NiiStat" TargetMode="External"/><Relationship Id="rId33" Type="http://schemas.openxmlformats.org/officeDocument/2006/relationships/hyperlink" Target="https://doi.org/10.1002/hbm.25329" TargetMode="External"/><Relationship Id="rId108" Type="http://schemas.openxmlformats.org/officeDocument/2006/relationships/hyperlink" Target="https://doi.org/10.1073/pnas.1509654112" TargetMode="External"/><Relationship Id="rId129" Type="http://schemas.openxmlformats.org/officeDocument/2006/relationships/hyperlink" Target="https://doi.org/10.1002/ana.20538" TargetMode="External"/><Relationship Id="rId54" Type="http://schemas.openxmlformats.org/officeDocument/2006/relationships/hyperlink" Target="https://doi.org/10.1038/nn1574" TargetMode="External"/><Relationship Id="rId75" Type="http://schemas.openxmlformats.org/officeDocument/2006/relationships/hyperlink" Target="https://doi.org/10.1161/strokeaha.116.015913" TargetMode="External"/><Relationship Id="rId96" Type="http://schemas.openxmlformats.org/officeDocument/2006/relationships/hyperlink" Target="https://doi.org/10.1076/jcen.21.1.17.944" TargetMode="External"/><Relationship Id="rId140" Type="http://schemas.openxmlformats.org/officeDocument/2006/relationships/hyperlink" Target="https://doi.org/10.1002/ana.410100402" TargetMode="External"/><Relationship Id="rId161" Type="http://schemas.openxmlformats.org/officeDocument/2006/relationships/hyperlink" Target="https://doi.org/10.1212/wnl.0000000000013050" TargetMode="External"/><Relationship Id="rId182" Type="http://schemas.openxmlformats.org/officeDocument/2006/relationships/hyperlink" Target="https://doi.org/10.1007/s00221-010-2496-8" TargetMode="External"/><Relationship Id="rId6" Type="http://schemas.openxmlformats.org/officeDocument/2006/relationships/footnotes" Target="footnotes.xml"/><Relationship Id="rId23" Type="http://schemas.openxmlformats.org/officeDocument/2006/relationships/hyperlink" Target="https://doi.org/10.1016/j.jstrokecerebrovasdis.2006.11.002" TargetMode="External"/><Relationship Id="rId119" Type="http://schemas.openxmlformats.org/officeDocument/2006/relationships/hyperlink" Target="https://doi.org/10.1007/7657_2019_18" TargetMode="External"/><Relationship Id="rId44" Type="http://schemas.openxmlformats.org/officeDocument/2006/relationships/hyperlink" Target="https://doi.org/10.1145/1961189.1961199" TargetMode="External"/><Relationship Id="rId65" Type="http://schemas.openxmlformats.org/officeDocument/2006/relationships/hyperlink" Target="https://doi.org/10.1016/s1474-4422(05)70140-x" TargetMode="External"/><Relationship Id="rId86" Type="http://schemas.openxmlformats.org/officeDocument/2006/relationships/hyperlink" Target="https://doi.org/10.1016/j.neuropsychologia.2005.01.017" TargetMode="External"/><Relationship Id="rId130" Type="http://schemas.openxmlformats.org/officeDocument/2006/relationships/hyperlink" Target="https://doi.org/10.1136/practneurol-2015-001115" TargetMode="External"/><Relationship Id="rId151" Type="http://schemas.openxmlformats.org/officeDocument/2006/relationships/hyperlink" Target="https://doi.org/10.1111/jne.13066" TargetMode="External"/><Relationship Id="rId172" Type="http://schemas.openxmlformats.org/officeDocument/2006/relationships/hyperlink" Target="https://doi.org/10.1093/braincomms/fcaa163" TargetMode="External"/><Relationship Id="rId193" Type="http://schemas.openxmlformats.org/officeDocument/2006/relationships/hyperlink" Target="https://doi.org/10.1093/cercor/bhq111" TargetMode="External"/><Relationship Id="rId13" Type="http://schemas.openxmlformats.org/officeDocument/2006/relationships/image" Target="media/image1.png"/><Relationship Id="rId109" Type="http://schemas.openxmlformats.org/officeDocument/2006/relationships/hyperlink" Target="https://doi.org/10.1523/jneurosci.0573-08.2008" TargetMode="External"/><Relationship Id="rId34" Type="http://schemas.openxmlformats.org/officeDocument/2006/relationships/hyperlink" Target="https://doi.org/10.1161/01.str.30.6.1196" TargetMode="External"/><Relationship Id="rId55" Type="http://schemas.openxmlformats.org/officeDocument/2006/relationships/hyperlink" Target="https://doi.org/10.1016/j.biopsych.2007.03.001" TargetMode="External"/><Relationship Id="rId76" Type="http://schemas.openxmlformats.org/officeDocument/2006/relationships/hyperlink" Target="https://doi.org/10.1523/jneurosci.2308-09.2009" TargetMode="External"/><Relationship Id="rId97" Type="http://schemas.openxmlformats.org/officeDocument/2006/relationships/hyperlink" Target="https://doi.org/10.1080/01688639508405148" TargetMode="External"/><Relationship Id="rId120" Type="http://schemas.openxmlformats.org/officeDocument/2006/relationships/hyperlink" Target="https://doi.org/10.1002/hbm.25629" TargetMode="External"/><Relationship Id="rId141" Type="http://schemas.openxmlformats.org/officeDocument/2006/relationships/hyperlink" Target="https://doi.org/10.1016/j.tics.2013.10.011" TargetMode="External"/><Relationship Id="rId7" Type="http://schemas.openxmlformats.org/officeDocument/2006/relationships/endnotes" Target="endnotes.xml"/><Relationship Id="rId162" Type="http://schemas.openxmlformats.org/officeDocument/2006/relationships/hyperlink" Target="https://doi.org/10.1162/089976601750264965" TargetMode="External"/><Relationship Id="rId183" Type="http://schemas.openxmlformats.org/officeDocument/2006/relationships/hyperlink" Target="https://doi.org/10.1016/j.cortex.2015.12.008" TargetMode="External"/><Relationship Id="rId2" Type="http://schemas.openxmlformats.org/officeDocument/2006/relationships/numbering" Target="numbering.xml"/><Relationship Id="rId29" Type="http://schemas.openxmlformats.org/officeDocument/2006/relationships/hyperlink" Target="https://doi.org/10.1016/s0010-9452(78)80016-1" TargetMode="External"/><Relationship Id="rId24" Type="http://schemas.openxmlformats.org/officeDocument/2006/relationships/hyperlink" Target="https://doi.org/10.1093/cercor/bhl181" TargetMode="External"/><Relationship Id="rId40" Type="http://schemas.openxmlformats.org/officeDocument/2006/relationships/hyperlink" Target="https://doi.org/10.1093/brain/awh622" TargetMode="External"/><Relationship Id="rId45" Type="http://schemas.openxmlformats.org/officeDocument/2006/relationships/hyperlink" Target="https://doi.org/10.1080/02643294.2010.519699" TargetMode="External"/><Relationship Id="rId66" Type="http://schemas.openxmlformats.org/officeDocument/2006/relationships/hyperlink" Target="https://doi.org/10.1016/j.neubiorev.2021.02.026" TargetMode="External"/><Relationship Id="rId87" Type="http://schemas.openxmlformats.org/officeDocument/2006/relationships/hyperlink" Target="https://doi.org/10.1002/jnr.23857" TargetMode="External"/><Relationship Id="rId110" Type="http://schemas.openxmlformats.org/officeDocument/2006/relationships/hyperlink" Target="https://doi.org/10.1007/s12152-011-9134-4" TargetMode="External"/><Relationship Id="rId115" Type="http://schemas.openxmlformats.org/officeDocument/2006/relationships/hyperlink" Target="https://doi.org/10.1016/s0028-3932(02)00020-9" TargetMode="External"/><Relationship Id="rId131" Type="http://schemas.openxmlformats.org/officeDocument/2006/relationships/hyperlink" Target="https://doi.org/10.1016/j.neuroimage.2016.04.042" TargetMode="External"/><Relationship Id="rId136" Type="http://schemas.openxmlformats.org/officeDocument/2006/relationships/hyperlink" Target="https://doi.org/10.18632/aging.100997" TargetMode="External"/><Relationship Id="rId157" Type="http://schemas.openxmlformats.org/officeDocument/2006/relationships/hyperlink" Target="https://doi.org/10.1016/j.neuroimage.2012.03.020" TargetMode="External"/><Relationship Id="rId178" Type="http://schemas.openxmlformats.org/officeDocument/2006/relationships/hyperlink" Target="https://doi.org/10.1016/j.yfrne.2009.04.007" TargetMode="External"/><Relationship Id="rId61" Type="http://schemas.openxmlformats.org/officeDocument/2006/relationships/hyperlink" Target="https://doi.org/10.1037/neu0000527" TargetMode="External"/><Relationship Id="rId82" Type="http://schemas.openxmlformats.org/officeDocument/2006/relationships/hyperlink" Target="https://doi.org/10.1073/pnas.88.7.2845" TargetMode="External"/><Relationship Id="rId152" Type="http://schemas.openxmlformats.org/officeDocument/2006/relationships/hyperlink" Target="https://doi.org/10.1093/cercor/bhy109" TargetMode="External"/><Relationship Id="rId173" Type="http://schemas.openxmlformats.org/officeDocument/2006/relationships/hyperlink" Target="https://doi.org/10.1007/s00429-022-02559-x" TargetMode="External"/><Relationship Id="rId194" Type="http://schemas.openxmlformats.org/officeDocument/2006/relationships/hyperlink" Target="https://doi.org/10.1016/j.neuroimage.2018.05.027" TargetMode="External"/><Relationship Id="rId199" Type="http://schemas.openxmlformats.org/officeDocument/2006/relationships/image" Target="media/image7.png"/><Relationship Id="rId203" Type="http://schemas.microsoft.com/office/2011/relationships/people" Target="people.xml"/><Relationship Id="rId19" Type="http://schemas.openxmlformats.org/officeDocument/2006/relationships/hyperlink" Target="https://doi.org/10.1016/s1053-8119(03)00034-x" TargetMode="External"/><Relationship Id="rId14" Type="http://schemas.openxmlformats.org/officeDocument/2006/relationships/image" Target="media/image2.png"/><Relationship Id="rId30" Type="http://schemas.openxmlformats.org/officeDocument/2006/relationships/hyperlink" Target="https://doi.org/10.1007/s11682-011-9144-1" TargetMode="External"/><Relationship Id="rId35" Type="http://schemas.openxmlformats.org/officeDocument/2006/relationships/hyperlink" Target="https://doi.org/10.1371/journal.pone.0048079" TargetMode="External"/><Relationship Id="rId56" Type="http://schemas.openxmlformats.org/officeDocument/2006/relationships/hyperlink" Target="https://doi.org/10.1523/jneurosci.14-08-04748.1994" TargetMode="External"/><Relationship Id="rId77" Type="http://schemas.openxmlformats.org/officeDocument/2006/relationships/hyperlink" Target="https://doi.org/10.1073/pnas.1302581110" TargetMode="External"/><Relationship Id="rId100" Type="http://schemas.openxmlformats.org/officeDocument/2006/relationships/hyperlink" Target="https://doi.org/10.1016/j.neuroimage.2012.07.043" TargetMode="External"/><Relationship Id="rId105" Type="http://schemas.openxmlformats.org/officeDocument/2006/relationships/hyperlink" Target="https://doi.org/10.1034/j.1600-0404.2000.101003195.x" TargetMode="External"/><Relationship Id="rId126" Type="http://schemas.openxmlformats.org/officeDocument/2006/relationships/hyperlink" Target="https://doi.org/10.1016/s1053-8119(03)00140-x" TargetMode="External"/><Relationship Id="rId147" Type="http://schemas.openxmlformats.org/officeDocument/2006/relationships/hyperlink" Target="https://doi.org/10.3389/fnins.2014.00425" TargetMode="External"/><Relationship Id="rId168" Type="http://schemas.openxmlformats.org/officeDocument/2006/relationships/hyperlink" Target="https://doi.org/10.1002/jnr.23855" TargetMode="External"/><Relationship Id="rId8" Type="http://schemas.openxmlformats.org/officeDocument/2006/relationships/comments" Target="comments.xml"/><Relationship Id="rId51" Type="http://schemas.openxmlformats.org/officeDocument/2006/relationships/hyperlink" Target="https://doi.org/10.1017/s1355617717000376" TargetMode="External"/><Relationship Id="rId72" Type="http://schemas.openxmlformats.org/officeDocument/2006/relationships/hyperlink" Target="https://doi.org/10.1093/brain/120.9.1647" TargetMode="External"/><Relationship Id="rId93" Type="http://schemas.openxmlformats.org/officeDocument/2006/relationships/hyperlink" Target="https://doi.org/10.1523/jneurosci.4468-04.2005" TargetMode="External"/><Relationship Id="rId98" Type="http://schemas.openxmlformats.org/officeDocument/2006/relationships/hyperlink" Target="https://doi.org/10.1076/jcen.23.2.137.1206" TargetMode="External"/><Relationship Id="rId121" Type="http://schemas.openxmlformats.org/officeDocument/2006/relationships/hyperlink" Target="https://doi.org/10.1055/s-0038-1649503" TargetMode="External"/><Relationship Id="rId142" Type="http://schemas.openxmlformats.org/officeDocument/2006/relationships/hyperlink" Target="https://doi.org/10.1016/j.jsxm.2021.03.079" TargetMode="External"/><Relationship Id="rId163" Type="http://schemas.openxmlformats.org/officeDocument/2006/relationships/hyperlink" Target="https://doi.org/10.1162/089976600300015565" TargetMode="External"/><Relationship Id="rId184" Type="http://schemas.openxmlformats.org/officeDocument/2006/relationships/hyperlink" Target="https://doi.org/10.1080/13825580600826454" TargetMode="External"/><Relationship Id="rId189" Type="http://schemas.openxmlformats.org/officeDocument/2006/relationships/hyperlink" Target="https://doi.org/10.1097/phm.0b013e31818a58bd" TargetMode="External"/><Relationship Id="rId3" Type="http://schemas.openxmlformats.org/officeDocument/2006/relationships/styles" Target="styles.xml"/><Relationship Id="rId25" Type="http://schemas.openxmlformats.org/officeDocument/2006/relationships/hyperlink" Target="https://doi.org/10.1093/brain/awq011" TargetMode="External"/><Relationship Id="rId46" Type="http://schemas.openxmlformats.org/officeDocument/2006/relationships/hyperlink" Target="https://doi.org/10.1016/j.neubiorev.2017.07.005" TargetMode="External"/><Relationship Id="rId67" Type="http://schemas.openxmlformats.org/officeDocument/2006/relationships/hyperlink" Target="https://doi.org/10.1016/j.rehab.2020.10.010" TargetMode="External"/><Relationship Id="rId116" Type="http://schemas.openxmlformats.org/officeDocument/2006/relationships/hyperlink" Target="https://doi.org/10.1016/j.neuropsychologia.2011.06.027" TargetMode="External"/><Relationship Id="rId137" Type="http://schemas.openxmlformats.org/officeDocument/2006/relationships/hyperlink" Target="https://doi.org/10.1016/0378-5122(92)90003-m" TargetMode="External"/><Relationship Id="rId158" Type="http://schemas.openxmlformats.org/officeDocument/2006/relationships/hyperlink" Target="https://doi.org/10.1016/j.neubiorev.2013.12.004" TargetMode="External"/><Relationship Id="rId20" Type="http://schemas.openxmlformats.org/officeDocument/2006/relationships/hyperlink" Target="https://doi.org/10.1002/cne.903120108" TargetMode="External"/><Relationship Id="rId41" Type="http://schemas.openxmlformats.org/officeDocument/2006/relationships/hyperlink" Target="https://doi.org/10.1016/j.cortex.2008.05.004" TargetMode="External"/><Relationship Id="rId62" Type="http://schemas.openxmlformats.org/officeDocument/2006/relationships/hyperlink" Target="https://doi.org/10.1016/j.cortex.2008.03.006" TargetMode="External"/><Relationship Id="rId83" Type="http://schemas.openxmlformats.org/officeDocument/2006/relationships/hyperlink" Target="https://doi.org/10.1523/jneurosci.19-10-04065.1999" TargetMode="External"/><Relationship Id="rId88" Type="http://schemas.openxmlformats.org/officeDocument/2006/relationships/hyperlink" Target="https://doi.org/10.1016/s0028-3932(00)00045-2" TargetMode="External"/><Relationship Id="rId111" Type="http://schemas.openxmlformats.org/officeDocument/2006/relationships/hyperlink" Target="https://doi.org/10.1371/journal.pone.0038272" TargetMode="External"/><Relationship Id="rId132" Type="http://schemas.openxmlformats.org/officeDocument/2006/relationships/hyperlink" Target="https://doi.org/10.1073/pnas.0908073106" TargetMode="External"/><Relationship Id="rId153" Type="http://schemas.openxmlformats.org/officeDocument/2006/relationships/hyperlink" Target="https://doi.org/10.1101/2022.04.08.22273547" TargetMode="External"/><Relationship Id="rId174" Type="http://schemas.openxmlformats.org/officeDocument/2006/relationships/hyperlink" Target="https://doi.org/10.1016/j.socscimed.2011.05.033" TargetMode="External"/><Relationship Id="rId179" Type="http://schemas.openxmlformats.org/officeDocument/2006/relationships/hyperlink" Target="https://doi.org/10.1016/j.neuroimage.2015.08.050" TargetMode="External"/><Relationship Id="rId195" Type="http://schemas.openxmlformats.org/officeDocument/2006/relationships/hyperlink" Target="https://doi.org/10.1007/978-3-319-56782-2_32-2" TargetMode="External"/><Relationship Id="rId190" Type="http://schemas.openxmlformats.org/officeDocument/2006/relationships/hyperlink" Target="https://doi.org/10.1016/j.cortex.2020.09.012" TargetMode="External"/><Relationship Id="rId204"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hyperlink" Target="https://doi.org/10.1016/s0166-4328(96)02241-3" TargetMode="External"/><Relationship Id="rId57" Type="http://schemas.openxmlformats.org/officeDocument/2006/relationships/hyperlink" Target="https://doi.org/10.1007/s00429-016-1334-6" TargetMode="External"/><Relationship Id="rId106" Type="http://schemas.openxmlformats.org/officeDocument/2006/relationships/hyperlink" Target="https://doi.org/10.1159/000107941" TargetMode="External"/><Relationship Id="rId127" Type="http://schemas.openxmlformats.org/officeDocument/2006/relationships/hyperlink" Target="https://doi.org/10.1152/japplphysiol.01095.2005" TargetMode="External"/><Relationship Id="rId10" Type="http://schemas.microsoft.com/office/2016/09/relationships/commentsIds" Target="commentsIds.xml"/><Relationship Id="rId31" Type="http://schemas.openxmlformats.org/officeDocument/2006/relationships/hyperlink" Target="https://doi.org/10.1093/braincomms/fcac020" TargetMode="External"/><Relationship Id="rId52" Type="http://schemas.openxmlformats.org/officeDocument/2006/relationships/hyperlink" Target="https://doi.org/10.1055/s-0034-1396005" TargetMode="External"/><Relationship Id="rId73" Type="http://schemas.openxmlformats.org/officeDocument/2006/relationships/hyperlink" Target="https://doi.org/10.1161/strokeaha.107.493262" TargetMode="External"/><Relationship Id="rId78" Type="http://schemas.openxmlformats.org/officeDocument/2006/relationships/hyperlink" Target="https://doi.org/10.1002/jnr.23953" TargetMode="External"/><Relationship Id="rId94" Type="http://schemas.openxmlformats.org/officeDocument/2006/relationships/hyperlink" Target="https://doi.org/10.1080/1357650x.2018.1497044" TargetMode="External"/><Relationship Id="rId99" Type="http://schemas.openxmlformats.org/officeDocument/2006/relationships/hyperlink" Target="https://doi.org/10.1038/nn.4458" TargetMode="External"/><Relationship Id="rId101" Type="http://schemas.openxmlformats.org/officeDocument/2006/relationships/hyperlink" Target="https://doi.org/10.1037/0003-066x.60.6.581" TargetMode="External"/><Relationship Id="rId122" Type="http://schemas.openxmlformats.org/officeDocument/2006/relationships/hyperlink" Target="https://doi.org/10.1016/j.jsxm.2018.03.006" TargetMode="External"/><Relationship Id="rId143" Type="http://schemas.openxmlformats.org/officeDocument/2006/relationships/hyperlink" Target="https://doi.org/10.1002/hbm.1058" TargetMode="External"/><Relationship Id="rId148" Type="http://schemas.openxmlformats.org/officeDocument/2006/relationships/hyperlink" Target="https://pubmed.ncbi.nlm.nih.gov/15622013/" TargetMode="External"/><Relationship Id="rId164" Type="http://schemas.openxmlformats.org/officeDocument/2006/relationships/hyperlink" Target="https://doi.org/10.1037/h0076948" TargetMode="External"/><Relationship Id="rId169" Type="http://schemas.openxmlformats.org/officeDocument/2006/relationships/hyperlink" Target="https://doi.org/10.1093/brain/awh207" TargetMode="External"/><Relationship Id="rId185" Type="http://schemas.openxmlformats.org/officeDocument/2006/relationships/hyperlink" Target="https://doi.org/10.1093/brain/awp305"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doi.org/10.1093/cercor/bhs351" TargetMode="External"/><Relationship Id="rId26" Type="http://schemas.openxmlformats.org/officeDocument/2006/relationships/hyperlink" Target="https://doi.org/10.1016/s0010-9452(97)80002-0" TargetMode="External"/><Relationship Id="rId47" Type="http://schemas.openxmlformats.org/officeDocument/2006/relationships/hyperlink" Target="https://doi.org/10.1016/j.acra.2011.09.008" TargetMode="External"/><Relationship Id="rId68" Type="http://schemas.openxmlformats.org/officeDocument/2006/relationships/hyperlink" Target="https://doi.org/10.1093/cercor/bhw157" TargetMode="External"/><Relationship Id="rId89" Type="http://schemas.openxmlformats.org/officeDocument/2006/relationships/hyperlink" Target="https://doi.org/10.1016/s0028-3932(01)00179-8" TargetMode="External"/><Relationship Id="rId112" Type="http://schemas.openxmlformats.org/officeDocument/2006/relationships/hyperlink" Target="https://doi.org/10.1007/978-3-642-25527-4" TargetMode="External"/><Relationship Id="rId133" Type="http://schemas.openxmlformats.org/officeDocument/2006/relationships/hyperlink" Target="https://doi.org/10.1111/j.1468-1331.2012.03746.x" TargetMode="External"/><Relationship Id="rId154" Type="http://schemas.openxmlformats.org/officeDocument/2006/relationships/hyperlink" Target="https://doi.org/10.1073/pnas.1707050114" TargetMode="External"/><Relationship Id="rId175" Type="http://schemas.openxmlformats.org/officeDocument/2006/relationships/hyperlink" Target="https://doi.org/10.1093/ageing/22.1.46" TargetMode="External"/><Relationship Id="rId196" Type="http://schemas.openxmlformats.org/officeDocument/2006/relationships/hyperlink" Target="https://doi.org/10.1037/a0038208" TargetMode="External"/><Relationship Id="rId200" Type="http://schemas.openxmlformats.org/officeDocument/2006/relationships/header" Target="header2.xml"/><Relationship Id="rId16" Type="http://schemas.openxmlformats.org/officeDocument/2006/relationships/image" Target="media/image4.jpeg"/><Relationship Id="rId37" Type="http://schemas.openxmlformats.org/officeDocument/2006/relationships/hyperlink" Target="https://doi.org/10.1177/0271678x18793324" TargetMode="External"/><Relationship Id="rId58" Type="http://schemas.openxmlformats.org/officeDocument/2006/relationships/hyperlink" Target="https://doi.org/10.1016/j.neuropsychologia.2017.10.021" TargetMode="External"/><Relationship Id="rId79" Type="http://schemas.openxmlformats.org/officeDocument/2006/relationships/hyperlink" Target="https://doi.org/10.1016/j.celrep.2019.07.100" TargetMode="External"/><Relationship Id="rId102" Type="http://schemas.openxmlformats.org/officeDocument/2006/relationships/hyperlink" Target="https://doi.org/10.1146/annurev-psych-010213-115057" TargetMode="External"/><Relationship Id="rId123" Type="http://schemas.openxmlformats.org/officeDocument/2006/relationships/hyperlink" Target="https://doi.org/10.1111/1467-8721.ep10769964" TargetMode="External"/><Relationship Id="rId144" Type="http://schemas.openxmlformats.org/officeDocument/2006/relationships/hyperlink" Target="https://doi.org/10.1016/s0920-9964(00)00067-0" TargetMode="External"/><Relationship Id="rId90" Type="http://schemas.openxmlformats.org/officeDocument/2006/relationships/hyperlink" Target="https://doi.org/10.1016/j.neuron.2007.02.013" TargetMode="External"/><Relationship Id="rId165" Type="http://schemas.openxmlformats.org/officeDocument/2006/relationships/hyperlink" Target="https://doi.org/10.1159/000317088" TargetMode="External"/><Relationship Id="rId186" Type="http://schemas.openxmlformats.org/officeDocument/2006/relationships/hyperlink" Target="https://doi.org/10.1038/s41598-021-84496-z" TargetMode="External"/><Relationship Id="rId27" Type="http://schemas.openxmlformats.org/officeDocument/2006/relationships/hyperlink" Target="https://doi.org/10.1016/0028-3932(94)00103-v" TargetMode="External"/><Relationship Id="rId48" Type="http://schemas.openxmlformats.org/officeDocument/2006/relationships/hyperlink" Target="https://doi.org/10.1001/archneur.55.2.169" TargetMode="External"/><Relationship Id="rId69" Type="http://schemas.openxmlformats.org/officeDocument/2006/relationships/hyperlink" Target="https://doi.org/10.1016/s0140-6736(13)61953-4" TargetMode="External"/><Relationship Id="rId113" Type="http://schemas.openxmlformats.org/officeDocument/2006/relationships/hyperlink" Target="https://doi.org/10.1016/j.neuropsychologia.2015.05.019" TargetMode="External"/><Relationship Id="rId134" Type="http://schemas.openxmlformats.org/officeDocument/2006/relationships/hyperlink" Target="https://doi.org/10.1038/jcbfm.2014.186" TargetMode="External"/><Relationship Id="rId80" Type="http://schemas.openxmlformats.org/officeDocument/2006/relationships/hyperlink" Target="https://doi.org/10.1016/j.neuroimage.2020.116589" TargetMode="External"/><Relationship Id="rId155" Type="http://schemas.openxmlformats.org/officeDocument/2006/relationships/hyperlink" Target="https://doi.org/10.1155/2000/421719" TargetMode="External"/><Relationship Id="rId176" Type="http://schemas.openxmlformats.org/officeDocument/2006/relationships/hyperlink" Target="https://doi.org/10.1161/01.str.0000141977.18520.3b" TargetMode="External"/><Relationship Id="rId197" Type="http://schemas.openxmlformats.org/officeDocument/2006/relationships/hyperlink" Target="https://doi.org/10.1002/hbm.22590" TargetMode="External"/><Relationship Id="rId201" Type="http://schemas.openxmlformats.org/officeDocument/2006/relationships/footer" Target="footer1.xml"/><Relationship Id="rId17" Type="http://schemas.openxmlformats.org/officeDocument/2006/relationships/image" Target="media/image5.png"/><Relationship Id="rId38" Type="http://schemas.openxmlformats.org/officeDocument/2006/relationships/hyperlink" Target="https://doi.org/10.1212/01.wnl.0000113730.73031.f4" TargetMode="External"/><Relationship Id="rId59" Type="http://schemas.openxmlformats.org/officeDocument/2006/relationships/hyperlink" Target="https://doi.org/10.1016/j.nicl.2015.06.013" TargetMode="External"/><Relationship Id="rId103" Type="http://schemas.openxmlformats.org/officeDocument/2006/relationships/hyperlink" Target="https://doi.org/10.1016/j.conb.2016.02.007" TargetMode="External"/><Relationship Id="rId124" Type="http://schemas.openxmlformats.org/officeDocument/2006/relationships/hyperlink" Target="https://doi.org/10.1016/j.bandc.2008.02.122" TargetMode="External"/><Relationship Id="rId70" Type="http://schemas.openxmlformats.org/officeDocument/2006/relationships/hyperlink" Target="https://doi.org/10.1016/s1474-4422(21)00252-0" TargetMode="External"/><Relationship Id="rId91" Type="http://schemas.openxmlformats.org/officeDocument/2006/relationships/hyperlink" Target="https://doi.org/10.1002/ana.410050210" TargetMode="External"/><Relationship Id="rId145" Type="http://schemas.openxmlformats.org/officeDocument/2006/relationships/hyperlink" Target="https://doi.org/10.1073/pnas.1305062110" TargetMode="External"/><Relationship Id="rId166" Type="http://schemas.openxmlformats.org/officeDocument/2006/relationships/hyperlink" Target="https://doi.org/10.1101/2021.10.27.465904" TargetMode="External"/><Relationship Id="rId187" Type="http://schemas.openxmlformats.org/officeDocument/2006/relationships/hyperlink" Target="https://doi.org/10.1080/713754209" TargetMode="External"/><Relationship Id="rId1" Type="http://schemas.openxmlformats.org/officeDocument/2006/relationships/customXml" Target="../customXml/item1.xml"/><Relationship Id="rId28" Type="http://schemas.openxmlformats.org/officeDocument/2006/relationships/hyperlink" Target="https://doi.org/10.1136/jnnp.2006.094417" TargetMode="External"/><Relationship Id="rId49" Type="http://schemas.openxmlformats.org/officeDocument/2006/relationships/hyperlink" Target="https://europepmc.org/article/med/8126267" TargetMode="External"/><Relationship Id="rId114" Type="http://schemas.openxmlformats.org/officeDocument/2006/relationships/hyperlink" Target="https://doi.org/10.1016/0028-3932(94)00115-6" TargetMode="External"/><Relationship Id="rId60" Type="http://schemas.openxmlformats.org/officeDocument/2006/relationships/hyperlink" Target="https://doi.org/10.1161/jaha.115.001967" TargetMode="External"/><Relationship Id="rId81" Type="http://schemas.openxmlformats.org/officeDocument/2006/relationships/hyperlink" Target="https://doi.org/10.1016/j.nicl.2021.102639" TargetMode="External"/><Relationship Id="rId135" Type="http://schemas.openxmlformats.org/officeDocument/2006/relationships/hyperlink" Target="https://www.ncbi.nlm.nih.gov/books/NBK537333/" TargetMode="External"/><Relationship Id="rId156" Type="http://schemas.openxmlformats.org/officeDocument/2006/relationships/hyperlink" Target="https://doi.org/10.1016/j.neuropsychologia.2010.04.018" TargetMode="External"/><Relationship Id="rId177" Type="http://schemas.openxmlformats.org/officeDocument/2006/relationships/hyperlink" Target="https://doi.org/10.1016/s0197-4580(03)00044-7" TargetMode="External"/><Relationship Id="rId198" Type="http://schemas.openxmlformats.org/officeDocument/2006/relationships/image" Target="media/image6.png"/><Relationship Id="rId202" Type="http://schemas.openxmlformats.org/officeDocument/2006/relationships/fontTable" Target="fontTable.xml"/><Relationship Id="rId18" Type="http://schemas.openxmlformats.org/officeDocument/2006/relationships/hyperlink" Target="https://github.com/neurolabusc/surf-ice" TargetMode="External"/><Relationship Id="rId39" Type="http://schemas.openxmlformats.org/officeDocument/2006/relationships/hyperlink" Target="https://doi.org/10.1093/brain/awu101" TargetMode="External"/><Relationship Id="rId50" Type="http://schemas.openxmlformats.org/officeDocument/2006/relationships/hyperlink" Target="https://doi.org/10.1007/s11920-015-0619-4" TargetMode="External"/><Relationship Id="rId104" Type="http://schemas.openxmlformats.org/officeDocument/2006/relationships/hyperlink" Target="https://doi.org/10.1073/pnas.1316909110" TargetMode="External"/><Relationship Id="rId125" Type="http://schemas.openxmlformats.org/officeDocument/2006/relationships/hyperlink" Target="https://doi.org/10.1007/s12975-012-0230-5" TargetMode="External"/><Relationship Id="rId146" Type="http://schemas.openxmlformats.org/officeDocument/2006/relationships/hyperlink" Target="https://doi.org/10.3389/fpsyg.2012.00005" TargetMode="External"/><Relationship Id="rId167" Type="http://schemas.openxmlformats.org/officeDocument/2006/relationships/hyperlink" Target="https://doi.org/10.1016/j.neubiorev.2015.09.008" TargetMode="External"/><Relationship Id="rId188" Type="http://schemas.openxmlformats.org/officeDocument/2006/relationships/hyperlink" Target="https://doi.org/10.3758/s13423-016-1085-7" TargetMode="External"/><Relationship Id="rId71" Type="http://schemas.openxmlformats.org/officeDocument/2006/relationships/hyperlink" Target="https://doi.org/10.2169/internalmedicine.48.1757" TargetMode="External"/><Relationship Id="rId92" Type="http://schemas.openxmlformats.org/officeDocument/2006/relationships/hyperlink" Target="https://doi.org/10.1016/j.yfrne.2022.10103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467D2-59C0-48DA-90FD-3419EF94A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22902</Words>
  <Characters>144286</Characters>
  <Application>Microsoft Office Word</Application>
  <DocSecurity>0</DocSecurity>
  <Lines>1202</Lines>
  <Paragraphs>333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80</cp:revision>
  <dcterms:created xsi:type="dcterms:W3CDTF">2022-10-21T09:31:00Z</dcterms:created>
  <dcterms:modified xsi:type="dcterms:W3CDTF">2022-10-24T14:54:00Z</dcterms:modified>
</cp:coreProperties>
</file>