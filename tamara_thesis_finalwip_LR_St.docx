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commentRangeStart w:id="0"/>
      <w:r w:rsidRPr="00FC151A">
        <w:rPr>
          <w:sz w:val="32"/>
          <w:szCs w:val="32"/>
        </w:rPr>
        <w:t>Thesis</w:t>
      </w:r>
      <w:commentRangeEnd w:id="0"/>
      <w:r w:rsidR="00147784">
        <w:rPr>
          <w:rStyle w:val="Kommentarzeichen"/>
        </w:rPr>
        <w:commentReference w:id="0"/>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w:t>
      </w:r>
      <w:commentRangeStart w:id="1"/>
      <w:commentRangeStart w:id="2"/>
      <w:r w:rsidRPr="00980B66">
        <w:rPr>
          <w:rFonts w:cs="Arial"/>
          <w:bCs/>
          <w:sz w:val="28"/>
          <w:szCs w:val="28"/>
        </w:rPr>
        <w:t xml:space="preserve">Sex </w:t>
      </w:r>
      <w:commentRangeEnd w:id="1"/>
      <w:r w:rsidR="00EF6B08">
        <w:rPr>
          <w:rStyle w:val="Kommentarzeichen"/>
        </w:rPr>
        <w:commentReference w:id="1"/>
      </w:r>
      <w:commentRangeEnd w:id="2"/>
      <w:r w:rsidR="00934E1E">
        <w:rPr>
          <w:rStyle w:val="Kommentarzeichen"/>
        </w:rPr>
        <w:commentReference w:id="2"/>
      </w:r>
      <w:r w:rsidRPr="00980B66">
        <w:rPr>
          <w:rFonts w:cs="Arial"/>
          <w:bCs/>
          <w:sz w:val="28"/>
          <w:szCs w:val="28"/>
        </w:rPr>
        <w:t xml:space="preserve">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EF6B08" w:rsidRDefault="002A492C" w:rsidP="002A492C">
      <w:pPr>
        <w:jc w:val="center"/>
        <w:rPr>
          <w:sz w:val="24"/>
          <w:szCs w:val="24"/>
          <w:lang w:val="de-DE"/>
        </w:rPr>
      </w:pPr>
      <w:proofErr w:type="spellStart"/>
      <w:r w:rsidRPr="00EF6B08">
        <w:rPr>
          <w:sz w:val="24"/>
          <w:szCs w:val="24"/>
          <w:lang w:val="de-DE"/>
        </w:rPr>
        <w:t>Presented</w:t>
      </w:r>
      <w:proofErr w:type="spellEnd"/>
      <w:r w:rsidRPr="00EF6B08">
        <w:rPr>
          <w:sz w:val="24"/>
          <w:szCs w:val="24"/>
          <w:lang w:val="de-DE"/>
        </w:rPr>
        <w:t xml:space="preserve"> </w:t>
      </w:r>
      <w:proofErr w:type="spellStart"/>
      <w:r w:rsidRPr="00EF6B08">
        <w:rPr>
          <w:sz w:val="24"/>
          <w:szCs w:val="24"/>
          <w:lang w:val="de-DE"/>
        </w:rPr>
        <w:t>by</w:t>
      </w:r>
      <w:proofErr w:type="spellEnd"/>
      <w:r w:rsidRPr="00EF6B08">
        <w:rPr>
          <w:sz w:val="24"/>
          <w:szCs w:val="24"/>
          <w:lang w:val="de-DE"/>
        </w:rPr>
        <w:t xml:space="preserve"> </w:t>
      </w:r>
    </w:p>
    <w:p w14:paraId="5FC3D5B0" w14:textId="22973F10" w:rsidR="002A492C" w:rsidRPr="000C5924" w:rsidRDefault="002A492C" w:rsidP="002A492C">
      <w:pPr>
        <w:jc w:val="center"/>
        <w:rPr>
          <w:sz w:val="24"/>
          <w:szCs w:val="24"/>
          <w:lang w:val="de-DE"/>
          <w:rPrChange w:id="3" w:author="Sperber" w:date="2022-10-25T09:27:00Z">
            <w:rPr>
              <w:sz w:val="24"/>
              <w:szCs w:val="24"/>
              <w:lang w:val="en-US"/>
            </w:rPr>
          </w:rPrChange>
        </w:rPr>
      </w:pPr>
      <w:r w:rsidRPr="000C5924">
        <w:rPr>
          <w:sz w:val="24"/>
          <w:szCs w:val="24"/>
          <w:lang w:val="de-DE"/>
          <w:rPrChange w:id="4" w:author="Sperber" w:date="2022-10-25T09:27:00Z">
            <w:rPr>
              <w:sz w:val="24"/>
              <w:szCs w:val="24"/>
              <w:lang w:val="en-US"/>
            </w:rPr>
          </w:rPrChange>
        </w:rPr>
        <w:t xml:space="preserve">Tamara </w:t>
      </w:r>
      <w:proofErr w:type="spellStart"/>
      <w:r w:rsidRPr="000C5924">
        <w:rPr>
          <w:sz w:val="24"/>
          <w:szCs w:val="24"/>
          <w:lang w:val="de-DE"/>
          <w:rPrChange w:id="5" w:author="Sperber" w:date="2022-10-25T09:27:00Z">
            <w:rPr>
              <w:sz w:val="24"/>
              <w:szCs w:val="24"/>
              <w:lang w:val="en-US"/>
            </w:rPr>
          </w:rPrChange>
        </w:rPr>
        <w:t>Keßler</w:t>
      </w:r>
      <w:proofErr w:type="spellEnd"/>
      <w:r w:rsidR="00DF6977" w:rsidRPr="000C5924">
        <w:rPr>
          <w:sz w:val="24"/>
          <w:szCs w:val="24"/>
          <w:lang w:val="de-DE"/>
          <w:rPrChange w:id="6" w:author="Sperber" w:date="2022-10-25T09:27:00Z">
            <w:rPr>
              <w:sz w:val="24"/>
              <w:szCs w:val="24"/>
              <w:lang w:val="en-US"/>
            </w:rPr>
          </w:rPrChange>
        </w:rPr>
        <w:t>,</w:t>
      </w:r>
    </w:p>
    <w:p w14:paraId="1F5B1E9C" w14:textId="7FC5F1DA" w:rsidR="00DF6977" w:rsidRPr="000C5924" w:rsidRDefault="00DF6977" w:rsidP="002A492C">
      <w:pPr>
        <w:jc w:val="center"/>
        <w:rPr>
          <w:sz w:val="24"/>
          <w:szCs w:val="24"/>
          <w:lang w:val="de-DE"/>
          <w:rPrChange w:id="7" w:author="Sperber" w:date="2022-10-25T09:27:00Z">
            <w:rPr>
              <w:sz w:val="24"/>
              <w:szCs w:val="24"/>
              <w:lang w:val="en-US"/>
            </w:rPr>
          </w:rPrChange>
        </w:rPr>
      </w:pPr>
      <w:proofErr w:type="spellStart"/>
      <w:r w:rsidRPr="000C5924">
        <w:rPr>
          <w:sz w:val="24"/>
          <w:szCs w:val="24"/>
          <w:lang w:val="de-DE"/>
          <w:rPrChange w:id="8" w:author="Sperber" w:date="2022-10-25T09:27:00Z">
            <w:rPr>
              <w:sz w:val="24"/>
              <w:szCs w:val="24"/>
              <w:lang w:val="en-US"/>
            </w:rPr>
          </w:rPrChange>
        </w:rPr>
        <w:t>born</w:t>
      </w:r>
      <w:proofErr w:type="spellEnd"/>
      <w:r w:rsidRPr="000C5924">
        <w:rPr>
          <w:sz w:val="24"/>
          <w:szCs w:val="24"/>
          <w:lang w:val="de-DE"/>
          <w:rPrChange w:id="9" w:author="Sperber" w:date="2022-10-25T09:27:00Z">
            <w:rPr>
              <w:sz w:val="24"/>
              <w:szCs w:val="24"/>
              <w:lang w:val="en-US"/>
            </w:rPr>
          </w:rPrChange>
        </w:rPr>
        <w:t xml:space="preserve"> in Wiesbaden, Germany</w:t>
      </w:r>
    </w:p>
    <w:p w14:paraId="0F540A6F" w14:textId="2620EAEA" w:rsidR="00F37C63" w:rsidRPr="000C5924" w:rsidRDefault="00F37C63" w:rsidP="002A492C">
      <w:pPr>
        <w:jc w:val="center"/>
        <w:rPr>
          <w:lang w:val="de-DE"/>
          <w:rPrChange w:id="10" w:author="Sperber" w:date="2022-10-25T09:27:00Z">
            <w:rPr>
              <w:lang w:val="en-US"/>
            </w:rPr>
          </w:rPrChange>
        </w:rPr>
      </w:pPr>
    </w:p>
    <w:p w14:paraId="57E0DB63" w14:textId="684D50A2" w:rsidR="00F37C63" w:rsidRPr="000C5924" w:rsidRDefault="00F37C63" w:rsidP="002A492C">
      <w:pPr>
        <w:jc w:val="center"/>
        <w:rPr>
          <w:lang w:val="de-DE"/>
          <w:rPrChange w:id="11" w:author="Sperber" w:date="2022-10-25T09:27:00Z">
            <w:rPr>
              <w:lang w:val="en-US"/>
            </w:rPr>
          </w:rPrChange>
        </w:rPr>
      </w:pPr>
    </w:p>
    <w:p w14:paraId="357CF5F5" w14:textId="15F49092" w:rsidR="00F37C63" w:rsidRPr="000C5924" w:rsidRDefault="00F37C63" w:rsidP="00211340">
      <w:pPr>
        <w:rPr>
          <w:lang w:val="de-DE"/>
          <w:rPrChange w:id="12" w:author="Sperber" w:date="2022-10-25T09:27:00Z">
            <w:rPr>
              <w:lang w:val="en-US"/>
            </w:rPr>
          </w:rPrChange>
        </w:rPr>
      </w:pPr>
    </w:p>
    <w:p w14:paraId="625AFF56" w14:textId="58027F53" w:rsidR="00F37C63" w:rsidRPr="000C5924" w:rsidRDefault="00F37C63" w:rsidP="002A492C">
      <w:pPr>
        <w:jc w:val="center"/>
        <w:rPr>
          <w:lang w:val="de-DE"/>
          <w:rPrChange w:id="13" w:author="Sperber" w:date="2022-10-25T09:27:00Z">
            <w:rPr>
              <w:lang w:val="en-US"/>
            </w:rPr>
          </w:rPrChange>
        </w:rPr>
      </w:pPr>
    </w:p>
    <w:p w14:paraId="72DB815E" w14:textId="43ED055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w:t>
      </w:r>
      <w:r w:rsidR="009173D1">
        <w:rPr>
          <w:sz w:val="24"/>
          <w:szCs w:val="24"/>
          <w:highlight w:val="yellow"/>
        </w:rPr>
        <w:t>5</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383396D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ins w:id="14" w:author="Lisa" w:date="2022-10-21T12:25:00Z">
        <w:r w:rsidR="000E3BB2">
          <w:t xml:space="preserve">, University Clinics </w:t>
        </w:r>
        <w:proofErr w:type="spellStart"/>
        <w:r w:rsidR="000E3BB2">
          <w:t>Tübingen</w:t>
        </w:r>
      </w:ins>
      <w:proofErr w:type="spellEnd"/>
      <w:r w:rsidRPr="009173D1">
        <w:t xml:space="preserve"> </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27880CB" w14:textId="67F76831" w:rsidR="00AC077B"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242364" w:history="1">
            <w:r w:rsidR="00AC077B" w:rsidRPr="000D7D59">
              <w:rPr>
                <w:rStyle w:val="Hyperlink"/>
                <w:rFonts w:eastAsiaTheme="majorEastAsia" w:cstheme="majorBidi"/>
                <w:noProof/>
              </w:rPr>
              <w:t>Abstract</w:t>
            </w:r>
            <w:r w:rsidR="00AC077B">
              <w:rPr>
                <w:noProof/>
                <w:webHidden/>
              </w:rPr>
              <w:tab/>
            </w:r>
            <w:r w:rsidR="00AC077B">
              <w:rPr>
                <w:noProof/>
                <w:webHidden/>
              </w:rPr>
              <w:fldChar w:fldCharType="begin"/>
            </w:r>
            <w:r w:rsidR="00AC077B">
              <w:rPr>
                <w:noProof/>
                <w:webHidden/>
              </w:rPr>
              <w:instrText xml:space="preserve"> PAGEREF _Toc117242364 \h </w:instrText>
            </w:r>
            <w:r w:rsidR="00AC077B">
              <w:rPr>
                <w:noProof/>
                <w:webHidden/>
              </w:rPr>
            </w:r>
            <w:r w:rsidR="00AC077B">
              <w:rPr>
                <w:noProof/>
                <w:webHidden/>
              </w:rPr>
              <w:fldChar w:fldCharType="separate"/>
            </w:r>
            <w:r w:rsidR="00AC077B">
              <w:rPr>
                <w:noProof/>
                <w:webHidden/>
              </w:rPr>
              <w:t>4</w:t>
            </w:r>
            <w:r w:rsidR="00AC077B">
              <w:rPr>
                <w:noProof/>
                <w:webHidden/>
              </w:rPr>
              <w:fldChar w:fldCharType="end"/>
            </w:r>
          </w:hyperlink>
        </w:p>
        <w:p w14:paraId="33F1B16E" w14:textId="5EB906A1" w:rsidR="00AC077B" w:rsidRDefault="00012899">
          <w:pPr>
            <w:pStyle w:val="Verzeichnis2"/>
            <w:tabs>
              <w:tab w:val="left" w:pos="660"/>
              <w:tab w:val="right" w:leader="dot" w:pos="9062"/>
            </w:tabs>
            <w:rPr>
              <w:rFonts w:asciiTheme="minorHAnsi" w:hAnsiTheme="minorHAnsi"/>
              <w:noProof/>
              <w:lang w:val="en-US"/>
            </w:rPr>
          </w:pPr>
          <w:hyperlink w:anchor="_Toc117242365" w:history="1">
            <w:r w:rsidR="00AC077B" w:rsidRPr="000D7D59">
              <w:rPr>
                <w:rStyle w:val="Hyperlink"/>
                <w:rFonts w:eastAsiaTheme="majorEastAsia" w:cstheme="majorBidi"/>
                <w:noProof/>
              </w:rPr>
              <w:t>1.</w:t>
            </w:r>
            <w:r w:rsidR="00AC077B">
              <w:rPr>
                <w:rFonts w:asciiTheme="minorHAnsi" w:hAnsiTheme="minorHAnsi"/>
                <w:noProof/>
                <w:lang w:val="en-US"/>
              </w:rPr>
              <w:tab/>
            </w:r>
            <w:r w:rsidR="00AC077B" w:rsidRPr="000D7D59">
              <w:rPr>
                <w:rStyle w:val="Hyperlink"/>
                <w:rFonts w:eastAsiaTheme="majorEastAsia" w:cstheme="majorBidi"/>
                <w:noProof/>
              </w:rPr>
              <w:t>Introduction</w:t>
            </w:r>
            <w:r w:rsidR="00AC077B">
              <w:rPr>
                <w:noProof/>
                <w:webHidden/>
              </w:rPr>
              <w:tab/>
            </w:r>
            <w:r w:rsidR="00AC077B">
              <w:rPr>
                <w:noProof/>
                <w:webHidden/>
              </w:rPr>
              <w:fldChar w:fldCharType="begin"/>
            </w:r>
            <w:r w:rsidR="00AC077B">
              <w:rPr>
                <w:noProof/>
                <w:webHidden/>
              </w:rPr>
              <w:instrText xml:space="preserve"> PAGEREF _Toc117242365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5A309FF4" w14:textId="1C9FC2E0" w:rsidR="00AC077B" w:rsidRDefault="00012899">
          <w:pPr>
            <w:pStyle w:val="Verzeichnis3"/>
            <w:tabs>
              <w:tab w:val="left" w:pos="1100"/>
              <w:tab w:val="right" w:leader="dot" w:pos="9062"/>
            </w:tabs>
            <w:rPr>
              <w:rFonts w:asciiTheme="minorHAnsi" w:hAnsiTheme="minorHAnsi"/>
              <w:noProof/>
              <w:lang w:val="en-US"/>
            </w:rPr>
          </w:pPr>
          <w:hyperlink w:anchor="_Toc117242366" w:history="1">
            <w:r w:rsidR="00AC077B" w:rsidRPr="000D7D59">
              <w:rPr>
                <w:rStyle w:val="Hyperlink"/>
                <w:rFonts w:eastAsiaTheme="majorEastAsia" w:cstheme="majorBidi"/>
                <w:noProof/>
                <w:spacing w:val="4"/>
              </w:rPr>
              <w:t>1.1.</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en-US"/>
              </w:rPr>
              <w:t>Brain Connectivity</w:t>
            </w:r>
            <w:r w:rsidR="00AC077B">
              <w:rPr>
                <w:noProof/>
                <w:webHidden/>
              </w:rPr>
              <w:tab/>
            </w:r>
            <w:r w:rsidR="00AC077B">
              <w:rPr>
                <w:noProof/>
                <w:webHidden/>
              </w:rPr>
              <w:fldChar w:fldCharType="begin"/>
            </w:r>
            <w:r w:rsidR="00AC077B">
              <w:rPr>
                <w:noProof/>
                <w:webHidden/>
              </w:rPr>
              <w:instrText xml:space="preserve"> PAGEREF _Toc117242366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16752910" w14:textId="78D98A36" w:rsidR="00AC077B" w:rsidRDefault="00012899">
          <w:pPr>
            <w:pStyle w:val="Verzeichnis3"/>
            <w:tabs>
              <w:tab w:val="left" w:pos="1100"/>
              <w:tab w:val="right" w:leader="dot" w:pos="9062"/>
            </w:tabs>
            <w:rPr>
              <w:rFonts w:asciiTheme="minorHAnsi" w:hAnsiTheme="minorHAnsi"/>
              <w:noProof/>
              <w:lang w:val="en-US"/>
            </w:rPr>
          </w:pPr>
          <w:hyperlink w:anchor="_Toc117242367" w:history="1">
            <w:r w:rsidR="00AC077B" w:rsidRPr="000D7D59">
              <w:rPr>
                <w:rStyle w:val="Hyperlink"/>
                <w:rFonts w:eastAsiaTheme="majorEastAsia" w:cstheme="majorBidi"/>
                <w:noProof/>
                <w:spacing w:val="4"/>
                <w:lang w:val="de-DE"/>
              </w:rPr>
              <w:t>1.2.</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de-DE"/>
              </w:rPr>
              <w:t>Stroke</w:t>
            </w:r>
            <w:r w:rsidR="00AC077B">
              <w:rPr>
                <w:noProof/>
                <w:webHidden/>
              </w:rPr>
              <w:tab/>
            </w:r>
            <w:r w:rsidR="00AC077B">
              <w:rPr>
                <w:noProof/>
                <w:webHidden/>
              </w:rPr>
              <w:fldChar w:fldCharType="begin"/>
            </w:r>
            <w:r w:rsidR="00AC077B">
              <w:rPr>
                <w:noProof/>
                <w:webHidden/>
              </w:rPr>
              <w:instrText xml:space="preserve"> PAGEREF _Toc117242367 \h </w:instrText>
            </w:r>
            <w:r w:rsidR="00AC077B">
              <w:rPr>
                <w:noProof/>
                <w:webHidden/>
              </w:rPr>
            </w:r>
            <w:r w:rsidR="00AC077B">
              <w:rPr>
                <w:noProof/>
                <w:webHidden/>
              </w:rPr>
              <w:fldChar w:fldCharType="separate"/>
            </w:r>
            <w:r w:rsidR="00AC077B">
              <w:rPr>
                <w:noProof/>
                <w:webHidden/>
              </w:rPr>
              <w:t>8</w:t>
            </w:r>
            <w:r w:rsidR="00AC077B">
              <w:rPr>
                <w:noProof/>
                <w:webHidden/>
              </w:rPr>
              <w:fldChar w:fldCharType="end"/>
            </w:r>
          </w:hyperlink>
        </w:p>
        <w:p w14:paraId="27B500FD" w14:textId="0EA54389" w:rsidR="00AC077B" w:rsidRDefault="00012899">
          <w:pPr>
            <w:pStyle w:val="Verzeichnis3"/>
            <w:tabs>
              <w:tab w:val="left" w:pos="1100"/>
              <w:tab w:val="right" w:leader="dot" w:pos="9062"/>
            </w:tabs>
            <w:rPr>
              <w:rFonts w:asciiTheme="minorHAnsi" w:hAnsiTheme="minorHAnsi"/>
              <w:noProof/>
              <w:lang w:val="en-US"/>
            </w:rPr>
          </w:pPr>
          <w:hyperlink w:anchor="_Toc117242368" w:history="1">
            <w:r w:rsidR="00AC077B" w:rsidRPr="000D7D59">
              <w:rPr>
                <w:rStyle w:val="Hyperlink"/>
                <w:rFonts w:eastAsiaTheme="majorEastAsia" w:cstheme="majorBidi"/>
                <w:noProof/>
                <w:spacing w:val="4"/>
              </w:rPr>
              <w:t>1.3.</w:t>
            </w:r>
            <w:r w:rsidR="00AC077B">
              <w:rPr>
                <w:rFonts w:asciiTheme="minorHAnsi" w:hAnsiTheme="minorHAnsi"/>
                <w:noProof/>
                <w:lang w:val="en-US"/>
              </w:rPr>
              <w:tab/>
            </w:r>
            <w:r w:rsidR="00AC077B" w:rsidRPr="000D7D59">
              <w:rPr>
                <w:rStyle w:val="Hyperlink"/>
                <w:rFonts w:eastAsiaTheme="majorEastAsia" w:cstheme="majorBidi"/>
                <w:noProof/>
                <w:spacing w:val="4"/>
              </w:rPr>
              <w:t>Visuospatial Neglect</w:t>
            </w:r>
            <w:r w:rsidR="00AC077B">
              <w:rPr>
                <w:noProof/>
                <w:webHidden/>
              </w:rPr>
              <w:tab/>
            </w:r>
            <w:r w:rsidR="00AC077B">
              <w:rPr>
                <w:noProof/>
                <w:webHidden/>
              </w:rPr>
              <w:fldChar w:fldCharType="begin"/>
            </w:r>
            <w:r w:rsidR="00AC077B">
              <w:rPr>
                <w:noProof/>
                <w:webHidden/>
              </w:rPr>
              <w:instrText xml:space="preserve"> PAGEREF _Toc117242368 \h </w:instrText>
            </w:r>
            <w:r w:rsidR="00AC077B">
              <w:rPr>
                <w:noProof/>
                <w:webHidden/>
              </w:rPr>
            </w:r>
            <w:r w:rsidR="00AC077B">
              <w:rPr>
                <w:noProof/>
                <w:webHidden/>
              </w:rPr>
              <w:fldChar w:fldCharType="separate"/>
            </w:r>
            <w:r w:rsidR="00AC077B">
              <w:rPr>
                <w:noProof/>
                <w:webHidden/>
              </w:rPr>
              <w:t>10</w:t>
            </w:r>
            <w:r w:rsidR="00AC077B">
              <w:rPr>
                <w:noProof/>
                <w:webHidden/>
              </w:rPr>
              <w:fldChar w:fldCharType="end"/>
            </w:r>
          </w:hyperlink>
        </w:p>
        <w:p w14:paraId="65F3A9E6" w14:textId="5B7C9461" w:rsidR="00AC077B" w:rsidRDefault="00012899">
          <w:pPr>
            <w:pStyle w:val="Verzeichnis3"/>
            <w:tabs>
              <w:tab w:val="left" w:pos="1100"/>
              <w:tab w:val="right" w:leader="dot" w:pos="9062"/>
            </w:tabs>
            <w:rPr>
              <w:rFonts w:asciiTheme="minorHAnsi" w:hAnsiTheme="minorHAnsi"/>
              <w:noProof/>
              <w:lang w:val="en-US"/>
            </w:rPr>
          </w:pPr>
          <w:hyperlink w:anchor="_Toc117242369" w:history="1">
            <w:r w:rsidR="00AC077B" w:rsidRPr="000D7D59">
              <w:rPr>
                <w:rStyle w:val="Hyperlink"/>
                <w:rFonts w:eastAsiaTheme="majorEastAsia" w:cstheme="majorBidi"/>
                <w:noProof/>
                <w:spacing w:val="4"/>
              </w:rPr>
              <w:t>1.4.</w:t>
            </w:r>
            <w:r w:rsidR="00AC077B">
              <w:rPr>
                <w:rFonts w:asciiTheme="minorHAnsi" w:hAnsiTheme="minorHAnsi"/>
                <w:noProof/>
                <w:lang w:val="en-US"/>
              </w:rPr>
              <w:tab/>
            </w:r>
            <w:r w:rsidR="00AC077B" w:rsidRPr="000D7D59">
              <w:rPr>
                <w:rStyle w:val="Hyperlink"/>
                <w:rFonts w:eastAsiaTheme="majorEastAsia" w:cstheme="majorBidi"/>
                <w:noProof/>
                <w:spacing w:val="4"/>
              </w:rPr>
              <w:t>Motivation</w:t>
            </w:r>
            <w:r w:rsidR="00AC077B">
              <w:rPr>
                <w:noProof/>
                <w:webHidden/>
              </w:rPr>
              <w:tab/>
            </w:r>
            <w:r w:rsidR="00AC077B">
              <w:rPr>
                <w:noProof/>
                <w:webHidden/>
              </w:rPr>
              <w:fldChar w:fldCharType="begin"/>
            </w:r>
            <w:r w:rsidR="00AC077B">
              <w:rPr>
                <w:noProof/>
                <w:webHidden/>
              </w:rPr>
              <w:instrText xml:space="preserve"> PAGEREF _Toc117242369 \h </w:instrText>
            </w:r>
            <w:r w:rsidR="00AC077B">
              <w:rPr>
                <w:noProof/>
                <w:webHidden/>
              </w:rPr>
            </w:r>
            <w:r w:rsidR="00AC077B">
              <w:rPr>
                <w:noProof/>
                <w:webHidden/>
              </w:rPr>
              <w:fldChar w:fldCharType="separate"/>
            </w:r>
            <w:r w:rsidR="00AC077B">
              <w:rPr>
                <w:noProof/>
                <w:webHidden/>
              </w:rPr>
              <w:t>13</w:t>
            </w:r>
            <w:r w:rsidR="00AC077B">
              <w:rPr>
                <w:noProof/>
                <w:webHidden/>
              </w:rPr>
              <w:fldChar w:fldCharType="end"/>
            </w:r>
          </w:hyperlink>
        </w:p>
        <w:p w14:paraId="4FC9BB0A" w14:textId="00A8E122" w:rsidR="00AC077B" w:rsidRDefault="00012899">
          <w:pPr>
            <w:pStyle w:val="Verzeichnis2"/>
            <w:tabs>
              <w:tab w:val="left" w:pos="660"/>
              <w:tab w:val="right" w:leader="dot" w:pos="9062"/>
            </w:tabs>
            <w:rPr>
              <w:rFonts w:asciiTheme="minorHAnsi" w:hAnsiTheme="minorHAnsi"/>
              <w:noProof/>
              <w:lang w:val="en-US"/>
            </w:rPr>
          </w:pPr>
          <w:hyperlink w:anchor="_Toc117242370" w:history="1">
            <w:r w:rsidR="00AC077B" w:rsidRPr="000D7D59">
              <w:rPr>
                <w:rStyle w:val="Hyperlink"/>
                <w:noProof/>
              </w:rPr>
              <w:t>2.</w:t>
            </w:r>
            <w:r w:rsidR="00AC077B">
              <w:rPr>
                <w:rFonts w:asciiTheme="minorHAnsi" w:hAnsiTheme="minorHAnsi"/>
                <w:noProof/>
                <w:lang w:val="en-US"/>
              </w:rPr>
              <w:tab/>
            </w:r>
            <w:r w:rsidR="00AC077B" w:rsidRPr="000D7D59">
              <w:rPr>
                <w:rStyle w:val="Hyperlink"/>
                <w:noProof/>
              </w:rPr>
              <w:t>Material &amp; Methods</w:t>
            </w:r>
            <w:r w:rsidR="00AC077B">
              <w:rPr>
                <w:noProof/>
                <w:webHidden/>
              </w:rPr>
              <w:tab/>
            </w:r>
            <w:r w:rsidR="00AC077B">
              <w:rPr>
                <w:noProof/>
                <w:webHidden/>
              </w:rPr>
              <w:fldChar w:fldCharType="begin"/>
            </w:r>
            <w:r w:rsidR="00AC077B">
              <w:rPr>
                <w:noProof/>
                <w:webHidden/>
              </w:rPr>
              <w:instrText xml:space="preserve"> PAGEREF _Toc117242370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09194A59" w14:textId="4FEE4C05" w:rsidR="00AC077B" w:rsidRDefault="00012899">
          <w:pPr>
            <w:pStyle w:val="Verzeichnis3"/>
            <w:tabs>
              <w:tab w:val="left" w:pos="1100"/>
              <w:tab w:val="right" w:leader="dot" w:pos="9062"/>
            </w:tabs>
            <w:rPr>
              <w:rFonts w:asciiTheme="minorHAnsi" w:hAnsiTheme="minorHAnsi"/>
              <w:noProof/>
              <w:lang w:val="en-US"/>
            </w:rPr>
          </w:pPr>
          <w:hyperlink w:anchor="_Toc117242371" w:history="1">
            <w:r w:rsidR="00AC077B" w:rsidRPr="000D7D59">
              <w:rPr>
                <w:rStyle w:val="Hyperlink"/>
                <w:noProof/>
              </w:rPr>
              <w:t>2.1.</w:t>
            </w:r>
            <w:r w:rsidR="00AC077B">
              <w:rPr>
                <w:rFonts w:asciiTheme="minorHAnsi" w:hAnsiTheme="minorHAnsi"/>
                <w:noProof/>
                <w:lang w:val="en-US"/>
              </w:rPr>
              <w:tab/>
            </w:r>
            <w:r w:rsidR="00AC077B" w:rsidRPr="000D7D59">
              <w:rPr>
                <w:rStyle w:val="Hyperlink"/>
                <w:noProof/>
              </w:rPr>
              <w:t>Patient Sample</w:t>
            </w:r>
            <w:r w:rsidR="00AC077B">
              <w:rPr>
                <w:noProof/>
                <w:webHidden/>
              </w:rPr>
              <w:tab/>
            </w:r>
            <w:r w:rsidR="00AC077B">
              <w:rPr>
                <w:noProof/>
                <w:webHidden/>
              </w:rPr>
              <w:fldChar w:fldCharType="begin"/>
            </w:r>
            <w:r w:rsidR="00AC077B">
              <w:rPr>
                <w:noProof/>
                <w:webHidden/>
              </w:rPr>
              <w:instrText xml:space="preserve"> PAGEREF _Toc117242371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2A45F866" w14:textId="44A51B4C" w:rsidR="00AC077B" w:rsidRDefault="00012899">
          <w:pPr>
            <w:pStyle w:val="Verzeichnis3"/>
            <w:tabs>
              <w:tab w:val="left" w:pos="1100"/>
              <w:tab w:val="right" w:leader="dot" w:pos="9062"/>
            </w:tabs>
            <w:rPr>
              <w:rFonts w:asciiTheme="minorHAnsi" w:hAnsiTheme="minorHAnsi"/>
              <w:noProof/>
              <w:lang w:val="en-US"/>
            </w:rPr>
          </w:pPr>
          <w:hyperlink w:anchor="_Toc117242372" w:history="1">
            <w:r w:rsidR="00AC077B" w:rsidRPr="000D7D59">
              <w:rPr>
                <w:rStyle w:val="Hyperlink"/>
                <w:noProof/>
              </w:rPr>
              <w:t>2.2.</w:t>
            </w:r>
            <w:r w:rsidR="00AC077B">
              <w:rPr>
                <w:rFonts w:asciiTheme="minorHAnsi" w:hAnsiTheme="minorHAnsi"/>
                <w:noProof/>
                <w:lang w:val="en-US"/>
              </w:rPr>
              <w:tab/>
            </w:r>
            <w:r w:rsidR="00AC077B" w:rsidRPr="000D7D59">
              <w:rPr>
                <w:rStyle w:val="Hyperlink"/>
                <w:noProof/>
              </w:rPr>
              <w:t>Behavioural Data</w:t>
            </w:r>
            <w:r w:rsidR="00AC077B">
              <w:rPr>
                <w:noProof/>
                <w:webHidden/>
              </w:rPr>
              <w:tab/>
            </w:r>
            <w:r w:rsidR="00AC077B">
              <w:rPr>
                <w:noProof/>
                <w:webHidden/>
              </w:rPr>
              <w:fldChar w:fldCharType="begin"/>
            </w:r>
            <w:r w:rsidR="00AC077B">
              <w:rPr>
                <w:noProof/>
                <w:webHidden/>
              </w:rPr>
              <w:instrText xml:space="preserve"> PAGEREF _Toc117242372 \h </w:instrText>
            </w:r>
            <w:r w:rsidR="00AC077B">
              <w:rPr>
                <w:noProof/>
                <w:webHidden/>
              </w:rPr>
            </w:r>
            <w:r w:rsidR="00AC077B">
              <w:rPr>
                <w:noProof/>
                <w:webHidden/>
              </w:rPr>
              <w:fldChar w:fldCharType="separate"/>
            </w:r>
            <w:r w:rsidR="00AC077B">
              <w:rPr>
                <w:noProof/>
                <w:webHidden/>
              </w:rPr>
              <w:t>16</w:t>
            </w:r>
            <w:r w:rsidR="00AC077B">
              <w:rPr>
                <w:noProof/>
                <w:webHidden/>
              </w:rPr>
              <w:fldChar w:fldCharType="end"/>
            </w:r>
          </w:hyperlink>
        </w:p>
        <w:p w14:paraId="59572025" w14:textId="61E71E96" w:rsidR="00AC077B" w:rsidRDefault="00012899">
          <w:pPr>
            <w:pStyle w:val="Verzeichnis3"/>
            <w:tabs>
              <w:tab w:val="left" w:pos="1100"/>
              <w:tab w:val="right" w:leader="dot" w:pos="9062"/>
            </w:tabs>
            <w:rPr>
              <w:rFonts w:asciiTheme="minorHAnsi" w:hAnsiTheme="minorHAnsi"/>
              <w:noProof/>
              <w:lang w:val="en-US"/>
            </w:rPr>
          </w:pPr>
          <w:hyperlink w:anchor="_Toc117242373" w:history="1">
            <w:r w:rsidR="00AC077B" w:rsidRPr="000D7D59">
              <w:rPr>
                <w:rStyle w:val="Hyperlink"/>
                <w:noProof/>
              </w:rPr>
              <w:t>2.3.</w:t>
            </w:r>
            <w:r w:rsidR="00AC077B">
              <w:rPr>
                <w:rFonts w:asciiTheme="minorHAnsi" w:hAnsiTheme="minorHAnsi"/>
                <w:noProof/>
                <w:lang w:val="en-US"/>
              </w:rPr>
              <w:tab/>
            </w:r>
            <w:r w:rsidR="00AC077B" w:rsidRPr="000D7D59">
              <w:rPr>
                <w:rStyle w:val="Hyperlink"/>
                <w:noProof/>
              </w:rPr>
              <w:t>Neuroimaging Data</w:t>
            </w:r>
            <w:r w:rsidR="00AC077B">
              <w:rPr>
                <w:noProof/>
                <w:webHidden/>
              </w:rPr>
              <w:tab/>
            </w:r>
            <w:r w:rsidR="00AC077B">
              <w:rPr>
                <w:noProof/>
                <w:webHidden/>
              </w:rPr>
              <w:fldChar w:fldCharType="begin"/>
            </w:r>
            <w:r w:rsidR="00AC077B">
              <w:rPr>
                <w:noProof/>
                <w:webHidden/>
              </w:rPr>
              <w:instrText xml:space="preserve"> PAGEREF _Toc117242373 \h </w:instrText>
            </w:r>
            <w:r w:rsidR="00AC077B">
              <w:rPr>
                <w:noProof/>
                <w:webHidden/>
              </w:rPr>
            </w:r>
            <w:r w:rsidR="00AC077B">
              <w:rPr>
                <w:noProof/>
                <w:webHidden/>
              </w:rPr>
              <w:fldChar w:fldCharType="separate"/>
            </w:r>
            <w:r w:rsidR="00AC077B">
              <w:rPr>
                <w:noProof/>
                <w:webHidden/>
              </w:rPr>
              <w:t>17</w:t>
            </w:r>
            <w:r w:rsidR="00AC077B">
              <w:rPr>
                <w:noProof/>
                <w:webHidden/>
              </w:rPr>
              <w:fldChar w:fldCharType="end"/>
            </w:r>
          </w:hyperlink>
        </w:p>
        <w:p w14:paraId="7E790307" w14:textId="4E95BBA3" w:rsidR="00AC077B" w:rsidRDefault="00012899">
          <w:pPr>
            <w:pStyle w:val="Verzeichnis2"/>
            <w:tabs>
              <w:tab w:val="left" w:pos="660"/>
              <w:tab w:val="right" w:leader="dot" w:pos="9062"/>
            </w:tabs>
            <w:rPr>
              <w:rFonts w:asciiTheme="minorHAnsi" w:hAnsiTheme="minorHAnsi"/>
              <w:noProof/>
              <w:lang w:val="en-US"/>
            </w:rPr>
          </w:pPr>
          <w:hyperlink w:anchor="_Toc117242374" w:history="1">
            <w:r w:rsidR="00AC077B" w:rsidRPr="000D7D59">
              <w:rPr>
                <w:rStyle w:val="Hyperlink"/>
                <w:noProof/>
              </w:rPr>
              <w:t>3.</w:t>
            </w:r>
            <w:r w:rsidR="00AC077B">
              <w:rPr>
                <w:rFonts w:asciiTheme="minorHAnsi" w:hAnsiTheme="minorHAnsi"/>
                <w:noProof/>
                <w:lang w:val="en-US"/>
              </w:rPr>
              <w:tab/>
            </w:r>
            <w:r w:rsidR="00AC077B" w:rsidRPr="000D7D59">
              <w:rPr>
                <w:rStyle w:val="Hyperlink"/>
                <w:noProof/>
              </w:rPr>
              <w:t>Data Analysis</w:t>
            </w:r>
            <w:r w:rsidR="00AC077B">
              <w:rPr>
                <w:noProof/>
                <w:webHidden/>
              </w:rPr>
              <w:tab/>
            </w:r>
            <w:r w:rsidR="00AC077B">
              <w:rPr>
                <w:noProof/>
                <w:webHidden/>
              </w:rPr>
              <w:fldChar w:fldCharType="begin"/>
            </w:r>
            <w:r w:rsidR="00AC077B">
              <w:rPr>
                <w:noProof/>
                <w:webHidden/>
              </w:rPr>
              <w:instrText xml:space="preserve"> PAGEREF _Toc117242374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037630B6" w14:textId="514E7058" w:rsidR="00AC077B" w:rsidRDefault="00012899">
          <w:pPr>
            <w:pStyle w:val="Verzeichnis3"/>
            <w:tabs>
              <w:tab w:val="left" w:pos="1100"/>
              <w:tab w:val="right" w:leader="dot" w:pos="9062"/>
            </w:tabs>
            <w:rPr>
              <w:rFonts w:asciiTheme="minorHAnsi" w:hAnsiTheme="minorHAnsi"/>
              <w:noProof/>
              <w:lang w:val="en-US"/>
            </w:rPr>
          </w:pPr>
          <w:hyperlink w:anchor="_Toc117242375" w:history="1">
            <w:r w:rsidR="00AC077B" w:rsidRPr="000D7D59">
              <w:rPr>
                <w:rStyle w:val="Hyperlink"/>
                <w:noProof/>
              </w:rPr>
              <w:t>3.1.</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_Toc117242375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683771AF" w14:textId="743C3143" w:rsidR="00AC077B" w:rsidRDefault="00012899">
          <w:pPr>
            <w:pStyle w:val="Verzeichnis3"/>
            <w:tabs>
              <w:tab w:val="left" w:pos="1100"/>
              <w:tab w:val="right" w:leader="dot" w:pos="9062"/>
            </w:tabs>
            <w:rPr>
              <w:rFonts w:asciiTheme="minorHAnsi" w:hAnsiTheme="minorHAnsi"/>
              <w:noProof/>
              <w:lang w:val="en-US"/>
            </w:rPr>
          </w:pPr>
          <w:hyperlink w:anchor="_Toc117242376" w:history="1">
            <w:r w:rsidR="00AC077B" w:rsidRPr="000D7D59">
              <w:rPr>
                <w:rStyle w:val="Hyperlink"/>
                <w:noProof/>
                <w:lang w:val="de-DE"/>
              </w:rPr>
              <w:t>3.2.</w:t>
            </w:r>
            <w:r w:rsidR="00AC077B">
              <w:rPr>
                <w:rFonts w:asciiTheme="minorHAnsi" w:hAnsiTheme="minorHAnsi"/>
                <w:noProof/>
                <w:lang w:val="en-US"/>
              </w:rPr>
              <w:tab/>
            </w:r>
            <w:r w:rsidR="00AC077B" w:rsidRPr="000D7D59">
              <w:rPr>
                <w:rStyle w:val="Hyperlink"/>
                <w:noProof/>
                <w:lang w:val="de-DE"/>
              </w:rPr>
              <w:t>Whole-Brain Disconnectivity</w:t>
            </w:r>
            <w:r w:rsidR="00AC077B">
              <w:rPr>
                <w:noProof/>
                <w:webHidden/>
              </w:rPr>
              <w:tab/>
            </w:r>
            <w:r w:rsidR="00AC077B">
              <w:rPr>
                <w:noProof/>
                <w:webHidden/>
              </w:rPr>
              <w:fldChar w:fldCharType="begin"/>
            </w:r>
            <w:r w:rsidR="00AC077B">
              <w:rPr>
                <w:noProof/>
                <w:webHidden/>
              </w:rPr>
              <w:instrText xml:space="preserve"> PAGEREF _Toc117242376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32112FED" w14:textId="63940173" w:rsidR="00AC077B" w:rsidRDefault="00012899">
          <w:pPr>
            <w:pStyle w:val="Verzeichnis3"/>
            <w:tabs>
              <w:tab w:val="left" w:pos="1100"/>
              <w:tab w:val="right" w:leader="dot" w:pos="9062"/>
            </w:tabs>
            <w:rPr>
              <w:rFonts w:asciiTheme="minorHAnsi" w:hAnsiTheme="minorHAnsi"/>
              <w:noProof/>
              <w:lang w:val="en-US"/>
            </w:rPr>
          </w:pPr>
          <w:hyperlink w:anchor="_Toc117242377" w:history="1">
            <w:r w:rsidR="00AC077B" w:rsidRPr="000D7D59">
              <w:rPr>
                <w:rStyle w:val="Hyperlink"/>
                <w:noProof/>
                <w:lang w:val="de-DE"/>
              </w:rPr>
              <w:t>3.3.</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_Toc117242377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58685968" w14:textId="03B23F97" w:rsidR="00AC077B" w:rsidRDefault="00012899">
          <w:pPr>
            <w:pStyle w:val="Verzeichnis3"/>
            <w:tabs>
              <w:tab w:val="left" w:pos="1100"/>
              <w:tab w:val="right" w:leader="dot" w:pos="9062"/>
            </w:tabs>
            <w:rPr>
              <w:rFonts w:asciiTheme="minorHAnsi" w:hAnsiTheme="minorHAnsi"/>
              <w:noProof/>
              <w:lang w:val="en-US"/>
            </w:rPr>
          </w:pPr>
          <w:hyperlink w:anchor="_Toc117242378" w:history="1">
            <w:r w:rsidR="00AC077B" w:rsidRPr="000D7D59">
              <w:rPr>
                <w:rStyle w:val="Hyperlink"/>
                <w:noProof/>
              </w:rPr>
              <w:t>3.4.</w:t>
            </w:r>
            <w:r w:rsidR="00AC077B">
              <w:rPr>
                <w:rFonts w:asciiTheme="minorHAnsi" w:hAnsiTheme="minorHAnsi"/>
                <w:noProof/>
                <w:lang w:val="en-US"/>
              </w:rPr>
              <w:tab/>
            </w:r>
            <w:r w:rsidR="00AC077B" w:rsidRPr="000D7D59">
              <w:rPr>
                <w:rStyle w:val="Hyperlink"/>
                <w:noProof/>
              </w:rPr>
              <w:t>Prediction of Patient Status</w:t>
            </w:r>
            <w:r w:rsidR="00AC077B">
              <w:rPr>
                <w:noProof/>
                <w:webHidden/>
              </w:rPr>
              <w:tab/>
            </w:r>
            <w:r w:rsidR="00AC077B">
              <w:rPr>
                <w:noProof/>
                <w:webHidden/>
              </w:rPr>
              <w:fldChar w:fldCharType="begin"/>
            </w:r>
            <w:r w:rsidR="00AC077B">
              <w:rPr>
                <w:noProof/>
                <w:webHidden/>
              </w:rPr>
              <w:instrText xml:space="preserve"> PAGEREF _Toc117242378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363AE178" w14:textId="5431EAAB" w:rsidR="00AC077B" w:rsidRDefault="00012899">
          <w:pPr>
            <w:pStyle w:val="Verzeichnis2"/>
            <w:tabs>
              <w:tab w:val="left" w:pos="660"/>
              <w:tab w:val="right" w:leader="dot" w:pos="9062"/>
            </w:tabs>
            <w:rPr>
              <w:rFonts w:asciiTheme="minorHAnsi" w:hAnsiTheme="minorHAnsi"/>
              <w:noProof/>
              <w:lang w:val="en-US"/>
            </w:rPr>
          </w:pPr>
          <w:hyperlink w:anchor="_Toc117242379" w:history="1">
            <w:r w:rsidR="00AC077B" w:rsidRPr="000D7D59">
              <w:rPr>
                <w:rStyle w:val="Hyperlink"/>
                <w:noProof/>
              </w:rPr>
              <w:t>4.</w:t>
            </w:r>
            <w:r w:rsidR="00AC077B">
              <w:rPr>
                <w:rFonts w:asciiTheme="minorHAnsi" w:hAnsiTheme="minorHAnsi"/>
                <w:noProof/>
                <w:lang w:val="en-US"/>
              </w:rPr>
              <w:tab/>
            </w:r>
            <w:r w:rsidR="00AC077B" w:rsidRPr="000D7D59">
              <w:rPr>
                <w:rStyle w:val="Hyperlink"/>
                <w:noProof/>
              </w:rPr>
              <w:t>Results</w:t>
            </w:r>
            <w:r w:rsidR="00AC077B">
              <w:rPr>
                <w:noProof/>
                <w:webHidden/>
              </w:rPr>
              <w:tab/>
            </w:r>
            <w:r w:rsidR="00AC077B">
              <w:rPr>
                <w:noProof/>
                <w:webHidden/>
              </w:rPr>
              <w:fldChar w:fldCharType="begin"/>
            </w:r>
            <w:r w:rsidR="00AC077B">
              <w:rPr>
                <w:noProof/>
                <w:webHidden/>
              </w:rPr>
              <w:instrText xml:space="preserve"> PAGEREF _Toc117242379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0BE887A6" w14:textId="6054238A" w:rsidR="00AC077B" w:rsidRDefault="00012899">
          <w:pPr>
            <w:pStyle w:val="Verzeichnis3"/>
            <w:tabs>
              <w:tab w:val="left" w:pos="1100"/>
              <w:tab w:val="right" w:leader="dot" w:pos="9062"/>
            </w:tabs>
            <w:rPr>
              <w:rFonts w:asciiTheme="minorHAnsi" w:hAnsiTheme="minorHAnsi"/>
              <w:noProof/>
              <w:lang w:val="en-US"/>
            </w:rPr>
          </w:pPr>
          <w:hyperlink w:anchor="_Toc117242380" w:history="1">
            <w:r w:rsidR="00AC077B" w:rsidRPr="000D7D59">
              <w:rPr>
                <w:rStyle w:val="Hyperlink"/>
                <w:noProof/>
                <w:lang w:val="en-US"/>
              </w:rPr>
              <w:t>4.1.</w:t>
            </w:r>
            <w:r w:rsidR="00AC077B">
              <w:rPr>
                <w:rFonts w:asciiTheme="minorHAnsi" w:hAnsiTheme="minorHAnsi"/>
                <w:noProof/>
                <w:lang w:val="en-US"/>
              </w:rPr>
              <w:tab/>
            </w:r>
            <w:r w:rsidR="00AC077B" w:rsidRPr="000D7D59">
              <w:rPr>
                <w:rStyle w:val="Hyperlink"/>
                <w:noProof/>
                <w:lang w:val="en-US"/>
              </w:rPr>
              <w:t>Clinical and Demographic Data</w:t>
            </w:r>
            <w:r w:rsidR="00AC077B">
              <w:rPr>
                <w:noProof/>
                <w:webHidden/>
              </w:rPr>
              <w:tab/>
            </w:r>
            <w:r w:rsidR="00AC077B">
              <w:rPr>
                <w:noProof/>
                <w:webHidden/>
              </w:rPr>
              <w:fldChar w:fldCharType="begin"/>
            </w:r>
            <w:r w:rsidR="00AC077B">
              <w:rPr>
                <w:noProof/>
                <w:webHidden/>
              </w:rPr>
              <w:instrText xml:space="preserve"> PAGEREF _Toc117242380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72A8909E" w14:textId="0B6A30EA" w:rsidR="00AC077B" w:rsidRDefault="00012899">
          <w:pPr>
            <w:pStyle w:val="Verzeichnis3"/>
            <w:tabs>
              <w:tab w:val="left" w:pos="1100"/>
              <w:tab w:val="right" w:leader="dot" w:pos="9062"/>
            </w:tabs>
            <w:rPr>
              <w:rFonts w:asciiTheme="minorHAnsi" w:hAnsiTheme="minorHAnsi"/>
              <w:noProof/>
              <w:lang w:val="en-US"/>
            </w:rPr>
          </w:pPr>
          <w:hyperlink w:anchor="_Toc117242381" w:history="1">
            <w:r w:rsidR="00AC077B" w:rsidRPr="000D7D59">
              <w:rPr>
                <w:rStyle w:val="Hyperlink"/>
                <w:noProof/>
              </w:rPr>
              <w:t>4.2.</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_Toc117242381 \h </w:instrText>
            </w:r>
            <w:r w:rsidR="00AC077B">
              <w:rPr>
                <w:noProof/>
                <w:webHidden/>
              </w:rPr>
            </w:r>
            <w:r w:rsidR="00AC077B">
              <w:rPr>
                <w:noProof/>
                <w:webHidden/>
              </w:rPr>
              <w:fldChar w:fldCharType="separate"/>
            </w:r>
            <w:r w:rsidR="00AC077B">
              <w:rPr>
                <w:noProof/>
                <w:webHidden/>
              </w:rPr>
              <w:t>23</w:t>
            </w:r>
            <w:r w:rsidR="00AC077B">
              <w:rPr>
                <w:noProof/>
                <w:webHidden/>
              </w:rPr>
              <w:fldChar w:fldCharType="end"/>
            </w:r>
          </w:hyperlink>
        </w:p>
        <w:p w14:paraId="47C0E8C5" w14:textId="034BD717" w:rsidR="00AC077B" w:rsidRDefault="00012899">
          <w:pPr>
            <w:pStyle w:val="Verzeichnis3"/>
            <w:tabs>
              <w:tab w:val="left" w:pos="1100"/>
              <w:tab w:val="right" w:leader="dot" w:pos="9062"/>
            </w:tabs>
            <w:rPr>
              <w:rFonts w:asciiTheme="minorHAnsi" w:hAnsiTheme="minorHAnsi"/>
              <w:noProof/>
              <w:lang w:val="en-US"/>
            </w:rPr>
          </w:pPr>
          <w:hyperlink w:anchor="_Toc117242382" w:history="1">
            <w:r w:rsidR="00AC077B" w:rsidRPr="000D7D59">
              <w:rPr>
                <w:rStyle w:val="Hyperlink"/>
                <w:noProof/>
                <w:lang w:val="de-DE"/>
              </w:rPr>
              <w:t>4.3.</w:t>
            </w:r>
            <w:r w:rsidR="00AC077B">
              <w:rPr>
                <w:rFonts w:asciiTheme="minorHAnsi" w:hAnsiTheme="minorHAnsi"/>
                <w:noProof/>
                <w:lang w:val="en-US"/>
              </w:rPr>
              <w:tab/>
            </w:r>
            <w:r w:rsidR="00AC077B" w:rsidRPr="000D7D59">
              <w:rPr>
                <w:rStyle w:val="Hyperlink"/>
                <w:noProof/>
                <w:lang w:val="de-DE"/>
              </w:rPr>
              <w:t>Whole-Brain Disconnectivity Mapping</w:t>
            </w:r>
            <w:r w:rsidR="00AC077B">
              <w:rPr>
                <w:noProof/>
                <w:webHidden/>
              </w:rPr>
              <w:tab/>
            </w:r>
            <w:r w:rsidR="00AC077B">
              <w:rPr>
                <w:noProof/>
                <w:webHidden/>
              </w:rPr>
              <w:fldChar w:fldCharType="begin"/>
            </w:r>
            <w:r w:rsidR="00AC077B">
              <w:rPr>
                <w:noProof/>
                <w:webHidden/>
              </w:rPr>
              <w:instrText xml:space="preserve"> PAGEREF _Toc117242382 \h </w:instrText>
            </w:r>
            <w:r w:rsidR="00AC077B">
              <w:rPr>
                <w:noProof/>
                <w:webHidden/>
              </w:rPr>
            </w:r>
            <w:r w:rsidR="00AC077B">
              <w:rPr>
                <w:noProof/>
                <w:webHidden/>
              </w:rPr>
              <w:fldChar w:fldCharType="separate"/>
            </w:r>
            <w:r w:rsidR="00AC077B">
              <w:rPr>
                <w:noProof/>
                <w:webHidden/>
              </w:rPr>
              <w:t>24</w:t>
            </w:r>
            <w:r w:rsidR="00AC077B">
              <w:rPr>
                <w:noProof/>
                <w:webHidden/>
              </w:rPr>
              <w:fldChar w:fldCharType="end"/>
            </w:r>
          </w:hyperlink>
        </w:p>
        <w:p w14:paraId="4EAEB2A5" w14:textId="4DF44204" w:rsidR="00AC077B" w:rsidRDefault="00012899">
          <w:pPr>
            <w:pStyle w:val="Verzeichnis3"/>
            <w:tabs>
              <w:tab w:val="left" w:pos="1100"/>
              <w:tab w:val="right" w:leader="dot" w:pos="9062"/>
            </w:tabs>
            <w:rPr>
              <w:rFonts w:asciiTheme="minorHAnsi" w:hAnsiTheme="minorHAnsi"/>
              <w:noProof/>
              <w:lang w:val="en-US"/>
            </w:rPr>
          </w:pPr>
          <w:hyperlink w:anchor="_Toc117242383" w:history="1">
            <w:r w:rsidR="00AC077B" w:rsidRPr="000D7D59">
              <w:rPr>
                <w:rStyle w:val="Hyperlink"/>
                <w:noProof/>
                <w:lang w:val="de-DE"/>
              </w:rPr>
              <w:t>4.4.</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_Toc117242383 \h </w:instrText>
            </w:r>
            <w:r w:rsidR="00AC077B">
              <w:rPr>
                <w:noProof/>
                <w:webHidden/>
              </w:rPr>
            </w:r>
            <w:r w:rsidR="00AC077B">
              <w:rPr>
                <w:noProof/>
                <w:webHidden/>
              </w:rPr>
              <w:fldChar w:fldCharType="separate"/>
            </w:r>
            <w:r w:rsidR="00AC077B">
              <w:rPr>
                <w:noProof/>
                <w:webHidden/>
              </w:rPr>
              <w:t>25</w:t>
            </w:r>
            <w:r w:rsidR="00AC077B">
              <w:rPr>
                <w:noProof/>
                <w:webHidden/>
              </w:rPr>
              <w:fldChar w:fldCharType="end"/>
            </w:r>
          </w:hyperlink>
        </w:p>
        <w:p w14:paraId="1F083F0E" w14:textId="73990417" w:rsidR="00AC077B" w:rsidRDefault="00012899">
          <w:pPr>
            <w:pStyle w:val="Verzeichnis3"/>
            <w:tabs>
              <w:tab w:val="left" w:pos="1100"/>
              <w:tab w:val="right" w:leader="dot" w:pos="9062"/>
            </w:tabs>
            <w:rPr>
              <w:rFonts w:asciiTheme="minorHAnsi" w:hAnsiTheme="minorHAnsi"/>
              <w:noProof/>
              <w:lang w:val="en-US"/>
            </w:rPr>
          </w:pPr>
          <w:hyperlink w:anchor="_Toc117242384" w:history="1">
            <w:r w:rsidR="00AC077B" w:rsidRPr="000D7D59">
              <w:rPr>
                <w:rStyle w:val="Hyperlink"/>
                <w:noProof/>
                <w:lang w:val="en-US"/>
              </w:rPr>
              <w:t>4.5.</w:t>
            </w:r>
            <w:r w:rsidR="00AC077B">
              <w:rPr>
                <w:rFonts w:asciiTheme="minorHAnsi" w:hAnsiTheme="minorHAnsi"/>
                <w:noProof/>
                <w:lang w:val="en-US"/>
              </w:rPr>
              <w:tab/>
            </w:r>
            <w:r w:rsidR="00AC077B" w:rsidRPr="000D7D59">
              <w:rPr>
                <w:rStyle w:val="Hyperlink"/>
                <w:noProof/>
                <w:lang w:val="en-US"/>
              </w:rPr>
              <w:t>Prediction of Patient Status</w:t>
            </w:r>
            <w:r w:rsidR="00AC077B">
              <w:rPr>
                <w:noProof/>
                <w:webHidden/>
              </w:rPr>
              <w:tab/>
            </w:r>
            <w:r w:rsidR="00AC077B">
              <w:rPr>
                <w:noProof/>
                <w:webHidden/>
              </w:rPr>
              <w:fldChar w:fldCharType="begin"/>
            </w:r>
            <w:r w:rsidR="00AC077B">
              <w:rPr>
                <w:noProof/>
                <w:webHidden/>
              </w:rPr>
              <w:instrText xml:space="preserve"> PAGEREF _Toc117242384 \h </w:instrText>
            </w:r>
            <w:r w:rsidR="00AC077B">
              <w:rPr>
                <w:noProof/>
                <w:webHidden/>
              </w:rPr>
            </w:r>
            <w:r w:rsidR="00AC077B">
              <w:rPr>
                <w:noProof/>
                <w:webHidden/>
              </w:rPr>
              <w:fldChar w:fldCharType="separate"/>
            </w:r>
            <w:r w:rsidR="00AC077B">
              <w:rPr>
                <w:noProof/>
                <w:webHidden/>
              </w:rPr>
              <w:t>28</w:t>
            </w:r>
            <w:r w:rsidR="00AC077B">
              <w:rPr>
                <w:noProof/>
                <w:webHidden/>
              </w:rPr>
              <w:fldChar w:fldCharType="end"/>
            </w:r>
          </w:hyperlink>
        </w:p>
        <w:p w14:paraId="1A67D122" w14:textId="75B5EA72" w:rsidR="00AC077B" w:rsidRDefault="00012899">
          <w:pPr>
            <w:pStyle w:val="Verzeichnis2"/>
            <w:tabs>
              <w:tab w:val="left" w:pos="660"/>
              <w:tab w:val="right" w:leader="dot" w:pos="9062"/>
            </w:tabs>
            <w:rPr>
              <w:rFonts w:asciiTheme="minorHAnsi" w:hAnsiTheme="minorHAnsi"/>
              <w:noProof/>
              <w:lang w:val="en-US"/>
            </w:rPr>
          </w:pPr>
          <w:hyperlink w:anchor="_Toc117242385" w:history="1">
            <w:r w:rsidR="00AC077B" w:rsidRPr="000D7D59">
              <w:rPr>
                <w:rStyle w:val="Hyperlink"/>
                <w:noProof/>
              </w:rPr>
              <w:t>5.</w:t>
            </w:r>
            <w:r w:rsidR="00AC077B">
              <w:rPr>
                <w:rFonts w:asciiTheme="minorHAnsi" w:hAnsiTheme="minorHAnsi"/>
                <w:noProof/>
                <w:lang w:val="en-US"/>
              </w:rPr>
              <w:tab/>
            </w:r>
            <w:r w:rsidR="00AC077B" w:rsidRPr="000D7D59">
              <w:rPr>
                <w:rStyle w:val="Hyperlink"/>
                <w:noProof/>
              </w:rPr>
              <w:t>Discussion</w:t>
            </w:r>
            <w:r w:rsidR="00AC077B">
              <w:rPr>
                <w:noProof/>
                <w:webHidden/>
              </w:rPr>
              <w:tab/>
            </w:r>
            <w:r w:rsidR="00AC077B">
              <w:rPr>
                <w:noProof/>
                <w:webHidden/>
              </w:rPr>
              <w:fldChar w:fldCharType="begin"/>
            </w:r>
            <w:r w:rsidR="00AC077B">
              <w:rPr>
                <w:noProof/>
                <w:webHidden/>
              </w:rPr>
              <w:instrText xml:space="preserve"> PAGEREF _Toc117242385 \h </w:instrText>
            </w:r>
            <w:r w:rsidR="00AC077B">
              <w:rPr>
                <w:noProof/>
                <w:webHidden/>
              </w:rPr>
            </w:r>
            <w:r w:rsidR="00AC077B">
              <w:rPr>
                <w:noProof/>
                <w:webHidden/>
              </w:rPr>
              <w:fldChar w:fldCharType="separate"/>
            </w:r>
            <w:r w:rsidR="00AC077B">
              <w:rPr>
                <w:noProof/>
                <w:webHidden/>
              </w:rPr>
              <w:t>29</w:t>
            </w:r>
            <w:r w:rsidR="00AC077B">
              <w:rPr>
                <w:noProof/>
                <w:webHidden/>
              </w:rPr>
              <w:fldChar w:fldCharType="end"/>
            </w:r>
          </w:hyperlink>
        </w:p>
        <w:p w14:paraId="1BCEBF0D" w14:textId="7EAB23E3" w:rsidR="00AC077B" w:rsidRDefault="00012899">
          <w:pPr>
            <w:pStyle w:val="Verzeichnis2"/>
            <w:tabs>
              <w:tab w:val="left" w:pos="660"/>
              <w:tab w:val="right" w:leader="dot" w:pos="9062"/>
            </w:tabs>
            <w:rPr>
              <w:rFonts w:asciiTheme="minorHAnsi" w:hAnsiTheme="minorHAnsi"/>
              <w:noProof/>
              <w:lang w:val="en-US"/>
            </w:rPr>
          </w:pPr>
          <w:hyperlink w:anchor="_Toc117242386" w:history="1">
            <w:r w:rsidR="00AC077B" w:rsidRPr="000D7D59">
              <w:rPr>
                <w:rStyle w:val="Hyperlink"/>
                <w:noProof/>
              </w:rPr>
              <w:t>6.</w:t>
            </w:r>
            <w:r w:rsidR="00AC077B">
              <w:rPr>
                <w:rFonts w:asciiTheme="minorHAnsi" w:hAnsiTheme="minorHAnsi"/>
                <w:noProof/>
                <w:lang w:val="en-US"/>
              </w:rPr>
              <w:tab/>
            </w:r>
            <w:r w:rsidR="00AC077B" w:rsidRPr="000D7D59">
              <w:rPr>
                <w:rStyle w:val="Hyperlink"/>
                <w:noProof/>
              </w:rPr>
              <w:t>Conclusion</w:t>
            </w:r>
            <w:r w:rsidR="00AC077B">
              <w:rPr>
                <w:noProof/>
                <w:webHidden/>
              </w:rPr>
              <w:tab/>
            </w:r>
            <w:r w:rsidR="00AC077B">
              <w:rPr>
                <w:noProof/>
                <w:webHidden/>
              </w:rPr>
              <w:fldChar w:fldCharType="begin"/>
            </w:r>
            <w:r w:rsidR="00AC077B">
              <w:rPr>
                <w:noProof/>
                <w:webHidden/>
              </w:rPr>
              <w:instrText xml:space="preserve"> PAGEREF _Toc117242386 \h </w:instrText>
            </w:r>
            <w:r w:rsidR="00AC077B">
              <w:rPr>
                <w:noProof/>
                <w:webHidden/>
              </w:rPr>
            </w:r>
            <w:r w:rsidR="00AC077B">
              <w:rPr>
                <w:noProof/>
                <w:webHidden/>
              </w:rPr>
              <w:fldChar w:fldCharType="separate"/>
            </w:r>
            <w:r w:rsidR="00AC077B">
              <w:rPr>
                <w:noProof/>
                <w:webHidden/>
              </w:rPr>
              <w:t>36</w:t>
            </w:r>
            <w:r w:rsidR="00AC077B">
              <w:rPr>
                <w:noProof/>
                <w:webHidden/>
              </w:rPr>
              <w:fldChar w:fldCharType="end"/>
            </w:r>
          </w:hyperlink>
        </w:p>
        <w:p w14:paraId="658403F4" w14:textId="5F71FAD5" w:rsidR="00AC077B" w:rsidRDefault="00012899">
          <w:pPr>
            <w:pStyle w:val="Verzeichnis2"/>
            <w:tabs>
              <w:tab w:val="right" w:leader="dot" w:pos="9062"/>
            </w:tabs>
            <w:rPr>
              <w:rFonts w:asciiTheme="minorHAnsi" w:hAnsiTheme="minorHAnsi"/>
              <w:noProof/>
              <w:lang w:val="en-US"/>
            </w:rPr>
          </w:pPr>
          <w:hyperlink w:anchor="_Toc117242387" w:history="1">
            <w:r w:rsidR="00AC077B" w:rsidRPr="000D7D59">
              <w:rPr>
                <w:rStyle w:val="Hyperlink"/>
                <w:noProof/>
              </w:rPr>
              <w:t>References</w:t>
            </w:r>
            <w:r w:rsidR="00AC077B">
              <w:rPr>
                <w:noProof/>
                <w:webHidden/>
              </w:rPr>
              <w:tab/>
            </w:r>
            <w:r w:rsidR="00AC077B">
              <w:rPr>
                <w:noProof/>
                <w:webHidden/>
              </w:rPr>
              <w:fldChar w:fldCharType="begin"/>
            </w:r>
            <w:r w:rsidR="00AC077B">
              <w:rPr>
                <w:noProof/>
                <w:webHidden/>
              </w:rPr>
              <w:instrText xml:space="preserve"> PAGEREF _Toc117242387 \h </w:instrText>
            </w:r>
            <w:r w:rsidR="00AC077B">
              <w:rPr>
                <w:noProof/>
                <w:webHidden/>
              </w:rPr>
            </w:r>
            <w:r w:rsidR="00AC077B">
              <w:rPr>
                <w:noProof/>
                <w:webHidden/>
              </w:rPr>
              <w:fldChar w:fldCharType="separate"/>
            </w:r>
            <w:r w:rsidR="00AC077B">
              <w:rPr>
                <w:noProof/>
                <w:webHidden/>
              </w:rPr>
              <w:t>37</w:t>
            </w:r>
            <w:r w:rsidR="00AC077B">
              <w:rPr>
                <w:noProof/>
                <w:webHidden/>
              </w:rPr>
              <w:fldChar w:fldCharType="end"/>
            </w:r>
          </w:hyperlink>
        </w:p>
        <w:p w14:paraId="14988441" w14:textId="4DEA6D0E" w:rsidR="00AC077B" w:rsidRDefault="00012899">
          <w:pPr>
            <w:pStyle w:val="Verzeichnis2"/>
            <w:tabs>
              <w:tab w:val="right" w:leader="dot" w:pos="9062"/>
            </w:tabs>
            <w:rPr>
              <w:rFonts w:asciiTheme="minorHAnsi" w:hAnsiTheme="minorHAnsi"/>
              <w:noProof/>
              <w:lang w:val="en-US"/>
            </w:rPr>
          </w:pPr>
          <w:hyperlink w:anchor="_Toc117242388" w:history="1">
            <w:r w:rsidR="00AC077B" w:rsidRPr="000D7D59">
              <w:rPr>
                <w:rStyle w:val="Hyperlink"/>
                <w:noProof/>
              </w:rPr>
              <w:t>Acknowledgements</w:t>
            </w:r>
            <w:r w:rsidR="00AC077B">
              <w:rPr>
                <w:noProof/>
                <w:webHidden/>
              </w:rPr>
              <w:tab/>
            </w:r>
            <w:r w:rsidR="00AC077B">
              <w:rPr>
                <w:noProof/>
                <w:webHidden/>
              </w:rPr>
              <w:fldChar w:fldCharType="begin"/>
            </w:r>
            <w:r w:rsidR="00AC077B">
              <w:rPr>
                <w:noProof/>
                <w:webHidden/>
              </w:rPr>
              <w:instrText xml:space="preserve"> PAGEREF _Toc117242388 \h </w:instrText>
            </w:r>
            <w:r w:rsidR="00AC077B">
              <w:rPr>
                <w:noProof/>
                <w:webHidden/>
              </w:rPr>
            </w:r>
            <w:r w:rsidR="00AC077B">
              <w:rPr>
                <w:noProof/>
                <w:webHidden/>
              </w:rPr>
              <w:fldChar w:fldCharType="separate"/>
            </w:r>
            <w:r w:rsidR="00AC077B">
              <w:rPr>
                <w:noProof/>
                <w:webHidden/>
              </w:rPr>
              <w:t>53</w:t>
            </w:r>
            <w:r w:rsidR="00AC077B">
              <w:rPr>
                <w:noProof/>
                <w:webHidden/>
              </w:rPr>
              <w:fldChar w:fldCharType="end"/>
            </w:r>
          </w:hyperlink>
        </w:p>
        <w:p w14:paraId="3A167892" w14:textId="24AB406A" w:rsidR="00AC077B" w:rsidRDefault="00012899">
          <w:pPr>
            <w:pStyle w:val="Verzeichnis2"/>
            <w:tabs>
              <w:tab w:val="right" w:leader="dot" w:pos="9062"/>
            </w:tabs>
            <w:rPr>
              <w:rFonts w:asciiTheme="minorHAnsi" w:hAnsiTheme="minorHAnsi"/>
              <w:noProof/>
              <w:lang w:val="en-US"/>
            </w:rPr>
          </w:pPr>
          <w:hyperlink w:anchor="_Toc117242389" w:history="1">
            <w:r w:rsidR="00AC077B" w:rsidRPr="000D7D59">
              <w:rPr>
                <w:rStyle w:val="Hyperlink"/>
                <w:noProof/>
              </w:rPr>
              <w:t>Data Usage Statement</w:t>
            </w:r>
            <w:r w:rsidR="00AC077B">
              <w:rPr>
                <w:noProof/>
                <w:webHidden/>
              </w:rPr>
              <w:tab/>
            </w:r>
            <w:r w:rsidR="00AC077B">
              <w:rPr>
                <w:noProof/>
                <w:webHidden/>
              </w:rPr>
              <w:fldChar w:fldCharType="begin"/>
            </w:r>
            <w:r w:rsidR="00AC077B">
              <w:rPr>
                <w:noProof/>
                <w:webHidden/>
              </w:rPr>
              <w:instrText xml:space="preserve"> PAGEREF _Toc117242389 \h </w:instrText>
            </w:r>
            <w:r w:rsidR="00AC077B">
              <w:rPr>
                <w:noProof/>
                <w:webHidden/>
              </w:rPr>
            </w:r>
            <w:r w:rsidR="00AC077B">
              <w:rPr>
                <w:noProof/>
                <w:webHidden/>
              </w:rPr>
              <w:fldChar w:fldCharType="separate"/>
            </w:r>
            <w:r w:rsidR="00AC077B">
              <w:rPr>
                <w:noProof/>
                <w:webHidden/>
              </w:rPr>
              <w:t>54</w:t>
            </w:r>
            <w:r w:rsidR="00AC077B">
              <w:rPr>
                <w:noProof/>
                <w:webHidden/>
              </w:rPr>
              <w:fldChar w:fldCharType="end"/>
            </w:r>
          </w:hyperlink>
        </w:p>
        <w:p w14:paraId="0B1C5368" w14:textId="1039B443" w:rsidR="00AC077B" w:rsidRDefault="00012899">
          <w:pPr>
            <w:pStyle w:val="Verzeichnis2"/>
            <w:tabs>
              <w:tab w:val="right" w:leader="dot" w:pos="9062"/>
            </w:tabs>
            <w:rPr>
              <w:rFonts w:asciiTheme="minorHAnsi" w:hAnsiTheme="minorHAnsi"/>
              <w:noProof/>
              <w:lang w:val="en-US"/>
            </w:rPr>
          </w:pPr>
          <w:hyperlink w:anchor="_Toc117242390" w:history="1">
            <w:r w:rsidR="00AC077B" w:rsidRPr="000D7D59">
              <w:rPr>
                <w:rStyle w:val="Hyperlink"/>
                <w:noProof/>
              </w:rPr>
              <w:t>Appendix</w:t>
            </w:r>
            <w:r w:rsidR="00AC077B">
              <w:rPr>
                <w:noProof/>
                <w:webHidden/>
              </w:rPr>
              <w:tab/>
            </w:r>
            <w:r w:rsidR="00AC077B">
              <w:rPr>
                <w:noProof/>
                <w:webHidden/>
              </w:rPr>
              <w:fldChar w:fldCharType="begin"/>
            </w:r>
            <w:r w:rsidR="00AC077B">
              <w:rPr>
                <w:noProof/>
                <w:webHidden/>
              </w:rPr>
              <w:instrText xml:space="preserve"> PAGEREF _Toc117242390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58B87281" w14:textId="237D336B" w:rsidR="00AC077B" w:rsidRDefault="00012899">
          <w:pPr>
            <w:pStyle w:val="Verzeichnis3"/>
            <w:tabs>
              <w:tab w:val="right" w:leader="dot" w:pos="9062"/>
            </w:tabs>
            <w:rPr>
              <w:rFonts w:asciiTheme="minorHAnsi" w:hAnsiTheme="minorHAnsi"/>
              <w:noProof/>
              <w:lang w:val="en-US"/>
            </w:rPr>
          </w:pPr>
          <w:hyperlink w:anchor="_Toc117242391" w:history="1">
            <w:r w:rsidR="00AC077B" w:rsidRPr="000D7D59">
              <w:rPr>
                <w:rStyle w:val="Hyperlink"/>
                <w:noProof/>
              </w:rPr>
              <w:t>Appendix A: List of Abbreviations</w:t>
            </w:r>
            <w:r w:rsidR="00AC077B">
              <w:rPr>
                <w:noProof/>
                <w:webHidden/>
              </w:rPr>
              <w:tab/>
            </w:r>
            <w:r w:rsidR="00AC077B">
              <w:rPr>
                <w:noProof/>
                <w:webHidden/>
              </w:rPr>
              <w:fldChar w:fldCharType="begin"/>
            </w:r>
            <w:r w:rsidR="00AC077B">
              <w:rPr>
                <w:noProof/>
                <w:webHidden/>
              </w:rPr>
              <w:instrText xml:space="preserve"> PAGEREF _Toc117242391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370DA1C5" w14:textId="403EB4E4" w:rsidR="00AC077B" w:rsidRDefault="00012899">
          <w:pPr>
            <w:pStyle w:val="Verzeichnis3"/>
            <w:tabs>
              <w:tab w:val="right" w:leader="dot" w:pos="9062"/>
            </w:tabs>
            <w:rPr>
              <w:rFonts w:asciiTheme="minorHAnsi" w:hAnsiTheme="minorHAnsi"/>
              <w:noProof/>
              <w:lang w:val="en-US"/>
            </w:rPr>
          </w:pPr>
          <w:hyperlink w:anchor="_Toc117242392" w:history="1">
            <w:r w:rsidR="00AC077B" w:rsidRPr="000D7D59">
              <w:rPr>
                <w:rStyle w:val="Hyperlink"/>
                <w:noProof/>
              </w:rPr>
              <w:t>Appendix B: Supplementary Tables and Figures</w:t>
            </w:r>
            <w:r w:rsidR="00AC077B">
              <w:rPr>
                <w:noProof/>
                <w:webHidden/>
              </w:rPr>
              <w:tab/>
            </w:r>
            <w:r w:rsidR="00AC077B">
              <w:rPr>
                <w:noProof/>
                <w:webHidden/>
              </w:rPr>
              <w:fldChar w:fldCharType="begin"/>
            </w:r>
            <w:r w:rsidR="00AC077B">
              <w:rPr>
                <w:noProof/>
                <w:webHidden/>
              </w:rPr>
              <w:instrText xml:space="preserve"> PAGEREF _Toc117242392 \h </w:instrText>
            </w:r>
            <w:r w:rsidR="00AC077B">
              <w:rPr>
                <w:noProof/>
                <w:webHidden/>
              </w:rPr>
            </w:r>
            <w:r w:rsidR="00AC077B">
              <w:rPr>
                <w:noProof/>
                <w:webHidden/>
              </w:rPr>
              <w:fldChar w:fldCharType="separate"/>
            </w:r>
            <w:r w:rsidR="00AC077B">
              <w:rPr>
                <w:noProof/>
                <w:webHidden/>
              </w:rPr>
              <w:t>56</w:t>
            </w:r>
            <w:r w:rsidR="00AC077B">
              <w:rPr>
                <w:noProof/>
                <w:webHidden/>
              </w:rPr>
              <w:fldChar w:fldCharType="end"/>
            </w:r>
          </w:hyperlink>
        </w:p>
        <w:p w14:paraId="040664CC" w14:textId="1764D628" w:rsidR="00EA2C63" w:rsidRDefault="00EA2C63">
          <w:r>
            <w:rPr>
              <w:b/>
              <w:bCs/>
            </w:rPr>
            <w:fldChar w:fldCharType="end"/>
          </w:r>
        </w:p>
      </w:sdtContent>
    </w:sdt>
    <w:p w14:paraId="5399C8AF" w14:textId="77777777" w:rsidR="007E6C19" w:rsidRDefault="007E6C19" w:rsidP="00834B09">
      <w:pPr>
        <w:sectPr w:rsidR="007E6C19" w:rsidSect="004D0CF4">
          <w:headerReference w:type="default" r:id="rId10"/>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15" w:name="_Toc117242364"/>
      <w:commentRangeStart w:id="16"/>
      <w:r>
        <w:rPr>
          <w:rFonts w:ascii="Avenir Next LT Pro Light" w:eastAsiaTheme="majorEastAsia" w:hAnsi="Avenir Next LT Pro Light" w:cstheme="majorBidi"/>
          <w:sz w:val="28"/>
          <w:szCs w:val="28"/>
        </w:rPr>
        <w:lastRenderedPageBreak/>
        <w:t>Abstract</w:t>
      </w:r>
      <w:bookmarkEnd w:id="15"/>
      <w:commentRangeEnd w:id="16"/>
      <w:r w:rsidR="000E3BB2">
        <w:rPr>
          <w:rStyle w:val="Kommentarzeichen"/>
        </w:rPr>
        <w:commentReference w:id="16"/>
      </w:r>
    </w:p>
    <w:p w14:paraId="7F2BC987" w14:textId="54374EC1"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w:t>
      </w:r>
      <w:proofErr w:type="gramStart"/>
      <w:r w:rsidRPr="0084607C">
        <w:rPr>
          <w:rFonts w:cs="Arial"/>
        </w:rPr>
        <w:t>have not been identified</w:t>
      </w:r>
      <w:proofErr w:type="gramEnd"/>
      <w:r w:rsidRPr="0084607C">
        <w:rPr>
          <w:rFonts w:cs="Arial"/>
        </w:rPr>
        <w:t xml:space="preserve"> so far, it has been proposed that </w:t>
      </w:r>
      <w:commentRangeStart w:id="17"/>
      <w:r w:rsidRPr="0084607C">
        <w:rPr>
          <w:rFonts w:cs="Arial"/>
        </w:rPr>
        <w:t>this might be rooted</w:t>
      </w:r>
      <w:commentRangeEnd w:id="17"/>
      <w:r w:rsidR="00934E1E">
        <w:rPr>
          <w:rStyle w:val="Kommentarzeichen"/>
        </w:rPr>
        <w:commentReference w:id="17"/>
      </w:r>
      <w:r w:rsidRPr="0084607C">
        <w:rPr>
          <w:rFonts w:cs="Arial"/>
        </w:rPr>
        <w:t xml:space="preserve"> in sex differences in brain connectivity. Previous research has demonstrated that women exhibit more interhemispheric white matter connections, while men have a </w:t>
      </w:r>
      <w:commentRangeStart w:id="18"/>
      <w:commentRangeStart w:id="19"/>
      <w:r w:rsidRPr="0084607C">
        <w:rPr>
          <w:rFonts w:cs="Arial"/>
        </w:rPr>
        <w:t xml:space="preserve">higher ratio </w:t>
      </w:r>
      <w:commentRangeEnd w:id="18"/>
      <w:r w:rsidR="00105175">
        <w:rPr>
          <w:rStyle w:val="Kommentarzeichen"/>
        </w:rPr>
        <w:commentReference w:id="18"/>
      </w:r>
      <w:commentRangeEnd w:id="19"/>
      <w:r w:rsidR="00934E1E">
        <w:rPr>
          <w:rStyle w:val="Kommentarzeichen"/>
        </w:rPr>
        <w:commentReference w:id="19"/>
      </w:r>
      <w:r w:rsidRPr="0084607C">
        <w:rPr>
          <w:rFonts w:cs="Arial"/>
        </w:rPr>
        <w:t xml:space="preserve">of intrahemispheric connections. However, it is still unclear if/how those underlying sex differences in brain connectivity </w:t>
      </w:r>
      <w:commentRangeStart w:id="20"/>
      <w:r w:rsidRPr="0084607C">
        <w:rPr>
          <w:rFonts w:cs="Arial"/>
        </w:rPr>
        <w:t xml:space="preserve">affect white matter disconnections caused by focal strokes affect brain functioning </w:t>
      </w:r>
      <w:commentRangeEnd w:id="20"/>
      <w:r w:rsidR="00CE35AB">
        <w:rPr>
          <w:rStyle w:val="Kommentarzeichen"/>
        </w:rPr>
        <w:commentReference w:id="20"/>
      </w:r>
      <w:r w:rsidRPr="0084607C">
        <w:rPr>
          <w:rFonts w:cs="Arial"/>
        </w:rPr>
        <w:t xml:space="preserve">and thus, how severe stroke-induced syndromes, such as visuospatial neglect, manifest. Here we show that while men and women do not differ </w:t>
      </w:r>
      <w:ins w:id="21" w:author="Lisa" w:date="2022-10-21T13:12:00Z">
        <w:r w:rsidR="00D221A2">
          <w:rPr>
            <w:rFonts w:cs="Arial"/>
          </w:rPr>
          <w:t xml:space="preserve">significantly </w:t>
        </w:r>
      </w:ins>
      <w:r w:rsidRPr="0084607C">
        <w:rPr>
          <w:rFonts w:cs="Arial"/>
        </w:rPr>
        <w:t xml:space="preserve">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w:t>
      </w:r>
      <w:commentRangeStart w:id="22"/>
      <w:commentRangeStart w:id="23"/>
      <w:r w:rsidR="0054098C">
        <w:rPr>
          <w:rFonts w:cs="Arial"/>
        </w:rPr>
        <w:t>diagnosis</w:t>
      </w:r>
      <w:commentRangeEnd w:id="22"/>
      <w:r w:rsidR="00D221A2">
        <w:rPr>
          <w:rStyle w:val="Kommentarzeichen"/>
        </w:rPr>
        <w:commentReference w:id="22"/>
      </w:r>
      <w:commentRangeEnd w:id="23"/>
      <w:r w:rsidR="00934E1E">
        <w:rPr>
          <w:rStyle w:val="Kommentarzeichen"/>
        </w:rPr>
        <w:commentReference w:id="23"/>
      </w:r>
      <w:r w:rsidR="0054098C">
        <w:rPr>
          <w:rFonts w:cs="Arial"/>
        </w:rPr>
        <w:t xml:space="preserve">. </w:t>
      </w:r>
      <w:r w:rsidRPr="0084607C">
        <w:rPr>
          <w:rFonts w:cs="Arial"/>
        </w:rPr>
        <w:t xml:space="preserve">Our findings imply that </w:t>
      </w:r>
      <w:r w:rsidR="00C603F6">
        <w:rPr>
          <w:rFonts w:cs="Arial"/>
        </w:rPr>
        <w:t xml:space="preserve">stroke induces different white matter disconnections in men and women, </w:t>
      </w:r>
      <w:commentRangeStart w:id="24"/>
      <w:commentRangeStart w:id="25"/>
      <w:r w:rsidR="00C603F6">
        <w:rPr>
          <w:rFonts w:cs="Arial"/>
        </w:rPr>
        <w:t>which might induce distinct manifestations of disconnection syndromes, such as neglect</w:t>
      </w:r>
      <w:commentRangeEnd w:id="24"/>
      <w:r w:rsidR="00A85573">
        <w:rPr>
          <w:rStyle w:val="Kommentarzeichen"/>
        </w:rPr>
        <w:commentReference w:id="24"/>
      </w:r>
      <w:commentRangeEnd w:id="25"/>
      <w:r w:rsidR="00934E1E">
        <w:rPr>
          <w:rStyle w:val="Kommentarzeichen"/>
        </w:rPr>
        <w:commentReference w:id="25"/>
      </w:r>
      <w:r w:rsidR="00C603F6">
        <w:rPr>
          <w:rFonts w:cs="Arial"/>
        </w:rPr>
        <w:t>.</w:t>
      </w:r>
    </w:p>
    <w:p w14:paraId="649DDF85" w14:textId="77777777" w:rsidR="00C603F6" w:rsidRDefault="00C603F6">
      <w:bookmarkStart w:id="26" w:name="_Toc116064595"/>
      <w:bookmarkStart w:id="27"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28" w:name="_Toc117242365"/>
      <w:r w:rsidRPr="00250B3C">
        <w:rPr>
          <w:rFonts w:ascii="Avenir Next LT Pro Light" w:eastAsiaTheme="majorEastAsia" w:hAnsi="Avenir Next LT Pro Light" w:cstheme="majorBidi"/>
          <w:sz w:val="28"/>
          <w:szCs w:val="28"/>
        </w:rPr>
        <w:lastRenderedPageBreak/>
        <w:t>Introduction</w:t>
      </w:r>
      <w:bookmarkEnd w:id="26"/>
      <w:bookmarkEnd w:id="28"/>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9" w:name="_Toc116064596"/>
      <w:bookmarkStart w:id="30" w:name="_Toc11724236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9"/>
      <w:bookmarkEnd w:id="30"/>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012899">
        <w:fldChar w:fldCharType="begin"/>
      </w:r>
      <w:r w:rsidR="00012899">
        <w:instrText xml:space="preserve"> HYPERLINK \l "choleris2018" </w:instrText>
      </w:r>
      <w:r w:rsidR="00012899">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12899">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proofErr w:type="spellStart"/>
        <w:r w:rsidRPr="001D330E">
          <w:rPr>
            <w:rStyle w:val="Hyperlink"/>
            <w:rFonts w:ascii="Ebrima" w:hAnsi="Ebrima"/>
          </w:rPr>
          <w:t>Sommer</w:t>
        </w:r>
        <w:proofErr w:type="spellEnd"/>
        <w:r w:rsidRPr="001D330E">
          <w:rPr>
            <w:rStyle w:val="Hyperlink"/>
            <w:rFonts w:ascii="Ebrima" w:hAnsi="Ebrima"/>
          </w:rPr>
          <w:t xml:space="preserve">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012899">
        <w:fldChar w:fldCharType="begin"/>
      </w:r>
      <w:r w:rsidR="00012899">
        <w:instrText xml:space="preserve"> HYPERLINK \l "ceci2009" </w:instrText>
      </w:r>
      <w:r w:rsidR="00012899">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012899">
        <w:rPr>
          <w:rStyle w:val="Hyperlink"/>
          <w:rFonts w:ascii="Ebrima" w:hAnsi="Ebrima"/>
        </w:rPr>
        <w:fldChar w:fldCharType="end"/>
      </w:r>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012899">
        <w:fldChar w:fldCharType="begin"/>
      </w:r>
      <w:r w:rsidR="00012899">
        <w:instrText xml:space="preserve"> HYPERLINK \l "choleris2018" </w:instrText>
      </w:r>
      <w:r w:rsidR="00012899">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12899">
        <w:rPr>
          <w:rStyle w:val="Hyperlink"/>
          <w:rFonts w:ascii="Ebrima" w:hAnsi="Ebrima"/>
        </w:rPr>
        <w:fldChar w:fldCharType="end"/>
      </w:r>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012899">
        <w:fldChar w:fldCharType="begin"/>
      </w:r>
      <w:r w:rsidR="00012899">
        <w:instrText xml:space="preserve"> HYPERLINK \l "hirnstein2019" </w:instrText>
      </w:r>
      <w:r w:rsidR="00012899">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012899">
        <w:rPr>
          <w:rStyle w:val="Hyperlink"/>
          <w:rFonts w:ascii="Ebrima" w:hAnsi="Ebrima"/>
        </w:rPr>
        <w:fldChar w:fldCharType="end"/>
      </w:r>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012899">
        <w:fldChar w:fldCharType="begin"/>
      </w:r>
      <w:r w:rsidR="00012899">
        <w:instrText xml:space="preserve"> HYPERLINK \l "ingalhalikar2013" </w:instrText>
      </w:r>
      <w:r w:rsidR="00012899">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012899">
        <w:rPr>
          <w:rStyle w:val="Hyperlink"/>
          <w:rFonts w:ascii="Ebrima" w:hAnsi="Ebrima"/>
        </w:rPr>
        <w:fldChar w:fldCharType="end"/>
      </w:r>
      <w:r w:rsidRPr="009173D1">
        <w:t>;</w:t>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9173D1">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37DFBDD2" w:rsidR="00546BD9" w:rsidRPr="009B1762" w:rsidRDefault="00546BD9" w:rsidP="00CE0083">
      <w:pPr>
        <w:spacing w:line="276" w:lineRule="auto"/>
      </w:pPr>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012899">
        <w:fldChar w:fldCharType="begin"/>
      </w:r>
      <w:r w:rsidR="00012899">
        <w:instrText xml:space="preserve"> HYPERLINK \l "boespflug2011" </w:instrText>
      </w:r>
      <w:r w:rsidR="00012899">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012899">
        <w:rPr>
          <w:rStyle w:val="Hyperlink"/>
          <w:rFonts w:ascii="Ebrima" w:hAnsi="Ebrima"/>
        </w:rPr>
        <w:fldChar w:fldCharType="end"/>
      </w:r>
      <w:r w:rsidRPr="009173D1">
        <w:t>;</w:t>
      </w:r>
      <w:r w:rsidRPr="009B1762">
        <w:rPr>
          <w:color w:val="7F7F7F" w:themeColor="text1" w:themeTint="80"/>
        </w:rPr>
        <w:t xml:space="preserve"> </w:t>
      </w:r>
      <w:hyperlink w:anchor="kanaan2012" w:history="1">
        <w:proofErr w:type="spellStart"/>
        <w:r w:rsidRPr="0048723D">
          <w:rPr>
            <w:rStyle w:val="Hyperlink"/>
            <w:rFonts w:ascii="Ebrima" w:hAnsi="Ebrima"/>
          </w:rPr>
          <w:t>Kanaan</w:t>
        </w:r>
        <w:proofErr w:type="spellEnd"/>
        <w:r w:rsidRPr="0048723D">
          <w:rPr>
            <w:rStyle w:val="Hyperlink"/>
            <w:rFonts w:ascii="Ebrima" w:hAnsi="Ebrima"/>
          </w:rPr>
          <w:t xml:space="preserve"> et al., 2012</w:t>
        </w:r>
      </w:hyperlink>
      <w:r w:rsidRPr="009173D1">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proofErr w:type="spellStart"/>
      <w:r w:rsidR="00012899">
        <w:fldChar w:fldCharType="begin"/>
      </w:r>
      <w:r w:rsidR="00012899">
        <w:instrText xml:space="preserve"> HYPERLINK \l "grabowska2017" </w:instrText>
      </w:r>
      <w:r w:rsidR="00012899">
        <w:fldChar w:fldCharType="separate"/>
      </w:r>
      <w:r w:rsidRPr="0048723D">
        <w:rPr>
          <w:rStyle w:val="Hyperlink"/>
          <w:rFonts w:ascii="Ebrima" w:hAnsi="Ebrima"/>
        </w:rPr>
        <w:t>Grabowska</w:t>
      </w:r>
      <w:proofErr w:type="spellEnd"/>
      <w:r w:rsidRPr="0048723D">
        <w:rPr>
          <w:rStyle w:val="Hyperlink"/>
          <w:rFonts w:ascii="Ebrima" w:hAnsi="Ebrima"/>
        </w:rPr>
        <w:t>, 2017</w:t>
      </w:r>
      <w:r w:rsidR="00012899">
        <w:rPr>
          <w:rStyle w:val="Hyperlink"/>
          <w:rFonts w:ascii="Ebrima" w:hAnsi="Ebrima"/>
        </w:rPr>
        <w:fldChar w:fldCharType="end"/>
      </w:r>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kovalev2003" w:history="1">
        <w:proofErr w:type="spellStart"/>
        <w:r w:rsidRPr="0048723D">
          <w:rPr>
            <w:rStyle w:val="Hyperlink"/>
            <w:rFonts w:ascii="Ebrima" w:hAnsi="Ebrima"/>
          </w:rPr>
          <w:t>Kovalev</w:t>
        </w:r>
        <w:proofErr w:type="spellEnd"/>
        <w:r w:rsidRPr="0048723D">
          <w:rPr>
            <w:rStyle w:val="Hyperlink"/>
            <w:rFonts w:ascii="Ebrima" w:hAnsi="Ebrima"/>
          </w:rPr>
          <w:t xml:space="preserve">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00012899">
        <w:fldChar w:fldCharType="begin"/>
      </w:r>
      <w:r w:rsidR="00012899">
        <w:instrText xml:space="preserve"> HYPERLINK \l "hausmann2016" </w:instrText>
      </w:r>
      <w:r w:rsidR="00012899">
        <w:fldChar w:fldCharType="separate"/>
      </w:r>
      <w:r w:rsidRPr="0048723D">
        <w:rPr>
          <w:rStyle w:val="Hyperlink"/>
          <w:rFonts w:ascii="Ebrima" w:hAnsi="Ebrima"/>
        </w:rPr>
        <w:t>Hausmann</w:t>
      </w:r>
      <w:proofErr w:type="spellEnd"/>
      <w:r w:rsidRPr="0048723D">
        <w:rPr>
          <w:rStyle w:val="Hyperlink"/>
          <w:rFonts w:ascii="Ebrima" w:hAnsi="Ebrima"/>
        </w:rPr>
        <w:t>, 2016</w:t>
      </w:r>
      <w:r w:rsidR="00012899">
        <w:rPr>
          <w:rStyle w:val="Hyperlink"/>
          <w:rFonts w:ascii="Ebrima" w:hAnsi="Ebrima"/>
        </w:rPr>
        <w:fldChar w:fldCharType="end"/>
      </w:r>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proofErr w:type="spellStart"/>
      <w:r w:rsidR="00012899">
        <w:fldChar w:fldCharType="begin"/>
      </w:r>
      <w:r w:rsidR="00012899">
        <w:instrText xml:space="preserve"> HYPERLINK \l "hausmann2016" </w:instrText>
      </w:r>
      <w:r w:rsidR="00012899">
        <w:fldChar w:fldCharType="separate"/>
      </w:r>
      <w:r w:rsidRPr="0048723D">
        <w:rPr>
          <w:rStyle w:val="Hyperlink"/>
          <w:rFonts w:ascii="Ebrima" w:hAnsi="Ebrima"/>
        </w:rPr>
        <w:t>Hausmann</w:t>
      </w:r>
      <w:proofErr w:type="spellEnd"/>
      <w:r w:rsidRPr="0048723D">
        <w:rPr>
          <w:rStyle w:val="Hyperlink"/>
          <w:rFonts w:ascii="Ebrima" w:hAnsi="Ebrima"/>
        </w:rPr>
        <w:t>, 2016</w:t>
      </w:r>
      <w:r w:rsidR="00012899">
        <w:rPr>
          <w:rStyle w:val="Hyperlink"/>
          <w:rFonts w:ascii="Ebrima" w:hAnsi="Ebrima"/>
        </w:rPr>
        <w:fldChar w:fldCharType="end"/>
      </w:r>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w:t>
      </w:r>
      <w:r w:rsidRPr="009B1762">
        <w:rPr>
          <w:color w:val="7F7F7F" w:themeColor="text1" w:themeTint="80"/>
        </w:rPr>
        <w:t xml:space="preserve"> </w:t>
      </w:r>
      <w:hyperlink w:anchor="jia2022" w:history="1">
        <w:proofErr w:type="spellStart"/>
        <w:r w:rsidR="005F6022" w:rsidRPr="005F6022">
          <w:rPr>
            <w:rStyle w:val="Hyperlink"/>
            <w:rFonts w:ascii="Ebrima" w:hAnsi="Ebrima"/>
          </w:rPr>
          <w:t>Jia</w:t>
        </w:r>
        <w:proofErr w:type="spellEnd"/>
        <w:r w:rsidR="005F6022" w:rsidRPr="005F6022">
          <w:rPr>
            <w:rStyle w:val="Hyperlink"/>
            <w:rFonts w:ascii="Ebrima" w:hAnsi="Ebrima"/>
          </w:rPr>
          <w:t xml:space="preserve"> et al., 2022</w:t>
        </w:r>
      </w:hyperlink>
      <w:r w:rsidR="005F6022" w:rsidRPr="009173D1">
        <w:t>;</w:t>
      </w:r>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proofErr w:type="gramStart"/>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proofErr w:type="spellStart"/>
        <w:r w:rsidRPr="0048723D">
          <w:rPr>
            <w:rStyle w:val="Hyperlink"/>
            <w:rFonts w:ascii="Ebrima" w:hAnsi="Ebrima"/>
          </w:rPr>
          <w:t>Grabowska</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 xml:space="preserve">; </w:t>
      </w:r>
      <w:hyperlink w:anchor="kimurahampson1994" w:history="1">
        <w:r w:rsidRPr="0048723D">
          <w:rPr>
            <w:rStyle w:val="Hyperlink"/>
            <w:rFonts w:ascii="Ebrima" w:hAnsi="Ebrima"/>
          </w:rPr>
          <w:t>Kimura &amp; Hampson, 1994</w:t>
        </w:r>
      </w:hyperlink>
      <w:r w:rsidRPr="009B1762">
        <w:t>).</w:t>
      </w:r>
      <w:proofErr w:type="gramEnd"/>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00012899">
        <w:fldChar w:fldCharType="begin"/>
      </w:r>
      <w:r w:rsidR="00012899">
        <w:instrText xml:space="preserve"> HYPERLINK \l "hausmann2016" </w:instrText>
      </w:r>
      <w:r w:rsidR="00012899">
        <w:fldChar w:fldCharType="separate"/>
      </w:r>
      <w:r w:rsidRPr="0048723D">
        <w:rPr>
          <w:rStyle w:val="Hyperlink"/>
          <w:rFonts w:ascii="Ebrima" w:hAnsi="Ebrima"/>
        </w:rPr>
        <w:t>Hausmann</w:t>
      </w:r>
      <w:proofErr w:type="spellEnd"/>
      <w:r w:rsidRPr="0048723D">
        <w:rPr>
          <w:rStyle w:val="Hyperlink"/>
          <w:rFonts w:ascii="Ebrima" w:hAnsi="Ebrima"/>
        </w:rPr>
        <w:t>, 2016</w:t>
      </w:r>
      <w:r w:rsidR="00012899">
        <w:rPr>
          <w:rStyle w:val="Hyperlink"/>
          <w:rFonts w:ascii="Ebrima" w:hAnsi="Ebrima"/>
        </w:rPr>
        <w:fldChar w:fldCharType="end"/>
      </w:r>
      <w:r w:rsidRPr="009173D1">
        <w:t>;</w:t>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173D1">
        <w:t xml:space="preserve">; </w:t>
      </w:r>
      <w:hyperlink w:anchor="hausmann2005" w:history="1">
        <w:proofErr w:type="spellStart"/>
        <w:r w:rsidRPr="0048723D">
          <w:rPr>
            <w:rStyle w:val="Hyperlink"/>
            <w:rFonts w:ascii="Ebrima" w:hAnsi="Ebrima"/>
          </w:rPr>
          <w:t>Hausmann</w:t>
        </w:r>
        <w:proofErr w:type="spellEnd"/>
        <w:r w:rsidRPr="0048723D">
          <w:rPr>
            <w:rStyle w:val="Hyperlink"/>
            <w:rFonts w:ascii="Ebrima" w:hAnsi="Ebrima"/>
          </w:rPr>
          <w:t>, 2005</w:t>
        </w:r>
      </w:hyperlink>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proofErr w:type="spellStart"/>
        <w:r w:rsidR="00840552" w:rsidRPr="00840552">
          <w:rPr>
            <w:rStyle w:val="Hyperlink"/>
            <w:rFonts w:ascii="Ebrima" w:hAnsi="Ebrima"/>
          </w:rPr>
          <w:t>Hausmann</w:t>
        </w:r>
        <w:proofErr w:type="spellEnd"/>
        <w:r w:rsidR="00840552" w:rsidRPr="00840552">
          <w:rPr>
            <w:rStyle w:val="Hyperlink"/>
            <w:rFonts w:ascii="Ebrima" w:hAnsi="Ebrima"/>
          </w:rPr>
          <w:t xml:space="preserve">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w:t>
      </w:r>
      <w:proofErr w:type="spellStart"/>
      <w:r w:rsidRPr="009B1762">
        <w:t>midluteal</w:t>
      </w:r>
      <w:proofErr w:type="spellEnd"/>
      <w:r w:rsidRPr="009B1762">
        <w:t xml:space="preserve">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012899">
        <w:fldChar w:fldCharType="begin"/>
      </w:r>
      <w:r w:rsidR="00012899">
        <w:instrText xml:space="preserve"> HYPERLINK \l "bibawi1995" </w:instrText>
      </w:r>
      <w:r w:rsidR="00012899">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012899">
        <w:rPr>
          <w:rStyle w:val="Hyperlink"/>
          <w:rFonts w:ascii="Ebrima" w:hAnsi="Ebrima"/>
        </w:rPr>
        <w:fldChar w:fldCharType="end"/>
      </w:r>
      <w:r w:rsidRPr="009173D1">
        <w:t>;</w:t>
      </w:r>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173D1">
        <w:t>;</w:t>
      </w:r>
      <w:r w:rsidRPr="009B1762">
        <w:rPr>
          <w:color w:val="7F7F7F" w:themeColor="text1" w:themeTint="80"/>
        </w:rPr>
        <w:t xml:space="preserve"> </w:t>
      </w:r>
      <w:hyperlink w:anchor="hausmanngüntürkün2000" w:history="1">
        <w:proofErr w:type="spellStart"/>
        <w:r w:rsidRPr="0048723D">
          <w:rPr>
            <w:rStyle w:val="Hyperlink"/>
            <w:rFonts w:ascii="Ebrima" w:hAnsi="Ebrima"/>
          </w:rPr>
          <w:t>Hausmann</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31" w:name="_Toc116064597"/>
      <w:bookmarkStart w:id="32" w:name="_Toc117242367"/>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31"/>
      <w:bookmarkEnd w:id="32"/>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proofErr w:type="spellStart"/>
        <w:r w:rsidRPr="005A0C89">
          <w:rPr>
            <w:rStyle w:val="Hyperlink"/>
            <w:rFonts w:ascii="Ebrima" w:hAnsi="Ebrima"/>
          </w:rPr>
          <w:t>Katan</w:t>
        </w:r>
        <w:proofErr w:type="spellEnd"/>
        <w:r w:rsidRPr="005A0C89">
          <w:rPr>
            <w:rStyle w:val="Hyperlink"/>
            <w:rFonts w:ascii="Ebrima" w:hAnsi="Ebrima"/>
          </w:rPr>
          <w:t xml:space="preserve">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w:t>
      </w:r>
      <w:proofErr w:type="gramStart"/>
      <w:r w:rsidRPr="00250B3C">
        <w:t>a total</w:t>
      </w:r>
      <w:r>
        <w:t xml:space="preserve"> of 6.55</w:t>
      </w:r>
      <w:proofErr w:type="gramEnd"/>
      <w:r>
        <w:t xml:space="preserve">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012899">
        <w:fldChar w:fldCharType="begin"/>
      </w:r>
      <w:r w:rsidR="00012899">
        <w:instrText xml:space="preserve"> HYPERLINK \l "feigin2021" </w:instrText>
      </w:r>
      <w:r w:rsidR="00012899">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012899">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00012899">
        <w:fldChar w:fldCharType="begin"/>
      </w:r>
      <w:r w:rsidR="00012899">
        <w:instrText xml:space="preserve"> HYPERLINK \l "giroud2017" </w:instrText>
      </w:r>
      <w:r w:rsidR="00012899">
        <w:fldChar w:fldCharType="separate"/>
      </w:r>
      <w:r w:rsidRPr="005A0C89">
        <w:rPr>
          <w:rStyle w:val="Hyperlink"/>
          <w:rFonts w:ascii="Ebrima" w:hAnsi="Ebrima"/>
        </w:rPr>
        <w:t>Giroud</w:t>
      </w:r>
      <w:proofErr w:type="spellEnd"/>
      <w:r w:rsidRPr="005A0C89">
        <w:rPr>
          <w:rStyle w:val="Hyperlink"/>
          <w:rFonts w:ascii="Ebrima" w:hAnsi="Ebrima"/>
        </w:rPr>
        <w:t xml:space="preserve"> et al., 2017</w:t>
      </w:r>
      <w:r w:rsidR="00012899">
        <w:rPr>
          <w:rStyle w:val="Hyperlink"/>
          <w:rFonts w:ascii="Ebrima" w:hAnsi="Ebrima"/>
        </w:rPr>
        <w:fldChar w:fldCharType="end"/>
      </w:r>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00012899">
        <w:fldChar w:fldCharType="begin"/>
      </w:r>
      <w:r w:rsidR="00012899">
        <w:instrText xml:space="preserve"> HYPERLINK \l "appelros2009" </w:instrText>
      </w:r>
      <w:r w:rsidR="00012899">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012899">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w:t>
      </w:r>
      <w:proofErr w:type="spellStart"/>
      <w:r w:rsidRPr="00164608">
        <w:rPr>
          <w:rFonts w:cs="Arial"/>
        </w:rPr>
        <w:t>occipitofrontal</w:t>
      </w:r>
      <w:proofErr w:type="spellEnd"/>
      <w:r w:rsidRPr="00164608">
        <w:rPr>
          <w:rFonts w:cs="Arial"/>
        </w:rPr>
        <w:t xml:space="preserve">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w:t>
      </w:r>
      <w:proofErr w:type="gramStart"/>
      <w:r w:rsidRPr="00164608">
        <w:rPr>
          <w:rFonts w:cs="Arial"/>
        </w:rPr>
        <w:t>be directly correlated</w:t>
      </w:r>
      <w:proofErr w:type="gramEnd"/>
      <w:r w:rsidRPr="00164608">
        <w:rPr>
          <w:rFonts w:cs="Arial"/>
        </w:rPr>
        <w:t xml:space="preserve">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 xml:space="preserve">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w:t>
      </w:r>
      <w:proofErr w:type="gramStart"/>
      <w:r w:rsidRPr="00C01DC7">
        <w:rPr>
          <w:rFonts w:cs="Arial"/>
        </w:rPr>
        <w:t>)biological</w:t>
      </w:r>
      <w:proofErr w:type="gramEnd"/>
      <w:r w:rsidRPr="00C01DC7">
        <w:rPr>
          <w:rFonts w:cs="Arial"/>
        </w:rPr>
        <w:t xml:space="preserve">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proofErr w:type="gramStart"/>
      <w:r w:rsidRPr="00C01DC7">
        <w:rPr>
          <w:rFonts w:cs="Arial"/>
        </w:rPr>
        <w:t>is considered</w:t>
      </w:r>
      <w:proofErr w:type="gramEnd"/>
      <w:r w:rsidRPr="00C01DC7">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C01DC7">
        <w:rPr>
          <w:rFonts w:cs="Arial"/>
        </w:rPr>
        <w:t>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proofErr w:type="gramEnd"/>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012899">
        <w:fldChar w:fldCharType="begin"/>
      </w:r>
      <w:r w:rsidR="00012899">
        <w:instrText xml:space="preserve"> HYPERLINK \l "koellhoffermccullough2012" </w:instrText>
      </w:r>
      <w:r w:rsidR="00012899">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012899">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proofErr w:type="gramStart"/>
      <w:r>
        <w:rPr>
          <w:rFonts w:cs="Arial"/>
        </w:rPr>
        <w:t>Taking everything together,</w:t>
      </w:r>
      <w:proofErr w:type="gramEnd"/>
      <w:r>
        <w:rPr>
          <w:rFonts w:cs="Arial"/>
        </w:rPr>
        <w:t xml:space="preserve"> </w:t>
      </w:r>
      <w:proofErr w:type="gramStart"/>
      <w:r>
        <w:rPr>
          <w:rFonts w:cs="Arial"/>
        </w:rPr>
        <w:t>it</w:t>
      </w:r>
      <w:proofErr w:type="gramEnd"/>
      <w:r>
        <w:rPr>
          <w:rFonts w:cs="Arial"/>
        </w:rPr>
        <w:t xml:space="preserve">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3" w:name="_Toc116064598"/>
      <w:bookmarkStart w:id="34" w:name="_Toc117242368"/>
      <w:r w:rsidRPr="00250B3C">
        <w:rPr>
          <w:rFonts w:ascii="Avenir Next LT Pro Light" w:eastAsiaTheme="majorEastAsia" w:hAnsi="Avenir Next LT Pro Light" w:cstheme="majorBidi"/>
          <w:spacing w:val="4"/>
          <w:sz w:val="24"/>
          <w:szCs w:val="24"/>
        </w:rPr>
        <w:lastRenderedPageBreak/>
        <w:t>Visuospatial Neglect</w:t>
      </w:r>
      <w:bookmarkEnd w:id="33"/>
      <w:bookmarkEnd w:id="34"/>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00012899">
        <w:fldChar w:fldCharType="begin"/>
      </w:r>
      <w:r w:rsidR="00012899">
        <w:instrText xml:space="preserve"> HYPERLINK \l "corbetta2005" </w:instrText>
      </w:r>
      <w:r w:rsidR="00012899">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012899">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xml:space="preserve">). </w:t>
      </w:r>
      <w:proofErr w:type="gramStart"/>
      <w:r w:rsidRPr="00250B3C">
        <w:t xml:space="preserve">At the same time, patients have difficulties in orienting towards the </w:t>
      </w:r>
      <w:proofErr w:type="spellStart"/>
      <w:r w:rsidRPr="00250B3C">
        <w:t>contralesional</w:t>
      </w:r>
      <w:proofErr w:type="spellEnd"/>
      <w:r w:rsidRPr="00250B3C">
        <w:t xml:space="preserve"> side and will typically ignore information located there</w:t>
      </w:r>
      <w:proofErr w:type="gramEnd"/>
      <w:r w:rsidRPr="00250B3C">
        <w:t xml:space="preserv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012899">
        <w:fldChar w:fldCharType="begin"/>
      </w:r>
      <w:r w:rsidR="00012899">
        <w:instrText xml:space="preserve"> HYPERLINK \l "corbetta2011" </w:instrText>
      </w:r>
      <w:r w:rsidR="00012899">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012899">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proofErr w:type="spellStart"/>
      <w:r w:rsidR="00012899">
        <w:fldChar w:fldCharType="begin"/>
      </w:r>
      <w:r w:rsidR="00012899">
        <w:instrText xml:space="preserve"> HYPERLINK \l "heilmanvalenstein1979" </w:instrText>
      </w:r>
      <w:r w:rsidR="00012899">
        <w:fldChar w:fldCharType="separate"/>
      </w:r>
      <w:r w:rsidRPr="00A65217">
        <w:rPr>
          <w:rStyle w:val="Hyperlink"/>
          <w:rFonts w:ascii="Ebrima" w:hAnsi="Ebrima"/>
        </w:rPr>
        <w:t>Heilman</w:t>
      </w:r>
      <w:proofErr w:type="spellEnd"/>
      <w:r w:rsidRPr="00A65217">
        <w:rPr>
          <w:rStyle w:val="Hyperlink"/>
          <w:rFonts w:ascii="Ebrima" w:hAnsi="Ebrima"/>
        </w:rPr>
        <w:t xml:space="preserve"> &amp; </w:t>
      </w:r>
      <w:proofErr w:type="spellStart"/>
      <w:r w:rsidRPr="00A65217">
        <w:rPr>
          <w:rStyle w:val="Hyperlink"/>
          <w:rFonts w:ascii="Ebrima" w:hAnsi="Ebrima"/>
        </w:rPr>
        <w:t>Valenstein</w:t>
      </w:r>
      <w:proofErr w:type="spellEnd"/>
      <w:r w:rsidRPr="00A65217">
        <w:rPr>
          <w:rStyle w:val="Hyperlink"/>
          <w:rFonts w:ascii="Ebrima" w:hAnsi="Ebrima"/>
        </w:rPr>
        <w:t>, 1979</w:t>
      </w:r>
      <w:r w:rsidR="00012899">
        <w:rPr>
          <w:rStyle w:val="Hyperlink"/>
          <w:rFonts w:ascii="Ebrima" w:hAnsi="Ebrima"/>
        </w:rPr>
        <w:fldChar w:fldCharType="end"/>
      </w:r>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012899">
        <w:fldChar w:fldCharType="begin"/>
      </w:r>
      <w:r w:rsidR="00012899">
        <w:instrText xml:space="preserve"> HYPERLINK \l "demeyeregillebert2019" </w:instrText>
      </w:r>
      <w:r w:rsidR="00012899">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012899">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012899">
        <w:fldChar w:fldCharType="begin"/>
      </w:r>
      <w:r w:rsidR="00012899">
        <w:instrText xml:space="preserve"> HYPERLINK \l "jehkonen2000" </w:instrText>
      </w:r>
      <w:r w:rsidR="00012899">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012899">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proofErr w:type="spellStart"/>
      <w:r w:rsidR="00012899">
        <w:fldChar w:fldCharType="begin"/>
      </w:r>
      <w:r w:rsidR="00012899">
        <w:instrText xml:space="preserve"> HYPERLINK \l "jehkonen2000" </w:instrText>
      </w:r>
      <w:r w:rsidR="00012899">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012899">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012899">
        <w:fldChar w:fldCharType="begin"/>
      </w:r>
      <w:r w:rsidR="00012899">
        <w:instrText xml:space="preserve"> HYPERLINK \l "beschin1997" </w:instrText>
      </w:r>
      <w:r w:rsidR="00012899">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012899">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012899">
        <w:fldChar w:fldCharType="begin"/>
      </w:r>
      <w:r w:rsidR="00012899">
        <w:instrText xml:space="preserve"> HYPERLINK \l "vaessen2016" </w:instrText>
      </w:r>
      <w:r w:rsidR="00012899">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012899">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 xml:space="preserve">the </w:t>
      </w:r>
      <w:proofErr w:type="spellStart"/>
      <w:r w:rsidRPr="00250B3C">
        <w:t>temporo</w:t>
      </w:r>
      <w:proofErr w:type="spellEnd"/>
      <w:r w:rsidRPr="00250B3C">
        <w:t>-parietal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proofErr w:type="spellStart"/>
      <w:r w:rsidR="00012899">
        <w:fldChar w:fldCharType="begin"/>
      </w:r>
      <w:r w:rsidR="00012899">
        <w:instrText xml:space="preserve"> HYPERLINK \l "buxbaum2004" </w:instrText>
      </w:r>
      <w:r w:rsidR="00012899">
        <w:fldChar w:fldCharType="separate"/>
      </w:r>
      <w:r w:rsidRPr="008A7E9E">
        <w:rPr>
          <w:rStyle w:val="Hyperlink"/>
          <w:rFonts w:ascii="Ebrima" w:hAnsi="Ebrima"/>
        </w:rPr>
        <w:t>Buxbaum</w:t>
      </w:r>
      <w:proofErr w:type="spellEnd"/>
      <w:r w:rsidRPr="008A7E9E">
        <w:rPr>
          <w:rStyle w:val="Hyperlink"/>
          <w:rFonts w:ascii="Ebrima" w:hAnsi="Ebrima"/>
        </w:rPr>
        <w:t xml:space="preserve"> et al., 2004</w:t>
      </w:r>
      <w:r w:rsidR="00012899">
        <w:rPr>
          <w:rStyle w:val="Hyperlink"/>
          <w:rFonts w:ascii="Ebrima" w:hAnsi="Ebrima"/>
        </w:rPr>
        <w:fldChar w:fldCharType="end"/>
      </w:r>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proofErr w:type="spellStart"/>
        <w:r w:rsidRPr="008A7E9E">
          <w:rPr>
            <w:rStyle w:val="Hyperlink"/>
            <w:rFonts w:ascii="Ebrima" w:hAnsi="Ebrima"/>
          </w:rPr>
          <w:t>Hillis</w:t>
        </w:r>
        <w:proofErr w:type="spellEnd"/>
        <w:r w:rsidRPr="008A7E9E">
          <w:rPr>
            <w:rStyle w:val="Hyperlink"/>
            <w:rFonts w:ascii="Ebrima" w:hAnsi="Ebrima"/>
          </w:rPr>
          <w:t xml:space="preserve">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xml:space="preserve">,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proofErr w:type="spellStart"/>
        <w:r w:rsidRPr="008A7E9E">
          <w:rPr>
            <w:rStyle w:val="Hyperlink"/>
            <w:rFonts w:ascii="Ebrima" w:hAnsi="Ebrima"/>
            <w:bCs/>
          </w:rPr>
          <w:t>Saxena</w:t>
        </w:r>
        <w:proofErr w:type="spellEnd"/>
        <w:r w:rsidRPr="008A7E9E">
          <w:rPr>
            <w:rStyle w:val="Hyperlink"/>
            <w:rFonts w:ascii="Ebrima" w:hAnsi="Ebrima"/>
            <w:bCs/>
          </w:rPr>
          <w:t xml:space="preserve">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00012899">
        <w:fldChar w:fldCharType="begin"/>
      </w:r>
      <w:r w:rsidR="00012899">
        <w:instrText xml:space="preserve"> HYPERLINK \l "burcham1997" </w:instrText>
      </w:r>
      <w:r w:rsidR="00012899">
        <w:fldChar w:fldCharType="separate"/>
      </w:r>
      <w:r w:rsidRPr="008A7E9E">
        <w:rPr>
          <w:rStyle w:val="Hyperlink"/>
          <w:rFonts w:ascii="Ebrima" w:hAnsi="Ebrima"/>
          <w:bCs/>
        </w:rPr>
        <w:t>Burcham</w:t>
      </w:r>
      <w:proofErr w:type="spellEnd"/>
      <w:r w:rsidRPr="008A7E9E">
        <w:rPr>
          <w:rStyle w:val="Hyperlink"/>
          <w:rFonts w:ascii="Ebrima" w:hAnsi="Ebrima"/>
          <w:bCs/>
        </w:rPr>
        <w:t xml:space="preserve"> et al., 1997</w:t>
      </w:r>
      <w:r w:rsidR="00012899">
        <w:rPr>
          <w:rStyle w:val="Hyperlink"/>
          <w:rFonts w:ascii="Ebrima" w:hAnsi="Ebrima"/>
          <w:bCs/>
        </w:rPr>
        <w:fldChar w:fldCharType="end"/>
      </w:r>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 xml:space="preserve">the WM fibres connecting the perisylvian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00012899">
        <w:fldChar w:fldCharType="begin"/>
      </w:r>
      <w:r w:rsidR="00012899">
        <w:instrText xml:space="preserve"> HYPERLINK \l "chechlacz2010" </w:instrText>
      </w:r>
      <w:r w:rsidR="00012899">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012899">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proofErr w:type="spellStart"/>
        <w:r w:rsidRPr="00A83674">
          <w:rPr>
            <w:rStyle w:val="Hyperlink"/>
            <w:rFonts w:ascii="Ebrima" w:hAnsi="Ebrima"/>
          </w:rPr>
          <w:t>Urbanski</w:t>
        </w:r>
        <w:proofErr w:type="spellEnd"/>
        <w:r w:rsidRPr="00A83674">
          <w:rPr>
            <w:rStyle w:val="Hyperlink"/>
            <w:rFonts w:ascii="Ebrima" w:hAnsi="Ebrima"/>
          </w:rPr>
          <w:t xml:space="preserve"> et al., 2010</w:t>
        </w:r>
      </w:hyperlink>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proofErr w:type="spellStart"/>
      <w:r w:rsidR="00012899">
        <w:fldChar w:fldCharType="begin"/>
      </w:r>
      <w:r w:rsidR="00012899">
        <w:instrText xml:space="preserve"> HYPERLINK \l "corbetta2014" </w:instrText>
      </w:r>
      <w:r w:rsidR="00012899">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012899">
        <w:rPr>
          <w:rStyle w:val="Hyperlink"/>
          <w:rFonts w:ascii="Ebrima" w:hAnsi="Ebrima"/>
          <w:bCs/>
        </w:rPr>
        <w:fldChar w:fldCharType="end"/>
      </w:r>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proofErr w:type="spellStart"/>
      <w:r w:rsidRPr="00250B3C">
        <w:rPr>
          <w:bCs/>
        </w:rPr>
        <w:lastRenderedPageBreak/>
        <w:t>fronto</w:t>
      </w:r>
      <w:proofErr w:type="spellEnd"/>
      <w:r w:rsidRPr="00250B3C">
        <w:rPr>
          <w:bCs/>
        </w:rPr>
        <w:t xml:space="preserve">-parietal network 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proofErr w:type="spellStart"/>
        <w:r w:rsidR="00A83674" w:rsidRPr="00A83674">
          <w:rPr>
            <w:rStyle w:val="Hyperlink"/>
            <w:rFonts w:ascii="Ebrima" w:hAnsi="Ebrima"/>
          </w:rPr>
          <w:t>Urbanski</w:t>
        </w:r>
        <w:proofErr w:type="spellEnd"/>
        <w:r w:rsidR="00A83674" w:rsidRPr="00A83674">
          <w:rPr>
            <w:rStyle w:val="Hyperlink"/>
            <w:rFonts w:ascii="Ebrima" w:hAnsi="Ebrima"/>
          </w:rPr>
          <w:t xml:space="preserve">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proofErr w:type="spellStart"/>
        <w:r w:rsidRPr="00A83674">
          <w:rPr>
            <w:rStyle w:val="Hyperlink"/>
            <w:rFonts w:ascii="Ebrima" w:hAnsi="Ebrima"/>
            <w:bCs/>
          </w:rPr>
          <w:t>Saxena</w:t>
        </w:r>
        <w:proofErr w:type="spellEnd"/>
        <w:r w:rsidRPr="00A83674">
          <w:rPr>
            <w:rStyle w:val="Hyperlink"/>
            <w:rFonts w:ascii="Ebrima" w:hAnsi="Ebrima"/>
            <w:bCs/>
          </w:rPr>
          <w:t xml:space="preserve"> et al. (2022)</w:t>
        </w:r>
      </w:hyperlink>
      <w:r w:rsidRPr="00B75B6A">
        <w:rPr>
          <w:bCs/>
          <w:color w:val="7F7F7F" w:themeColor="text1" w:themeTint="80"/>
        </w:rPr>
        <w:t xml:space="preserve">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proofErr w:type="spellStart"/>
        <w:r w:rsidRPr="00A83674">
          <w:rPr>
            <w:rStyle w:val="Hyperlink"/>
            <w:rFonts w:ascii="Ebrima" w:hAnsi="Ebrima"/>
            <w:bCs/>
          </w:rPr>
          <w:t>Saxena</w:t>
        </w:r>
        <w:proofErr w:type="spellEnd"/>
        <w:r w:rsidRPr="00A83674">
          <w:rPr>
            <w:rStyle w:val="Hyperlink"/>
            <w:rFonts w:ascii="Ebrima" w:hAnsi="Ebrima"/>
            <w:bCs/>
          </w:rPr>
          <w:t xml:space="preserve">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012899"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w:t>
      </w:r>
      <w:proofErr w:type="gramStart"/>
      <w:r w:rsidR="00546BD9" w:rsidRPr="00250B3C">
        <w:rPr>
          <w:bCs/>
        </w:rPr>
        <w:t>be primarily linked</w:t>
      </w:r>
      <w:proofErr w:type="gramEnd"/>
      <w:r w:rsidR="00546BD9" w:rsidRPr="00250B3C">
        <w:rPr>
          <w:bCs/>
        </w:rPr>
        <w:t xml:space="preserve">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5" w:name="_Toc116064599"/>
      <w:bookmarkStart w:id="36" w:name="_Toc117242369"/>
      <w:r w:rsidRPr="00250B3C">
        <w:rPr>
          <w:rFonts w:ascii="Avenir Next LT Pro Light" w:eastAsiaTheme="majorEastAsia" w:hAnsi="Avenir Next LT Pro Light" w:cstheme="majorBidi"/>
          <w:spacing w:val="4"/>
          <w:sz w:val="24"/>
          <w:szCs w:val="24"/>
        </w:rPr>
        <w:lastRenderedPageBreak/>
        <w:t>Motivation</w:t>
      </w:r>
      <w:bookmarkEnd w:id="35"/>
      <w:bookmarkEnd w:id="36"/>
    </w:p>
    <w:bookmarkEnd w:id="27"/>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012899">
        <w:fldChar w:fldCharType="begin"/>
      </w:r>
      <w:r w:rsidR="00012899">
        <w:instrText xml:space="preserve"> HYPERLINK \l "hammerbeck2019" </w:instrText>
      </w:r>
      <w:r w:rsidR="00012899">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012899">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012899">
        <w:fldChar w:fldCharType="begin"/>
      </w:r>
      <w:r w:rsidR="00012899">
        <w:instrText xml:space="preserve"> HYPERLINK \l "kleinman2008" </w:instrText>
      </w:r>
      <w:r w:rsidR="00012899">
        <w:fldChar w:fldCharType="separate"/>
      </w:r>
      <w:r w:rsidR="00D741F6" w:rsidRPr="00D741F6">
        <w:rPr>
          <w:rStyle w:val="Hyperlink"/>
          <w:rFonts w:ascii="Ebrima" w:hAnsi="Ebrima"/>
        </w:rPr>
        <w:t>Kleinman</w:t>
      </w:r>
      <w:proofErr w:type="spellEnd"/>
      <w:r w:rsidR="00D741F6" w:rsidRPr="00D741F6">
        <w:rPr>
          <w:rStyle w:val="Hyperlink"/>
          <w:rFonts w:ascii="Ebrima" w:hAnsi="Ebrima"/>
        </w:rPr>
        <w:t xml:space="preserve"> et al., 2008</w:t>
      </w:r>
      <w:r w:rsidR="00012899">
        <w:rPr>
          <w:rStyle w:val="Hyperlink"/>
          <w:rFonts w:ascii="Ebrima" w:hAnsi="Ebrima"/>
        </w:rPr>
        <w:fldChar w:fldCharType="end"/>
      </w:r>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012899">
        <w:fldChar w:fldCharType="begin"/>
      </w:r>
      <w:r w:rsidR="00012899">
        <w:instrText xml:space="preserve"> HYPERLINK \l "ingalhalikar2013" </w:instrText>
      </w:r>
      <w:r w:rsidR="00012899">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012899">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w:t>
      </w:r>
      <w:proofErr w:type="gramStart"/>
      <w:r w:rsidRPr="008D43CB">
        <w:t>can be attributed</w:t>
      </w:r>
      <w:proofErr w:type="gramEnd"/>
      <w:r w:rsidRPr="008D43CB">
        <w:t xml:space="preserve">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012899">
        <w:fldChar w:fldCharType="begin"/>
      </w:r>
      <w:r w:rsidR="00012899">
        <w:instrText xml:space="preserve"> HYPERLINK \l "griffis2019" </w:instrText>
      </w:r>
      <w:r w:rsidR="00012899">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012899">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7CAC525E" w:rsidR="007D78C5" w:rsidRPr="007D4E0A" w:rsidRDefault="002E16B8" w:rsidP="00BA4576">
      <w:pPr>
        <w:spacing w:after="120" w:line="276" w:lineRule="auto"/>
      </w:pPr>
      <w:r>
        <w:lastRenderedPageBreak/>
        <w:t xml:space="preserve">We examined if there are any </w:t>
      </w:r>
      <w:r w:rsidR="001C7866">
        <w:t xml:space="preserve">differences in the whole-brain </w:t>
      </w:r>
      <w:ins w:id="37" w:author="Lisa" w:date="2022-10-21T13:44:00Z">
        <w:r w:rsidR="008C3A3A">
          <w:t>(</w:t>
        </w:r>
        <w:proofErr w:type="gramStart"/>
        <w:r w:rsidR="008C3A3A">
          <w:t>voxel-wise</w:t>
        </w:r>
        <w:proofErr w:type="gramEnd"/>
        <w:r w:rsidR="008C3A3A">
          <w:t xml:space="preserve">) </w:t>
        </w:r>
      </w:ins>
      <w:r w:rsidR="001C7866">
        <w:t xml:space="preserve">disconnectivity </w:t>
      </w:r>
      <w:del w:id="38" w:author="Lisa" w:date="2022-10-21T13:44:00Z">
        <w:r w:rsidR="00BA4576" w:rsidDel="008C3A3A">
          <w:delText xml:space="preserve">(voxel-wise) </w:delText>
        </w:r>
      </w:del>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39"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40" w:name="_Toc117242370"/>
      <w:r w:rsidRPr="00EA784A">
        <w:rPr>
          <w:b w:val="0"/>
          <w:bCs w:val="0"/>
        </w:rPr>
        <w:lastRenderedPageBreak/>
        <w:t>Material &amp; Methods</w:t>
      </w:r>
      <w:bookmarkEnd w:id="39"/>
      <w:bookmarkEnd w:id="40"/>
    </w:p>
    <w:p w14:paraId="1C5C558C" w14:textId="7E725EDD" w:rsidR="00A40F89" w:rsidRDefault="000E5F13" w:rsidP="00752119">
      <w:pPr>
        <w:pStyle w:val="berschrift3"/>
        <w:numPr>
          <w:ilvl w:val="1"/>
          <w:numId w:val="3"/>
        </w:numPr>
        <w:spacing w:before="0" w:after="120"/>
      </w:pPr>
      <w:bookmarkStart w:id="41" w:name="_Toc116064601"/>
      <w:bookmarkStart w:id="42" w:name="_Toc117242371"/>
      <w:r w:rsidRPr="00EA784A">
        <w:t>Patient Sample</w:t>
      </w:r>
      <w:bookmarkEnd w:id="41"/>
      <w:bookmarkEnd w:id="42"/>
    </w:p>
    <w:p w14:paraId="4FE913FE" w14:textId="7C98C861" w:rsidR="008A06EC" w:rsidRDefault="00A40F89" w:rsidP="00450304">
      <w:pPr>
        <w:spacing w:line="276" w:lineRule="auto"/>
        <w:rPr>
          <w:lang w:val="en-US"/>
        </w:rPr>
      </w:pPr>
      <w:bookmarkStart w:id="43"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44"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012899">
        <w:fldChar w:fldCharType="begin"/>
      </w:r>
      <w:r w:rsidR="00012899">
        <w:instrText xml:space="preserve"> HYPERLINK \l "rordenkarnath2010" </w:instrText>
      </w:r>
      <w:r w:rsidR="00012899">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012899">
        <w:rPr>
          <w:rStyle w:val="Hyperlink"/>
          <w:rFonts w:ascii="Ebrima" w:hAnsi="Ebrima"/>
          <w:sz w:val="18"/>
          <w:szCs w:val="18"/>
          <w:lang w:val="en-US"/>
        </w:rPr>
        <w:fldChar w:fldCharType="end"/>
      </w:r>
      <w:r w:rsidR="00196F92">
        <w:rPr>
          <w:sz w:val="18"/>
          <w:szCs w:val="18"/>
          <w:lang w:val="en-US"/>
        </w:rPr>
        <w:t>)</w:t>
      </w:r>
    </w:p>
    <w:bookmarkEnd w:id="43"/>
    <w:bookmarkEnd w:id="44"/>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45" w:name="_Behavioural_Data"/>
      <w:bookmarkStart w:id="46" w:name="_Toc116064602"/>
      <w:bookmarkStart w:id="47" w:name="_Toc117242372"/>
      <w:bookmarkEnd w:id="45"/>
      <w:r w:rsidRPr="00AC673A">
        <w:t>Behavioural Data</w:t>
      </w:r>
      <w:bookmarkEnd w:id="46"/>
      <w:bookmarkEnd w:id="47"/>
    </w:p>
    <w:p w14:paraId="42B87965" w14:textId="60DCB8F8" w:rsidR="008A06EC" w:rsidRPr="00376FFF" w:rsidRDefault="008D62DA" w:rsidP="00450304">
      <w:pPr>
        <w:spacing w:line="276" w:lineRule="auto"/>
      </w:pPr>
      <w:bookmarkStart w:id="48"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proofErr w:type="gramEnd"/>
      <w:r>
        <w:t xml:space="preserve">.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49" w:name="_Toc116064603"/>
      <w:bookmarkStart w:id="50" w:name="_Toc117242373"/>
      <w:r>
        <w:t>Neuroimaging Data</w:t>
      </w:r>
      <w:bookmarkEnd w:id="49"/>
      <w:bookmarkEnd w:id="50"/>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51" w:name="_Hlk104548924"/>
      <w:bookmarkEnd w:id="48"/>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012899">
        <w:fldChar w:fldCharType="begin"/>
      </w:r>
      <w:r w:rsidR="00012899">
        <w:instrText xml:space="preserve"> HYPERLINK \l "clas2012" </w:instrText>
      </w:r>
      <w:r w:rsidR="00012899">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012899">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were added and corrected for potential overlaps 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proofErr w:type="spellStart"/>
      <w:r w:rsidR="00012899">
        <w:fldChar w:fldCharType="begin"/>
      </w:r>
      <w:r w:rsidR="00012899">
        <w:instrText xml:space="preserve"> HYPERLINK \l "rordenbrett2000" </w:instrText>
      </w:r>
      <w:r w:rsidR="00012899">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012899">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012899">
        <w:fldChar w:fldCharType="begin"/>
      </w:r>
      <w:r w:rsidR="00012899">
        <w:instrText xml:space="preserve"> HYPERLINK \l "rorden2012" </w:instrText>
      </w:r>
      <w:r w:rsidR="00012899">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012899">
        <w:rPr>
          <w:rStyle w:val="Hyperlink"/>
          <w:rFonts w:ascii="Ebrima" w:hAnsi="Ebrima"/>
        </w:rPr>
        <w:fldChar w:fldCharType="end"/>
      </w:r>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52" w:name="_Data_Analysis"/>
      <w:bookmarkStart w:id="53" w:name="_Toc116064604"/>
      <w:bookmarkStart w:id="54" w:name="_Toc117242374"/>
      <w:bookmarkEnd w:id="51"/>
      <w:bookmarkEnd w:id="52"/>
      <w:r w:rsidRPr="0013785F">
        <w:rPr>
          <w:b w:val="0"/>
        </w:rPr>
        <w:lastRenderedPageBreak/>
        <w:t>Data Analysis</w:t>
      </w:r>
      <w:bookmarkEnd w:id="53"/>
      <w:bookmarkEnd w:id="54"/>
    </w:p>
    <w:p w14:paraId="039DDD30" w14:textId="505A86CC" w:rsidR="006A5AAF" w:rsidRDefault="00D2266E" w:rsidP="00752119">
      <w:pPr>
        <w:pStyle w:val="berschrift3"/>
        <w:numPr>
          <w:ilvl w:val="1"/>
          <w:numId w:val="3"/>
        </w:numPr>
        <w:spacing w:before="0" w:after="120"/>
      </w:pPr>
      <w:bookmarkStart w:id="55" w:name="_Lesion_Analysis"/>
      <w:bookmarkStart w:id="56" w:name="_Voxel-based_Lesion-Behaviour_Mappin"/>
      <w:bookmarkStart w:id="57" w:name="_Toc116064605"/>
      <w:bookmarkStart w:id="58" w:name="_Toc117242375"/>
      <w:bookmarkStart w:id="59" w:name="_Hlk107484099"/>
      <w:bookmarkEnd w:id="55"/>
      <w:bookmarkEnd w:id="56"/>
      <w:r>
        <w:t>Voxel-based Lesion-Behaviour Mapping</w:t>
      </w:r>
      <w:bookmarkEnd w:id="57"/>
      <w:bookmarkEnd w:id="58"/>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hyperlink r:id="rId11"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w:t>
      </w:r>
      <w:commentRangeStart w:id="60"/>
      <w:r w:rsidR="00126F2E">
        <w:t xml:space="preserve">sex </w:t>
      </w:r>
      <w:commentRangeEnd w:id="60"/>
      <w:r w:rsidR="00572270">
        <w:rPr>
          <w:rStyle w:val="Kommentarzeichen"/>
        </w:rPr>
        <w:commentReference w:id="60"/>
      </w:r>
      <w:r w:rsidR="00126F2E">
        <w:t>as dependent variable</w:t>
      </w:r>
      <w:r w:rsidR="00BA4576">
        <w:t xml:space="preserve">. </w:t>
      </w:r>
      <w:commentRangeStart w:id="61"/>
      <w:commentRangeStart w:id="62"/>
      <w:r w:rsidR="00BA4576">
        <w:t xml:space="preserve">This </w:t>
      </w:r>
      <w:proofErr w:type="gramStart"/>
      <w:r w:rsidR="00BA4576">
        <w:t>was done</w:t>
      </w:r>
      <w:proofErr w:type="gramEnd"/>
      <w:r w:rsidR="00B60EA3">
        <w:t xml:space="preserve"> to dissociate whether the lesion patterns between men and women differed</w:t>
      </w:r>
      <w:commentRangeEnd w:id="61"/>
      <w:r w:rsidR="00572270">
        <w:rPr>
          <w:rStyle w:val="Kommentarzeichen"/>
        </w:rPr>
        <w:commentReference w:id="61"/>
      </w:r>
      <w:commentRangeEnd w:id="62"/>
      <w:r w:rsidR="002B52B4">
        <w:rPr>
          <w:rStyle w:val="Kommentarzeichen"/>
        </w:rPr>
        <w:commentReference w:id="62"/>
      </w:r>
      <w:r w:rsidR="00B60EA3">
        <w:t xml:space="preserve">.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t>
      </w:r>
      <w:proofErr w:type="gramStart"/>
      <w:r w:rsidR="00BA4576">
        <w:t>whole</w:t>
      </w:r>
      <w:proofErr w:type="gramEnd"/>
      <w:r w:rsidR="00BA4576">
        <w:t xml:space="preserv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63" w:name="_Whole-brain_Disconnectivity_Mapping"/>
      <w:bookmarkStart w:id="64" w:name="_Whole-Brain_Disconnectivity"/>
      <w:bookmarkStart w:id="65" w:name="_Toc116064606"/>
      <w:bookmarkStart w:id="66" w:name="_Toc117242376"/>
      <w:bookmarkEnd w:id="59"/>
      <w:bookmarkEnd w:id="63"/>
      <w:bookmarkEnd w:id="64"/>
      <w:r>
        <w:rPr>
          <w:lang w:val="de-DE"/>
        </w:rPr>
        <w:t>Whole-</w:t>
      </w:r>
      <w:r w:rsidR="006B7D75">
        <w:rPr>
          <w:lang w:val="de-DE"/>
        </w:rPr>
        <w:t>B</w:t>
      </w:r>
      <w:r>
        <w:rPr>
          <w:lang w:val="de-DE"/>
        </w:rPr>
        <w:t>rain Disconnectivity</w:t>
      </w:r>
      <w:bookmarkEnd w:id="65"/>
      <w:bookmarkEnd w:id="6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proofErr w:type="spellStart"/>
      <w:r w:rsidR="00012899">
        <w:fldChar w:fldCharType="begin"/>
      </w:r>
      <w:r w:rsidR="00012899">
        <w:instrText xml:space="preserve"> HYPERLINK \l "yeh2018" </w:instrText>
      </w:r>
      <w:r w:rsidR="00012899">
        <w:fldChar w:fldCharType="separate"/>
      </w:r>
      <w:r w:rsidRPr="00EC0932">
        <w:rPr>
          <w:rStyle w:val="Hyperlink"/>
          <w:rFonts w:ascii="Ebrima" w:hAnsi="Ebrima"/>
        </w:rPr>
        <w:t>Yeh</w:t>
      </w:r>
      <w:proofErr w:type="spellEnd"/>
      <w:r w:rsidRPr="00EC0932">
        <w:rPr>
          <w:rStyle w:val="Hyperlink"/>
          <w:rFonts w:ascii="Ebrima" w:hAnsi="Ebrima"/>
        </w:rPr>
        <w:t xml:space="preserve"> et al., 2018</w:t>
      </w:r>
      <w:r w:rsidR="00012899">
        <w:rPr>
          <w:rStyle w:val="Hyperlink"/>
          <w:rFonts w:ascii="Ebrima" w:hAnsi="Ebrima"/>
        </w:rPr>
        <w:fldChar w:fldCharType="end"/>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227430AC" w:rsidR="003C00D2"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whether the </w:t>
      </w:r>
      <w:commentRangeStart w:id="67"/>
      <w:r w:rsidR="002958CD" w:rsidRPr="002958CD">
        <w:t>lesion</w:t>
      </w:r>
      <w:commentRangeEnd w:id="67"/>
      <w:r w:rsidR="007C36DF">
        <w:rPr>
          <w:rStyle w:val="Kommentarzeichen"/>
        </w:rPr>
        <w:commentReference w:id="67"/>
      </w:r>
      <w:r w:rsidR="002958CD" w:rsidRPr="002958CD">
        <w:t xml:space="preserve"> patterns 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68" w:name="_Region-to-Region_Disconnectivity"/>
      <w:bookmarkStart w:id="69" w:name="_Toc116064607"/>
      <w:bookmarkStart w:id="70" w:name="_Toc117242377"/>
      <w:bookmarkStart w:id="71" w:name="_Hlk107484211"/>
      <w:bookmarkEnd w:id="68"/>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69"/>
      <w:bookmarkEnd w:id="70"/>
    </w:p>
    <w:p w14:paraId="6770036A" w14:textId="6F678197" w:rsidR="00836643" w:rsidRDefault="008C1F40" w:rsidP="00450304">
      <w:pPr>
        <w:spacing w:line="276" w:lineRule="auto"/>
      </w:pPr>
      <w:r>
        <w:t>To identify which GM</w:t>
      </w:r>
      <w:r w:rsidR="00836643">
        <w:t xml:space="preserve"> regions </w:t>
      </w:r>
      <w:proofErr w:type="gramStart"/>
      <w:r w:rsidR="00836643">
        <w:t>were disconnected</w:t>
      </w:r>
      <w:proofErr w:type="gramEnd"/>
      <w:r w:rsidR="00836643">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012899">
        <w:fldChar w:fldCharType="begin"/>
      </w:r>
      <w:r w:rsidR="00012899">
        <w:instrText xml:space="preserve"> HYPERLINK \l "griffis2021" </w:instrText>
      </w:r>
      <w:r w:rsidR="00012899">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012899">
        <w:rPr>
          <w:rStyle w:val="Hyperlink"/>
          <w:rFonts w:ascii="Ebrima" w:hAnsi="Ebrima"/>
        </w:rPr>
        <w:fldChar w:fldCharType="end"/>
      </w:r>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proofErr w:type="spellStart"/>
      <w:r w:rsidR="00012899">
        <w:fldChar w:fldCharType="begin"/>
      </w:r>
      <w:r w:rsidR="00012899">
        <w:instrText xml:space="preserve"> HYPERLINK \l "yeh2018" </w:instrText>
      </w:r>
      <w:r w:rsidR="00012899">
        <w:fldChar w:fldCharType="separate"/>
      </w:r>
      <w:r w:rsidR="00A4617B" w:rsidRPr="00EC0932">
        <w:rPr>
          <w:rStyle w:val="Hyperlink"/>
          <w:rFonts w:ascii="Ebrima" w:hAnsi="Ebrima"/>
        </w:rPr>
        <w:t>Yeh</w:t>
      </w:r>
      <w:proofErr w:type="spellEnd"/>
      <w:r w:rsidR="00A4617B" w:rsidRPr="00EC0932">
        <w:rPr>
          <w:rStyle w:val="Hyperlink"/>
          <w:rFonts w:ascii="Ebrima" w:hAnsi="Ebrima"/>
        </w:rPr>
        <w:t xml:space="preserve"> et al., 2018</w:t>
      </w:r>
      <w:r w:rsidR="00012899">
        <w:rPr>
          <w:rStyle w:val="Hyperlink"/>
          <w:rFonts w:ascii="Ebrima" w:hAnsi="Ebrima"/>
        </w:rPr>
        <w:fldChar w:fldCharType="end"/>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72" w:name="_Toc116064609"/>
      <w:bookmarkStart w:id="73" w:name="_Toc117242378"/>
      <w:r>
        <w:t xml:space="preserve">Prediction of Patient </w:t>
      </w:r>
      <w:r w:rsidR="004B4C63">
        <w:t>Status</w:t>
      </w:r>
      <w:bookmarkEnd w:id="72"/>
      <w:bookmarkEnd w:id="73"/>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012899">
        <w:fldChar w:fldCharType="begin"/>
      </w:r>
      <w:r w:rsidR="00012899">
        <w:instrText xml:space="preserve"> HYPERLINK \l "kasties2021" </w:instrText>
      </w:r>
      <w:r w:rsidR="00012899">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012899">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71"/>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74" w:name="_Toc116064610"/>
      <w:bookmarkStart w:id="75" w:name="_Toc117242379"/>
      <w:r w:rsidRPr="00EA784A">
        <w:rPr>
          <w:b w:val="0"/>
          <w:bCs w:val="0"/>
        </w:rPr>
        <w:lastRenderedPageBreak/>
        <w:t>Results</w:t>
      </w:r>
      <w:bookmarkEnd w:id="74"/>
      <w:bookmarkEnd w:id="75"/>
    </w:p>
    <w:p w14:paraId="7AB70D20" w14:textId="37FE2F39" w:rsidR="002571FF" w:rsidRPr="00DC0715" w:rsidRDefault="00C16B0E" w:rsidP="00C31734">
      <w:pPr>
        <w:pStyle w:val="berschrift3"/>
        <w:numPr>
          <w:ilvl w:val="1"/>
          <w:numId w:val="3"/>
        </w:numPr>
        <w:spacing w:before="0" w:after="120"/>
        <w:rPr>
          <w:color w:val="FF9933"/>
          <w:lang w:val="en-US"/>
        </w:rPr>
      </w:pPr>
      <w:bookmarkStart w:id="76" w:name="_Toc116064611"/>
      <w:bookmarkStart w:id="77" w:name="_Toc117242380"/>
      <w:r w:rsidRPr="00BE0402">
        <w:rPr>
          <w:lang w:val="en-US"/>
        </w:rPr>
        <w:t>Clinical and Demographic Data</w:t>
      </w:r>
      <w:bookmarkEnd w:id="76"/>
      <w:bookmarkEnd w:id="77"/>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78"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w:t>
      </w:r>
      <w:commentRangeStart w:id="79"/>
      <w:r w:rsidR="004C6CFC">
        <w:rPr>
          <w:sz w:val="18"/>
          <w:szCs w:val="18"/>
        </w:rPr>
        <w:t>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commentRangeEnd w:id="79"/>
      <w:r w:rsidR="00F34438">
        <w:rPr>
          <w:rStyle w:val="Kommentarzeichen"/>
        </w:rPr>
        <w:commentReference w:id="79"/>
      </w:r>
      <w:r w:rsidR="004C6CFC">
        <w:rPr>
          <w:sz w:val="18"/>
          <w:szCs w:val="18"/>
        </w:rPr>
        <w:t>.</w:t>
      </w:r>
      <w:bookmarkEnd w:id="78"/>
      <w:r>
        <w:rPr>
          <w:sz w:val="20"/>
        </w:rPr>
        <w:tab/>
      </w:r>
    </w:p>
    <w:p w14:paraId="73BA99F9" w14:textId="0DDCC32D"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ins w:id="80" w:author="Lisa" w:date="2022-10-21T13:54:00Z">
        <w:r w:rsidR="004B73EA">
          <w:t xml:space="preserve">µ = </w:t>
        </w:r>
      </w:ins>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w:t>
      </w:r>
      <w:commentRangeStart w:id="81"/>
      <w:r>
        <w:t xml:space="preserve">n </w:t>
      </w:r>
      <w:commentRangeEnd w:id="81"/>
      <w:r w:rsidR="00C914E7">
        <w:rPr>
          <w:rStyle w:val="Kommentarzeichen"/>
        </w:rPr>
        <w:commentReference w:id="81"/>
      </w:r>
      <w:r>
        <w:t>=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82" w:name="_Toc116064612"/>
      <w:bookmarkStart w:id="83" w:name="_Toc117242381"/>
      <w:r w:rsidRPr="007A1AB8">
        <w:t>Voxel-based Lesion-Behaviour Mapping</w:t>
      </w:r>
      <w:bookmarkEnd w:id="82"/>
      <w:bookmarkEnd w:id="83"/>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84"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w:t>
      </w:r>
      <w:commentRangeStart w:id="85"/>
      <w:r w:rsidRPr="00A8167B">
        <w:rPr>
          <w:sz w:val="18"/>
          <w:szCs w:val="18"/>
        </w:rPr>
        <w:t>Plots</w:t>
      </w:r>
      <w:commentRangeEnd w:id="85"/>
      <w:r w:rsidR="004B73EA">
        <w:rPr>
          <w:rStyle w:val="Kommentarzeichen"/>
        </w:rPr>
        <w:commentReference w:id="85"/>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(N = 206), female and male patients (N =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012899">
        <w:fldChar w:fldCharType="begin"/>
      </w:r>
      <w:r w:rsidR="00012899">
        <w:instrText xml:space="preserve"> HYPERLINK \l "rordenbrett2000" </w:instrText>
      </w:r>
      <w:r w:rsidR="00012899">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012899">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bookmarkEnd w:id="84"/>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w:t>
      </w:r>
      <w:proofErr w:type="gramStart"/>
      <w:r>
        <w:rPr>
          <w:szCs w:val="18"/>
        </w:rPr>
        <w:t>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w:t>
      </w:r>
      <w:proofErr w:type="gramEnd"/>
      <w:r>
        <w:rPr>
          <w:szCs w:val="18"/>
        </w:rPr>
        <w:t xml:space="preserve">. </w:t>
      </w:r>
    </w:p>
    <w:p w14:paraId="3E340ED9" w14:textId="7197453B" w:rsidR="00A02678" w:rsidRPr="004A6C1E" w:rsidRDefault="00012899"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86" w:name="figure03niistatlesion"/>
      <w:r>
        <w:rPr>
          <w:noProof/>
          <w:lang w:val="en-US"/>
        </w:rPr>
        <w:drawing>
          <wp:inline distT="0" distB="0" distL="0" distR="0" wp14:anchorId="7D43A336" wp14:editId="2899CEE8">
            <wp:extent cx="4526280" cy="3171689"/>
            <wp:effectExtent l="0" t="0" r="762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4"/>
                    <a:stretch>
                      <a:fillRect/>
                    </a:stretch>
                  </pic:blipFill>
                  <pic:spPr>
                    <a:xfrm>
                      <a:off x="0" y="0"/>
                      <a:ext cx="4553600" cy="3190833"/>
                    </a:xfrm>
                    <a:prstGeom prst="rect">
                      <a:avLst/>
                    </a:prstGeom>
                  </pic:spPr>
                </pic:pic>
              </a:graphicData>
            </a:graphic>
          </wp:inline>
        </w:drawing>
      </w:r>
    </w:p>
    <w:p w14:paraId="664DB17A" w14:textId="6C3EEF5E" w:rsidR="00C31734" w:rsidRDefault="00E32F6E" w:rsidP="00C31734">
      <w:pPr>
        <w:rPr>
          <w:sz w:val="18"/>
          <w:szCs w:val="18"/>
          <w:lang w:val="en-US"/>
        </w:rPr>
      </w:pPr>
      <w:commentRangeStart w:id="87"/>
      <w:commentRangeStart w:id="88"/>
      <w:r w:rsidRPr="00E32F6E">
        <w:rPr>
          <w:b/>
          <w:sz w:val="18"/>
          <w:szCs w:val="18"/>
          <w:lang w:val="en-US"/>
        </w:rPr>
        <w:t xml:space="preserve">Figure </w:t>
      </w:r>
      <w:commentRangeEnd w:id="87"/>
      <w:r w:rsidR="00D07314">
        <w:rPr>
          <w:rStyle w:val="Kommentarzeichen"/>
        </w:rPr>
        <w:commentReference w:id="87"/>
      </w:r>
      <w:commentRangeEnd w:id="88"/>
      <w:r w:rsidR="007C36DF">
        <w:rPr>
          <w:rStyle w:val="Kommentarzeichen"/>
        </w:rPr>
        <w:commentReference w:id="88"/>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proofErr w:type="spellStart"/>
      <w:r w:rsidR="00012899">
        <w:fldChar w:fldCharType="begin"/>
      </w:r>
      <w:r w:rsidR="00012899">
        <w:instrText xml:space="preserve"> HYPERLINK \l "rordenbrett2000" </w:instrText>
      </w:r>
      <w:r w:rsidR="00012899">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12899">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86"/>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89" w:name="_Toc116064613"/>
      <w:bookmarkStart w:id="90" w:name="_Toc117242382"/>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89"/>
      <w:bookmarkEnd w:id="90"/>
    </w:p>
    <w:p w14:paraId="57227A4A" w14:textId="47A01117" w:rsidR="00C31734" w:rsidRDefault="00012899"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r w:rsidR="006D14EE">
        <w:t>orbital gyrus (</w:t>
      </w:r>
      <w:proofErr w:type="spellStart"/>
      <w:r w:rsidR="005F38F2" w:rsidRPr="005F38F2">
        <w:t>OrG</w:t>
      </w:r>
      <w:proofErr w:type="spellEnd"/>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w:t>
      </w:r>
      <w:proofErr w:type="spellStart"/>
      <w:r w:rsidRPr="005F38F2">
        <w:t>uncinate</w:t>
      </w:r>
      <w:proofErr w:type="spellEnd"/>
      <w:r w:rsidRPr="005F38F2">
        <w:t xml:space="preserv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91"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3B68B22B" w:rsidR="009C3EBB" w:rsidRPr="00E32F6E" w:rsidRDefault="00E32F6E" w:rsidP="00C31734">
      <w:pPr>
        <w:rPr>
          <w:sz w:val="18"/>
          <w:szCs w:val="18"/>
        </w:rPr>
      </w:pPr>
      <w:commentRangeStart w:id="92"/>
      <w:r w:rsidRPr="00E32F6E">
        <w:rPr>
          <w:b/>
          <w:sz w:val="18"/>
          <w:szCs w:val="18"/>
        </w:rPr>
        <w:t xml:space="preserve">Figure </w:t>
      </w:r>
      <w:commentRangeEnd w:id="92"/>
      <w:r w:rsidR="00A52FDE">
        <w:rPr>
          <w:rStyle w:val="Kommentarzeichen"/>
        </w:rPr>
        <w:commentReference w:id="92"/>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(N = 206), female and male patients (N =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proofErr w:type="spellStart"/>
      <w:r w:rsidR="00012899">
        <w:fldChar w:fldCharType="begin"/>
      </w:r>
      <w:r w:rsidR="00012899">
        <w:instrText xml:space="preserve"> HYPERLINK \l "rordenbrett2000" </w:instrText>
      </w:r>
      <w:r w:rsidR="00012899">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12899">
        <w:rPr>
          <w:rStyle w:val="Hyperlink"/>
          <w:rFonts w:ascii="Ebrima" w:hAnsi="Ebrima"/>
          <w:sz w:val="18"/>
          <w:szCs w:val="18"/>
        </w:rPr>
        <w:fldChar w:fldCharType="end"/>
      </w:r>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bookmarkEnd w:id="91"/>
    <w:p w14:paraId="63D2ACE4" w14:textId="7E866F21" w:rsidR="00E546B0" w:rsidRPr="00FB250F" w:rsidRDefault="005F38F2" w:rsidP="00450304">
      <w:pPr>
        <w:spacing w:line="276" w:lineRule="auto"/>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93" w:name="_Toc116064614"/>
      <w:bookmarkStart w:id="94" w:name="_Toc117242383"/>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93"/>
      <w:bookmarkEnd w:id="94"/>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t>
      </w:r>
      <w:proofErr w:type="gramStart"/>
      <w:r w:rsidR="009121BF">
        <w:t>were more pronounced</w:t>
      </w:r>
      <w:proofErr w:type="gramEnd"/>
      <w:r w:rsidR="009121BF">
        <w:t xml:space="preserve">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95" w:name="figure05roiDCs"/>
    </w:p>
    <w:p w14:paraId="024B29B6" w14:textId="5B991919" w:rsidR="009121BF" w:rsidRPr="005B11FA" w:rsidRDefault="00EA492D" w:rsidP="00B2571F">
      <w:pPr>
        <w:jc w:val="center"/>
        <w:rPr>
          <w:highlight w:val="yellow"/>
        </w:rPr>
      </w:pPr>
      <w:r>
        <w:rPr>
          <w:noProof/>
          <w:lang w:val="en-US"/>
        </w:rPr>
        <w:lastRenderedPageBreak/>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4D8BA19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gramStart"/>
      <w:r w:rsidR="009121BF" w:rsidRPr="009121BF">
        <w:rPr>
          <w:sz w:val="18"/>
          <w:szCs w:val="18"/>
        </w:rPr>
        <w:t>p</w:t>
      </w:r>
      <w:r w:rsidR="00427A3C" w:rsidRPr="009121BF">
        <w:rPr>
          <w:sz w:val="18"/>
          <w:szCs w:val="18"/>
        </w:rPr>
        <w:t>arcel-wise</w:t>
      </w:r>
      <w:proofErr w:type="gram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commentRangeStart w:id="96"/>
      <w:r w:rsidR="006F1A4D" w:rsidRPr="009121BF">
        <w:rPr>
          <w:sz w:val="18"/>
          <w:szCs w:val="18"/>
        </w:rPr>
        <w:t>Significant</w:t>
      </w:r>
      <w:r w:rsidR="00E07561" w:rsidRPr="009121BF">
        <w:rPr>
          <w:sz w:val="18"/>
          <w:szCs w:val="18"/>
        </w:rPr>
        <w:t xml:space="preserve"> parcel-wise disconnections</w:t>
      </w:r>
      <w:commentRangeEnd w:id="96"/>
      <w:r w:rsidR="004A460C">
        <w:rPr>
          <w:rStyle w:val="Kommentarzeichen"/>
        </w:rPr>
        <w:commentReference w:id="96"/>
      </w:r>
      <w:r w:rsidR="00E07561" w:rsidRPr="009121BF">
        <w:rPr>
          <w:sz w:val="18"/>
          <w:szCs w:val="18"/>
        </w:rPr>
        <w:t xml:space="preserve">,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7"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proofErr w:type="spellStart"/>
      <w:r w:rsidR="00012899">
        <w:fldChar w:fldCharType="begin"/>
      </w:r>
      <w:r w:rsidR="00012899">
        <w:instrText xml:space="preserve"> HYPERLINK \l "yeh2018" </w:instrText>
      </w:r>
      <w:r w:rsidR="00012899">
        <w:fldChar w:fldCharType="separate"/>
      </w:r>
      <w:r w:rsidR="006F1A4D" w:rsidRPr="00B92904">
        <w:rPr>
          <w:rStyle w:val="Hyperlink"/>
          <w:rFonts w:ascii="Ebrima" w:hAnsi="Ebrima"/>
          <w:sz w:val="18"/>
          <w:szCs w:val="18"/>
        </w:rPr>
        <w:t>Yeh</w:t>
      </w:r>
      <w:proofErr w:type="spellEnd"/>
      <w:r w:rsidR="006F1A4D" w:rsidRPr="00B92904">
        <w:rPr>
          <w:rStyle w:val="Hyperlink"/>
          <w:rFonts w:ascii="Ebrima" w:hAnsi="Ebrima"/>
          <w:sz w:val="18"/>
          <w:szCs w:val="18"/>
        </w:rPr>
        <w:t xml:space="preserve"> et al., 2018</w:t>
      </w:r>
      <w:r w:rsidR="00012899">
        <w:rPr>
          <w:rStyle w:val="Hyperlink"/>
          <w:rFonts w:ascii="Ebrima" w:hAnsi="Ebrima"/>
          <w:sz w:val="18"/>
          <w:szCs w:val="18"/>
        </w:rPr>
        <w:fldChar w:fldCharType="end"/>
      </w:r>
      <w:r w:rsidR="006F1A4D" w:rsidRPr="009121BF">
        <w:rPr>
          <w:sz w:val="18"/>
          <w:szCs w:val="18"/>
        </w:rPr>
        <w:t>).</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97" w:name="table02roiDCs_summary"/>
      <w:bookmarkEnd w:id="95"/>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commentRangeStart w:id="98"/>
      <w:r w:rsidR="00512A5C" w:rsidRPr="00FC5D70">
        <w:rPr>
          <w:sz w:val="18"/>
          <w:szCs w:val="18"/>
        </w:rPr>
        <w:t xml:space="preserve">Selected </w:t>
      </w:r>
      <w:commentRangeEnd w:id="98"/>
      <w:r w:rsidR="00351BCE">
        <w:rPr>
          <w:rStyle w:val="Kommentarzeichen"/>
        </w:rPr>
        <w:commentReference w:id="98"/>
      </w:r>
      <w:r w:rsidR="00512A5C" w:rsidRPr="00FC5D70">
        <w:rPr>
          <w:sz w:val="18"/>
          <w:szCs w:val="18"/>
        </w:rPr>
        <w:t xml:space="preserve">summary statistics resulting from the </w:t>
      </w:r>
      <w:proofErr w:type="gramStart"/>
      <w:r w:rsidR="00512A5C" w:rsidRPr="00FC5D70">
        <w:rPr>
          <w:sz w:val="18"/>
          <w:szCs w:val="18"/>
        </w:rPr>
        <w:t>parcel-wise</w:t>
      </w:r>
      <w:proofErr w:type="gram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97"/>
      <w:r w:rsidR="00FC5D70" w:rsidRPr="00FC5D70">
        <w:rPr>
          <w:sz w:val="18"/>
          <w:szCs w:val="18"/>
        </w:rPr>
        <w:t xml:space="preserve"> </w:t>
      </w:r>
      <w:r w:rsidR="00FC5D70" w:rsidRPr="008F208A">
        <w:rPr>
          <w:sz w:val="18"/>
          <w:szCs w:val="18"/>
        </w:rPr>
        <w:t xml:space="preserve">More details </w:t>
      </w:r>
      <w:proofErr w:type="gramStart"/>
      <w:r w:rsidR="00FC5D70" w:rsidRPr="008F208A">
        <w:rPr>
          <w:sz w:val="18"/>
          <w:szCs w:val="18"/>
        </w:rPr>
        <w:t>can be found</w:t>
      </w:r>
      <w:proofErr w:type="gramEnd"/>
      <w:r w:rsidR="00FC5D70" w:rsidRPr="008F208A">
        <w:rPr>
          <w:sz w:val="18"/>
          <w:szCs w:val="18"/>
        </w:rPr>
        <w:t xml:space="preserve">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proofErr w:type="gramStart"/>
      <w:r w:rsidR="004D1408">
        <w:rPr>
          <w:szCs w:val="18"/>
        </w:rPr>
        <w:t>are spread</w:t>
      </w:r>
      <w:proofErr w:type="gramEnd"/>
      <w:r w:rsidR="004D1408">
        <w:rPr>
          <w:szCs w:val="18"/>
        </w:rPr>
        <w:t xml:space="preserve">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9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commentRangeStart w:id="100"/>
      <w:proofErr w:type="gramStart"/>
      <w:r w:rsidRPr="0035789A">
        <w:rPr>
          <w:sz w:val="18"/>
          <w:szCs w:val="18"/>
        </w:rPr>
        <w:t>Parcel-wise</w:t>
      </w:r>
      <w:proofErr w:type="gramEnd"/>
      <w:r w:rsidRPr="0035789A">
        <w:rPr>
          <w:sz w:val="18"/>
          <w:szCs w:val="18"/>
        </w:rPr>
        <w:t xml:space="preserv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commentRangeEnd w:id="100"/>
      <w:r w:rsidR="00DB6EB3">
        <w:rPr>
          <w:rStyle w:val="Kommentarzeichen"/>
        </w:rPr>
        <w:commentReference w:id="100"/>
      </w:r>
      <w:r w:rsidRPr="0035789A">
        <w:rPr>
          <w:sz w:val="18"/>
          <w:szCs w:val="18"/>
        </w:rPr>
        <w:t xml:space="preserve">. Anatomical labels </w:t>
      </w:r>
      <w:proofErr w:type="gramStart"/>
      <w:r w:rsidRPr="0035789A">
        <w:rPr>
          <w:sz w:val="18"/>
          <w:szCs w:val="18"/>
        </w:rPr>
        <w:t>are based</w:t>
      </w:r>
      <w:proofErr w:type="gramEnd"/>
      <w:r w:rsidRPr="0035789A">
        <w:rPr>
          <w:sz w:val="18"/>
          <w:szCs w:val="18"/>
        </w:rPr>
        <w:t xml:space="preserve">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w:t>
      </w:r>
      <w:proofErr w:type="gramStart"/>
      <w:r w:rsidR="002E5E96" w:rsidRPr="0035789A">
        <w:rPr>
          <w:sz w:val="18"/>
          <w:szCs w:val="18"/>
        </w:rPr>
        <w:t>can be found</w:t>
      </w:r>
      <w:proofErr w:type="gramEnd"/>
      <w:r w:rsidR="002E5E96" w:rsidRPr="0035789A">
        <w:rPr>
          <w:sz w:val="18"/>
          <w:szCs w:val="18"/>
        </w:rPr>
        <w:t xml:space="preserve">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w:t>
      </w:r>
      <w:proofErr w:type="gramStart"/>
      <w:r w:rsidRPr="0035789A">
        <w:rPr>
          <w:sz w:val="18"/>
          <w:szCs w:val="18"/>
        </w:rPr>
        <w:t>are highlighted</w:t>
      </w:r>
      <w:proofErr w:type="gramEnd"/>
      <w:r w:rsidRPr="0035789A">
        <w:rPr>
          <w:sz w:val="18"/>
          <w:szCs w:val="18"/>
        </w:rPr>
        <w:t xml:space="preserve"> in light grey. </w:t>
      </w:r>
      <w:r w:rsidR="003F5DD1" w:rsidRPr="0035789A">
        <w:rPr>
          <w:sz w:val="18"/>
          <w:szCs w:val="18"/>
        </w:rPr>
        <w:t>Z</w:t>
      </w:r>
      <w:r w:rsidRPr="0035789A">
        <w:rPr>
          <w:sz w:val="18"/>
          <w:szCs w:val="18"/>
        </w:rPr>
        <w:t xml:space="preserve">-values </w:t>
      </w:r>
      <w:proofErr w:type="gramStart"/>
      <w:r w:rsidRPr="0035789A">
        <w:rPr>
          <w:sz w:val="18"/>
          <w:szCs w:val="18"/>
        </w:rPr>
        <w:t>were obtained</w:t>
      </w:r>
      <w:proofErr w:type="gramEnd"/>
      <w:r w:rsidRPr="0035789A">
        <w:rPr>
          <w:sz w:val="18"/>
          <w:szCs w:val="18"/>
        </w:rPr>
        <w:t xml:space="preserve">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99"/>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101"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102" w:name="_Toc117242384"/>
      <w:r>
        <w:rPr>
          <w:lang w:val="en-US"/>
        </w:rPr>
        <w:lastRenderedPageBreak/>
        <w:t>Prediction of Patient Status</w:t>
      </w:r>
      <w:bookmarkEnd w:id="101"/>
      <w:bookmarkEnd w:id="102"/>
    </w:p>
    <w:p w14:paraId="61682A29" w14:textId="35F47C26" w:rsidR="003D7287" w:rsidRDefault="00012899"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w:t>
      </w:r>
      <w:commentRangeStart w:id="103"/>
      <w:r w:rsidR="00F66773">
        <w:rPr>
          <w:lang w:val="en-US"/>
        </w:rPr>
        <w:t xml:space="preserve">chance </w:t>
      </w:r>
      <w:r w:rsidR="00B723A8">
        <w:rPr>
          <w:lang w:val="en-US"/>
        </w:rPr>
        <w:t>level</w:t>
      </w:r>
      <w:commentRangeEnd w:id="103"/>
      <w:r w:rsidR="00E16B96">
        <w:rPr>
          <w:rStyle w:val="Kommentarzeichen"/>
        </w:rPr>
        <w:commentReference w:id="103"/>
      </w:r>
      <w:r w:rsidR="00B723A8">
        <w:rPr>
          <w:lang w:val="en-US"/>
        </w:rPr>
        <w:t xml:space="preserve">.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104"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104"/>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105" w:name="_Toc116064617"/>
      <w:bookmarkStart w:id="106" w:name="_Toc117242385"/>
      <w:commentRangeStart w:id="107"/>
      <w:r w:rsidRPr="00EA784A">
        <w:rPr>
          <w:b w:val="0"/>
          <w:bCs w:val="0"/>
        </w:rPr>
        <w:lastRenderedPageBreak/>
        <w:t>Discussion</w:t>
      </w:r>
      <w:bookmarkEnd w:id="105"/>
      <w:bookmarkEnd w:id="106"/>
      <w:commentRangeEnd w:id="107"/>
      <w:r w:rsidR="00F40934">
        <w:rPr>
          <w:rStyle w:val="Kommentarzeichen"/>
          <w:rFonts w:ascii="Ebrima" w:eastAsiaTheme="minorEastAsia" w:hAnsi="Ebrima" w:cstheme="minorBidi"/>
          <w:b w:val="0"/>
          <w:bCs w:val="0"/>
        </w:rPr>
        <w:commentReference w:id="107"/>
      </w:r>
    </w:p>
    <w:p w14:paraId="0D59B26D" w14:textId="011487A0" w:rsidR="005E0604" w:rsidRDefault="005E0604" w:rsidP="00522529">
      <w:pPr>
        <w:pStyle w:val="KeinLeerraum"/>
        <w:spacing w:after="160" w:line="276" w:lineRule="auto"/>
      </w:pPr>
      <w:bookmarkStart w:id="108" w:name="_Toc116064619"/>
      <w:r>
        <w:t xml:space="preserve">The </w:t>
      </w:r>
      <w:commentRangeStart w:id="109"/>
      <w:r>
        <w:t xml:space="preserve">present </w:t>
      </w:r>
      <w:commentRangeEnd w:id="109"/>
      <w:r w:rsidR="000F7634">
        <w:rPr>
          <w:rStyle w:val="Kommentarzeichen"/>
        </w:rPr>
        <w:commentReference w:id="109"/>
      </w:r>
      <w:r>
        <w:t>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commentRangeStart w:id="110"/>
      <w:commentRangeStart w:id="111"/>
      <w:r w:rsidR="00973E27">
        <w:t xml:space="preserve">indirect </w:t>
      </w:r>
      <w:commentRangeEnd w:id="110"/>
      <w:r w:rsidR="006F61C1">
        <w:rPr>
          <w:rStyle w:val="Kommentarzeichen"/>
        </w:rPr>
        <w:commentReference w:id="110"/>
      </w:r>
      <w:commentRangeEnd w:id="111"/>
      <w:r w:rsidR="003B551D">
        <w:rPr>
          <w:rStyle w:val="Kommentarzeichen"/>
        </w:rPr>
        <w:commentReference w:id="111"/>
      </w:r>
      <w:r>
        <w:t>whole-brain and region-to-region disconnectivity</w:t>
      </w:r>
      <w:r w:rsidR="00973E27">
        <w:t xml:space="preserve"> measures</w:t>
      </w:r>
      <w:r>
        <w:t xml:space="preserve">. Finally, we used binary lesion maps, as well as </w:t>
      </w:r>
      <w:commentRangeStart w:id="112"/>
      <w:r>
        <w:t xml:space="preserve">whole-brain </w:t>
      </w:r>
      <w:commentRangeEnd w:id="112"/>
      <w:r w:rsidR="00F12240">
        <w:rPr>
          <w:rStyle w:val="Kommentarzeichen"/>
        </w:rPr>
        <w:commentReference w:id="112"/>
      </w:r>
      <w:r>
        <w:t xml:space="preserve">disconnectivity maps to predict patient status. </w:t>
      </w:r>
      <w:commentRangeStart w:id="113"/>
      <w:commentRangeStart w:id="114"/>
      <w:r w:rsidR="005B060E">
        <w:t xml:space="preserve">While men and women did not differ </w:t>
      </w:r>
      <w:ins w:id="115" w:author="Lisa" w:date="2022-10-21T15:05:00Z">
        <w:r w:rsidR="0089537C">
          <w:t xml:space="preserve">significantly </w:t>
        </w:r>
      </w:ins>
      <w:r w:rsidR="005B060E">
        <w:t xml:space="preserve">in their </w:t>
      </w:r>
      <w:proofErr w:type="gramStart"/>
      <w:r>
        <w:t>voxel-wise</w:t>
      </w:r>
      <w:proofErr w:type="gramEnd"/>
      <w:r>
        <w:t xml:space="preserve"> lesion and </w:t>
      </w:r>
      <w:del w:id="116" w:author="Lisa" w:date="2022-10-21T15:05:00Z">
        <w:r w:rsidDel="0089537C">
          <w:delText xml:space="preserve">whole-brain </w:delText>
        </w:r>
      </w:del>
      <w:r>
        <w:t>disconnection loc</w:t>
      </w:r>
      <w:r w:rsidR="005B060E">
        <w:t>alisations</w:t>
      </w:r>
      <w:commentRangeEnd w:id="113"/>
      <w:r w:rsidR="0089537C">
        <w:rPr>
          <w:rStyle w:val="Kommentarzeichen"/>
        </w:rPr>
        <w:commentReference w:id="113"/>
      </w:r>
      <w:commentRangeEnd w:id="114"/>
      <w:r w:rsidR="003B551D">
        <w:rPr>
          <w:rStyle w:val="Kommentarzeichen"/>
        </w:rPr>
        <w:commentReference w:id="114"/>
      </w:r>
      <w:r w:rsidR="005B060E">
        <w:t xml:space="preserve">, damage to different clusters of voxels were identified to be associated with neglect severity for the sexes. Further, we found that </w:t>
      </w:r>
      <w:commentRangeStart w:id="117"/>
      <w:commentRangeStart w:id="118"/>
      <w:r w:rsidR="005B060E">
        <w:t xml:space="preserve">men and women exhibit different sex-specific </w:t>
      </w:r>
      <w:commentRangeEnd w:id="117"/>
      <w:r w:rsidR="004B56A6">
        <w:rPr>
          <w:rStyle w:val="Kommentarzeichen"/>
        </w:rPr>
        <w:commentReference w:id="117"/>
      </w:r>
      <w:commentRangeEnd w:id="118"/>
      <w:r w:rsidR="003B551D">
        <w:rPr>
          <w:rStyle w:val="Kommentarzeichen"/>
        </w:rPr>
        <w:commentReference w:id="118"/>
      </w:r>
      <w:r w:rsidR="005B060E">
        <w:t xml:space="preserve">region-to-region disconnection patterns, with </w:t>
      </w:r>
      <w:r w:rsidR="00AB63FB">
        <w:t xml:space="preserve">thalamus-based disconnections </w:t>
      </w:r>
      <w:proofErr w:type="gramStart"/>
      <w:r w:rsidR="00AB63FB">
        <w:t>being significantly linked</w:t>
      </w:r>
      <w:proofErr w:type="gramEnd"/>
      <w:r w:rsidR="00AB63FB">
        <w:t xml:space="preserve">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w:t>
      </w:r>
      <w:ins w:id="119" w:author="Lisa" w:date="2022-10-21T15:15:00Z">
        <w:r w:rsidR="004B56A6">
          <w:t xml:space="preserve">; </w:t>
        </w:r>
      </w:ins>
      <w:del w:id="120" w:author="Lisa" w:date="2022-10-21T15:15:00Z">
        <w:r w:rsidR="00AB63FB" w:rsidDel="004B56A6">
          <w:delText>, but not when predicting sex by itself</w:delText>
        </w:r>
      </w:del>
      <w:ins w:id="121" w:author="Lisa" w:date="2022-10-21T15:15:00Z">
        <w:r w:rsidR="004B56A6">
          <w:t xml:space="preserve">however, </w:t>
        </w:r>
      </w:ins>
      <w:ins w:id="122" w:author="Lisa" w:date="2022-10-21T15:16:00Z">
        <w:r w:rsidR="004B56A6">
          <w:t xml:space="preserve">sex </w:t>
        </w:r>
      </w:ins>
      <w:ins w:id="123" w:author="Smaczny, Stefan" w:date="2022-10-24T15:18:00Z">
        <w:r w:rsidR="001C05F3">
          <w:t xml:space="preserve">by itself </w:t>
        </w:r>
      </w:ins>
      <w:ins w:id="124" w:author="Smaczny, Stefan" w:date="2022-10-24T15:19:00Z">
        <w:r w:rsidR="001C05F3">
          <w:t xml:space="preserve">/ alone </w:t>
        </w:r>
      </w:ins>
      <w:ins w:id="125" w:author="Lisa" w:date="2022-10-21T15:16:00Z">
        <w:r w:rsidR="004B56A6">
          <w:t xml:space="preserve">could </w:t>
        </w:r>
      </w:ins>
      <w:ins w:id="126" w:author="Lisa" w:date="2022-10-21T15:20:00Z">
        <w:r w:rsidR="004B56A6">
          <w:t xml:space="preserve">neither </w:t>
        </w:r>
      </w:ins>
      <w:ins w:id="127" w:author="Lisa" w:date="2022-10-21T15:16:00Z">
        <w:r w:rsidR="004B56A6">
          <w:t xml:space="preserve">be predicted by lesion maps nor </w:t>
        </w:r>
      </w:ins>
      <w:ins w:id="128" w:author="Lisa" w:date="2022-10-21T15:20:00Z">
        <w:r w:rsidR="004B56A6">
          <w:t xml:space="preserve">by </w:t>
        </w:r>
      </w:ins>
      <w:ins w:id="129" w:author="Lisa" w:date="2022-10-21T15:16:00Z">
        <w:r w:rsidR="004B56A6">
          <w:t>disconnection maps</w:t>
        </w:r>
      </w:ins>
      <w:ins w:id="130" w:author="Lisa" w:date="2022-10-21T15:23:00Z">
        <w:r w:rsidR="004B56A6">
          <w:t xml:space="preserve"> beyond chance level</w:t>
        </w:r>
      </w:ins>
      <w:r w:rsidR="00AB63FB">
        <w:t xml:space="preserve">.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131" w:name="_Toc116064618"/>
      <w:r>
        <w:rPr>
          <w:b/>
        </w:rPr>
        <w:t>Clinical and Demographic Data</w:t>
      </w:r>
      <w:bookmarkEnd w:id="131"/>
      <w:r w:rsidR="008C4901">
        <w:tab/>
      </w:r>
    </w:p>
    <w:p w14:paraId="666C8EFE" w14:textId="6A20D550" w:rsidR="006B2F04"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and a slight</w:t>
      </w:r>
      <w:ins w:id="132" w:author="Smaczny, Stefan" w:date="2022-10-24T15:24:00Z">
        <w:r w:rsidR="003B551D">
          <w:t xml:space="preserve"> non-significant (?</w:t>
        </w:r>
      </w:ins>
      <w:ins w:id="133" w:author="Smaczny, Stefan" w:date="2022-10-24T15:25:00Z">
        <w:r w:rsidR="003B551D">
          <w:t>)</w:t>
        </w:r>
      </w:ins>
      <w:r>
        <w:t xml:space="preserve"> trend of men suffering from more infarcts and women from more haemorrhages </w:t>
      </w:r>
      <w:proofErr w:type="gramStart"/>
      <w:ins w:id="134" w:author="Lisa" w:date="2022-10-21T15:25:00Z">
        <w:r w:rsidR="00E351B5">
          <w:t>was found</w:t>
        </w:r>
        <w:proofErr w:type="gramEnd"/>
        <w:r w:rsidR="00E351B5">
          <w:t xml:space="preserve"> </w:t>
        </w:r>
      </w:ins>
      <w:r>
        <w:t>(</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 xml:space="preserve">We detected a significant difference </w:t>
      </w:r>
      <w:commentRangeStart w:id="135"/>
      <w:r>
        <w:t>in the arterial territorie</w:t>
      </w:r>
      <w:r w:rsidR="006B2F04">
        <w:t>s affected by ischaemic stroke</w:t>
      </w:r>
      <w:commentRangeEnd w:id="135"/>
      <w:r w:rsidR="003B551D">
        <w:rPr>
          <w:rStyle w:val="Kommentarzeichen"/>
        </w:rPr>
        <w:commentReference w:id="135"/>
      </w:r>
      <w:r w:rsidR="006B2F04">
        <w:t xml:space="preserve"> with </w:t>
      </w:r>
      <w:commentRangeStart w:id="136"/>
      <w:r w:rsidR="006B2F04">
        <w:t xml:space="preserve">women being affected significantly more often than </w:t>
      </w:r>
      <w:proofErr w:type="gramStart"/>
      <w:r w:rsidR="006B2F04">
        <w:t>men</w:t>
      </w:r>
      <w:commentRangeEnd w:id="136"/>
      <w:proofErr w:type="gramEnd"/>
      <w:r w:rsidR="00E351B5">
        <w:rPr>
          <w:rStyle w:val="Kommentarzeichen"/>
        </w:rPr>
        <w:commentReference w:id="136"/>
      </w:r>
      <w:r w:rsidR="006B2F04">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w:t>
      </w:r>
      <w:proofErr w:type="gramStart"/>
      <w:r w:rsidR="006B2F04" w:rsidRPr="006B2F04">
        <w:t>being affected</w:t>
      </w:r>
      <w:proofErr w:type="gramEnd"/>
      <w:r w:rsidR="006B2F04" w:rsidRPr="006B2F04">
        <w:t xml:space="preserve">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 xml:space="preserve">men – however, they do not report </w:t>
      </w:r>
      <w:del w:id="137" w:author="Smaczny, Stefan" w:date="2022-10-24T15:27:00Z">
        <w:r w:rsidR="00833DEA" w:rsidDel="003B551D">
          <w:delText xml:space="preserve">anything about </w:delText>
        </w:r>
      </w:del>
      <w:r w:rsidR="00833DEA">
        <w:t>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5C736C67" w14:textId="77777777" w:rsidR="008C4901" w:rsidRDefault="008662A1" w:rsidP="00447FEA">
      <w:pPr>
        <w:spacing w:line="276" w:lineRule="auto"/>
      </w:pPr>
      <w:r w:rsidRPr="006140BA">
        <w:rPr>
          <w:b/>
        </w:rPr>
        <w:lastRenderedPageBreak/>
        <w:t>Voxel-based Lesion-Behaviour Mapping</w:t>
      </w:r>
      <w:bookmarkEnd w:id="108"/>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t>
      </w:r>
      <w:proofErr w:type="gramStart"/>
      <w:r>
        <w:t>whole</w:t>
      </w:r>
      <w:proofErr w:type="gramEnd"/>
      <w:r>
        <w:t xml:space="preserv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t>
      </w:r>
      <w:proofErr w:type="gramStart"/>
      <w:r w:rsidR="00D41FC9">
        <w:t xml:space="preserve">were spread throughout the BG and the insula, whereas the female subsample’s lesions </w:t>
      </w:r>
      <w:r w:rsidR="001D3C0C">
        <w:t xml:space="preserve">were </w:t>
      </w:r>
      <w:r w:rsidR="00D41FC9">
        <w:t>more compact and focussed on the BG,</w:t>
      </w:r>
      <w:proofErr w:type="gramEnd"/>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4DB5FCD8" w:rsidR="00512C2D" w:rsidRDefault="00AE1B8E" w:rsidP="00447FEA">
      <w:pPr>
        <w:spacing w:line="276" w:lineRule="auto"/>
      </w:pPr>
      <w:r>
        <w:t xml:space="preserve">Importantly, this lack of </w:t>
      </w:r>
      <w:commentRangeStart w:id="138"/>
      <w:r>
        <w:t xml:space="preserve">a </w:t>
      </w:r>
      <w:r w:rsidR="001D3C0C">
        <w:t>significant</w:t>
      </w:r>
      <w:r>
        <w:t xml:space="preserve"> </w:t>
      </w:r>
      <w:ins w:id="139" w:author="Lisa" w:date="2022-10-21T17:16:00Z">
        <w:r w:rsidR="00237E84">
          <w:t xml:space="preserve">sex-related </w:t>
        </w:r>
      </w:ins>
      <w:r>
        <w:t xml:space="preserve">difference in underlying lesion patterns </w:t>
      </w:r>
      <w:commentRangeEnd w:id="138"/>
      <w:r w:rsidR="00032F9E">
        <w:rPr>
          <w:rStyle w:val="Kommentarzeichen"/>
        </w:rPr>
        <w:commentReference w:id="138"/>
      </w:r>
      <w:r>
        <w:t xml:space="preserve">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w:t>
      </w:r>
      <w:del w:id="140" w:author="Smaczny, Stefan" w:date="2022-10-24T15:32:00Z">
        <w:r w:rsidR="00512C2D" w:rsidDel="00614695">
          <w:delText xml:space="preserve">the </w:delText>
        </w:r>
      </w:del>
      <w:r w:rsidR="00512C2D">
        <w:t xml:space="preserve">WM, specifically around the anterior parts of the MTG, as well as near the IPL. </w:t>
      </w:r>
      <w:r w:rsidR="008C4901">
        <w:t xml:space="preserve">All of those regions </w:t>
      </w:r>
      <w:proofErr w:type="gramStart"/>
      <w:r w:rsidR="008C4901">
        <w:t>have been implicated</w:t>
      </w:r>
      <w:proofErr w:type="gramEnd"/>
      <w:r w:rsidR="008C4901">
        <w:t xml:space="preserve"> in contributing to neglect severity in previous research (e.g., </w:t>
      </w:r>
      <w:hyperlink w:anchor="corbetta2011" w:history="1">
        <w:proofErr w:type="spellStart"/>
        <w:r w:rsidR="008C4901" w:rsidRPr="008C4901">
          <w:rPr>
            <w:rStyle w:val="Hyperlink"/>
            <w:rFonts w:ascii="Ebrima" w:hAnsi="Ebrima"/>
          </w:rPr>
          <w:t>Corbetta</w:t>
        </w:r>
        <w:proofErr w:type="spellEnd"/>
        <w:r w:rsidR="008C4901" w:rsidRPr="008C4901">
          <w:rPr>
            <w:rStyle w:val="Hyperlink"/>
            <w:rFonts w:ascii="Ebrima" w:hAnsi="Ebrima"/>
          </w:rPr>
          <w:t xml:space="preserve"> &amp; Shulman, 2011</w:t>
        </w:r>
      </w:hyperlink>
      <w:r w:rsidR="008C4901">
        <w:t xml:space="preserve">; </w:t>
      </w:r>
      <w:hyperlink w:anchor="karnathrorden2012" w:history="1">
        <w:r w:rsidR="008C4901" w:rsidRPr="008C4901">
          <w:rPr>
            <w:rStyle w:val="Hyperlink"/>
            <w:rFonts w:ascii="Ebrima" w:hAnsi="Ebrima"/>
          </w:rPr>
          <w:t xml:space="preserve">Karnath &amp; </w:t>
        </w:r>
        <w:proofErr w:type="spellStart"/>
        <w:r w:rsidR="008C4901" w:rsidRPr="008C4901">
          <w:rPr>
            <w:rStyle w:val="Hyperlink"/>
            <w:rFonts w:ascii="Ebrima" w:hAnsi="Ebrima"/>
          </w:rPr>
          <w:t>Rorden</w:t>
        </w:r>
        <w:proofErr w:type="spellEnd"/>
        <w:r w:rsidR="008C4901" w:rsidRPr="008C4901">
          <w:rPr>
            <w:rStyle w:val="Hyperlink"/>
            <w:rFonts w:ascii="Ebrima" w:hAnsi="Ebrima"/>
          </w:rPr>
          <w:t>, 2012</w:t>
        </w:r>
      </w:hyperlink>
      <w:r w:rsidR="008C4901">
        <w:t xml:space="preserve">). </w:t>
      </w:r>
      <w:r w:rsidR="00512C2D">
        <w:t xml:space="preserve">The female-specific cluster was marginally larger than the male-specific one, which </w:t>
      </w:r>
      <w:proofErr w:type="gramStart"/>
      <w:r w:rsidR="00512C2D">
        <w:t>could be interpreted</w:t>
      </w:r>
      <w:proofErr w:type="gramEnd"/>
      <w:r w:rsidR="00512C2D">
        <w:t xml:space="preserve">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w:t>
      </w:r>
      <w:r w:rsidR="001D3C0C">
        <w:t xml:space="preserve"> could be interpreted to</w:t>
      </w:r>
      <w:r w:rsidR="004F4DCF">
        <w:t xml:space="preserve"> stand in contradiction to that.</w:t>
      </w:r>
    </w:p>
    <w:p w14:paraId="58D9F325" w14:textId="0D8EEFE7"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proofErr w:type="gramStart"/>
      <w:r w:rsidR="003921C6">
        <w:t>could be interpreted</w:t>
      </w:r>
      <w:proofErr w:type="gramEnd"/>
      <w:r w:rsidR="003921C6">
        <w:t xml:space="preserve">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141" w:name="_Toc116064620"/>
      <w:r w:rsidR="001D3C0C">
        <w:t xml:space="preserve">. </w:t>
      </w:r>
      <w:r w:rsidR="003921C6">
        <w:t xml:space="preserve">As our patient sample only included right-hemispheric stroke patients </w:t>
      </w:r>
      <w:commentRangeStart w:id="142"/>
      <w:r w:rsidR="003921C6">
        <w:t>due to the aetiology of visuospatial neglect</w:t>
      </w:r>
      <w:commentRangeEnd w:id="142"/>
      <w:r w:rsidR="00032F9E">
        <w:rPr>
          <w:rStyle w:val="Kommentarzeichen"/>
        </w:rPr>
        <w:commentReference w:id="142"/>
      </w:r>
      <w:r w:rsidR="003921C6">
        <w:t xml:space="preserve">, it seems possible that any sex differences in lesion localisations are not as pronounced as they might be for neuropsychological syndromes that occur </w:t>
      </w:r>
      <w:ins w:id="143" w:author="Lisa" w:date="2022-10-21T18:24:00Z">
        <w:r w:rsidR="00BD6D13">
          <w:t xml:space="preserve">predominantly </w:t>
        </w:r>
      </w:ins>
      <w:r w:rsidR="003921C6">
        <w:t>after left-hemispheric strokes.</w:t>
      </w:r>
    </w:p>
    <w:p w14:paraId="48E7A98F" w14:textId="77777777" w:rsidR="004B140A" w:rsidRDefault="004B140A" w:rsidP="00447FEA">
      <w:pPr>
        <w:spacing w:line="276" w:lineRule="auto"/>
      </w:pPr>
    </w:p>
    <w:p w14:paraId="4BFA1702" w14:textId="195DD64C" w:rsidR="008C4901" w:rsidRDefault="00F72DAF" w:rsidP="00447FEA">
      <w:pPr>
        <w:spacing w:line="276" w:lineRule="auto"/>
      </w:pPr>
      <w:r w:rsidRPr="006140BA">
        <w:rPr>
          <w:b/>
        </w:rPr>
        <w:t>Whole-</w:t>
      </w:r>
      <w:ins w:id="144" w:author="Lisa" w:date="2022-10-21T18:29:00Z">
        <w:r w:rsidR="00CA6DB4">
          <w:rPr>
            <w:b/>
          </w:rPr>
          <w:t>B</w:t>
        </w:r>
      </w:ins>
      <w:del w:id="145" w:author="Lisa" w:date="2022-10-21T18:29:00Z">
        <w:r w:rsidRPr="006140BA" w:rsidDel="00CA6DB4">
          <w:rPr>
            <w:b/>
          </w:rPr>
          <w:delText>b</w:delText>
        </w:r>
      </w:del>
      <w:r w:rsidRPr="006140BA">
        <w:rPr>
          <w:b/>
        </w:rPr>
        <w:t>rain D</w:t>
      </w:r>
      <w:r w:rsidR="005B7F30" w:rsidRPr="006140BA">
        <w:rPr>
          <w:b/>
        </w:rPr>
        <w:t>isconnectivity</w:t>
      </w:r>
      <w:bookmarkEnd w:id="141"/>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commentRangeStart w:id="146"/>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w:t>
      </w:r>
      <w:commentRangeEnd w:id="146"/>
      <w:r w:rsidR="000F6EB6">
        <w:rPr>
          <w:rStyle w:val="Kommentarzeichen"/>
        </w:rPr>
        <w:commentReference w:id="146"/>
      </w:r>
      <w:r w:rsidR="00322A3C">
        <w:t>(</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proofErr w:type="spellStart"/>
        <w:r w:rsidR="00322A3C" w:rsidRPr="00F33B3D">
          <w:rPr>
            <w:rStyle w:val="Hyperlink"/>
            <w:rFonts w:ascii="Ebrima" w:hAnsi="Ebrima"/>
          </w:rPr>
          <w:t>Urbanski</w:t>
        </w:r>
        <w:proofErr w:type="spellEnd"/>
        <w:r w:rsidR="00322A3C" w:rsidRPr="00F33B3D">
          <w:rPr>
            <w:rStyle w:val="Hyperlink"/>
            <w:rFonts w:ascii="Ebrima" w:hAnsi="Ebrima"/>
          </w:rPr>
          <w:t xml:space="preserve">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lastRenderedPageBreak/>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 xml:space="preserve">When visually comparing the disconnection overlaps between men and women, we found more disconnections in the </w:t>
      </w:r>
      <w:commentRangeStart w:id="147"/>
      <w:r>
        <w:t xml:space="preserve">splenium of the corpus callosum and in the thalamus </w:t>
      </w:r>
      <w:commentRangeEnd w:id="147"/>
      <w:r w:rsidR="00BE5FCB">
        <w:rPr>
          <w:rStyle w:val="Kommentarzeichen"/>
        </w:rPr>
        <w:commentReference w:id="147"/>
      </w:r>
      <w:r>
        <w:t>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w:t>
      </w:r>
      <w:proofErr w:type="gramStart"/>
      <w:r w:rsidR="00CB50DE">
        <w:t>due to the fact that</w:t>
      </w:r>
      <w:proofErr w:type="gramEnd"/>
      <w:r w:rsidR="00CB50DE">
        <w:t xml:space="preserve"> we used the same </w:t>
      </w:r>
      <w:commentRangeStart w:id="148"/>
      <w:r w:rsidR="00CB50DE">
        <w:t>tractography</w:t>
      </w:r>
      <w:commentRangeEnd w:id="148"/>
      <w:r w:rsidR="00614695">
        <w:rPr>
          <w:rStyle w:val="Kommentarzeichen"/>
        </w:rPr>
        <w:commentReference w:id="148"/>
      </w:r>
      <w:r w:rsidR="00CB50DE">
        <w:t xml:space="preserve"> atlases for both sexes, or that 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718C0045"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t>
      </w:r>
      <w:proofErr w:type="gramStart"/>
      <w:r w:rsidR="00237832">
        <w:rPr>
          <w:bCs/>
        </w:rPr>
        <w:t>wide-spread</w:t>
      </w:r>
      <w:proofErr w:type="gramEnd"/>
      <w:r w:rsidR="00237832">
        <w:rPr>
          <w:bCs/>
        </w:rPr>
        <w:t xml:space="preserve"> network of disconnections throughout the frontal, parietal and temporal cortices. </w:t>
      </w:r>
      <w:r w:rsidR="00A649CC">
        <w:rPr>
          <w:bCs/>
        </w:rPr>
        <w:t xml:space="preserve">The majority of those sex-specific disconnections were interhemispheric, regardless of the sex they were associated with – however, there was a </w:t>
      </w:r>
      <w:commentRangeStart w:id="149"/>
      <w:r w:rsidR="00A649CC">
        <w:rPr>
          <w:bCs/>
        </w:rPr>
        <w:t>higher ratio of inter- to intrahemispheric male-specific disconnections.</w:t>
      </w:r>
      <w:commentRangeEnd w:id="149"/>
      <w:r w:rsidR="002C3BD0">
        <w:rPr>
          <w:rStyle w:val="Kommentarzeichen"/>
        </w:rPr>
        <w:commentReference w:id="149"/>
      </w:r>
    </w:p>
    <w:p w14:paraId="66CE4802" w14:textId="00FEB74A" w:rsidR="0096452F" w:rsidRDefault="00B93A3D" w:rsidP="00447FEA">
      <w:pPr>
        <w:spacing w:line="276" w:lineRule="auto"/>
        <w:rPr>
          <w:ins w:id="150" w:author="Lisa" w:date="2022-10-21T19:58:00Z"/>
        </w:rPr>
      </w:pPr>
      <w:r w:rsidRPr="00B93A3D">
        <w:t>According to the predominant literature</w:t>
      </w:r>
      <w:ins w:id="151" w:author="Lisa" w:date="2022-10-21T19:26:00Z">
        <w:r w:rsidR="004B0AEA">
          <w:t xml:space="preserve"> of </w:t>
        </w:r>
      </w:ins>
      <w:ins w:id="152" w:author="Lisa" w:date="2022-10-21T19:27:00Z">
        <w:r w:rsidR="004B0AEA">
          <w:t xml:space="preserve">connectivity in </w:t>
        </w:r>
      </w:ins>
      <w:ins w:id="153" w:author="Lisa" w:date="2022-10-21T19:26:00Z">
        <w:r w:rsidR="004B0AEA">
          <w:t>healthy individuals</w:t>
        </w:r>
      </w:ins>
      <w:r w:rsidRPr="00B93A3D">
        <w:t>, men typically have a higher number of intrahemispheric WM connections, which in addition also exhibit an increased axonal diameter compared to the ones of women (</w:t>
      </w:r>
      <w:proofErr w:type="spellStart"/>
      <w:r w:rsidR="00012899">
        <w:fldChar w:fldCharType="begin"/>
      </w:r>
      <w:r w:rsidR="00012899">
        <w:instrText xml:space="preserve"> HYPERLINK \l "boespflug2011" </w:instrText>
      </w:r>
      <w:r w:rsidR="00012899">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sidR="00012899">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proofErr w:type="spellStart"/>
        <w:r w:rsidRPr="00F33B3D">
          <w:rPr>
            <w:rStyle w:val="Hyperlink"/>
            <w:rFonts w:ascii="Ebrima" w:hAnsi="Ebrima"/>
          </w:rPr>
          <w:t>Kanaan</w:t>
        </w:r>
        <w:proofErr w:type="spellEnd"/>
        <w:r w:rsidRPr="00F33B3D">
          <w:rPr>
            <w:rStyle w:val="Hyperlink"/>
            <w:rFonts w:ascii="Ebrima" w:hAnsi="Ebrima"/>
          </w:rPr>
          <w:t xml:space="preserve">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8C1F40">
        <w:t>;</w:t>
      </w:r>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commentRangeStart w:id="154"/>
      <w:r w:rsidRPr="004F4DCF">
        <w:t>opposite p</w:t>
      </w:r>
      <w:r>
        <w:t xml:space="preserve">atterns </w:t>
      </w:r>
      <w:commentRangeEnd w:id="154"/>
      <w:r w:rsidR="00645A65">
        <w:rPr>
          <w:rStyle w:val="Kommentarzeichen"/>
        </w:rPr>
        <w:commentReference w:id="154"/>
      </w:r>
      <w:r>
        <w:t>in sex-specific disconnections</w:t>
      </w:r>
      <w:ins w:id="156" w:author="Lisa" w:date="2022-10-21T19:29:00Z">
        <w:r w:rsidR="004B0AEA">
          <w:t xml:space="preserve"> of stroke patients</w:t>
        </w:r>
      </w:ins>
      <w:r>
        <w:t xml:space="preserve">: Men suffered </w:t>
      </w:r>
      <w:proofErr w:type="gramStart"/>
      <w:r>
        <w:t>from more interhemispheric disconnections, most</w:t>
      </w:r>
      <w:r w:rsidR="0096452F">
        <w:t xml:space="preserve">ly </w:t>
      </w:r>
      <w:r>
        <w:t>throughout the corpus callosum,</w:t>
      </w:r>
      <w:proofErr w:type="gramEnd"/>
      <w:r>
        <w:t xml:space="preserve"> whereas women had a higher </w:t>
      </w:r>
      <w:del w:id="157" w:author="Lisa" w:date="2022-10-21T19:24:00Z">
        <w:r w:rsidDel="00105175">
          <w:delText xml:space="preserve">ratio </w:delText>
        </w:r>
      </w:del>
      <w:ins w:id="158" w:author="Lisa" w:date="2022-10-21T19:24:00Z">
        <w:r w:rsidR="00105175">
          <w:t xml:space="preserve">proportion </w:t>
        </w:r>
      </w:ins>
      <w:r>
        <w:t xml:space="preserve">of intrahemispheric disconnections, as well as more interhemispheric disconnections between the left and right thalami. </w:t>
      </w:r>
    </w:p>
    <w:p w14:paraId="0F32D4B5" w14:textId="52E1BFDC" w:rsidR="00645A65" w:rsidRDefault="00645A65" w:rsidP="00447FEA">
      <w:pPr>
        <w:spacing w:line="276" w:lineRule="auto"/>
      </w:pPr>
      <w:ins w:id="159" w:author="Lisa" w:date="2022-10-21T19:58:00Z">
        <w:r>
          <w:t xml:space="preserve">Although this </w:t>
        </w:r>
      </w:ins>
      <w:ins w:id="160" w:author="Lisa" w:date="2022-10-21T20:01:00Z">
        <w:r>
          <w:t>may seem</w:t>
        </w:r>
      </w:ins>
      <w:ins w:id="161" w:author="Lisa" w:date="2022-10-21T19:58:00Z">
        <w:r>
          <w:t xml:space="preserve"> </w:t>
        </w:r>
      </w:ins>
      <w:ins w:id="162" w:author="Lisa" w:date="2022-10-21T19:59:00Z">
        <w:r>
          <w:t>counterintuitive</w:t>
        </w:r>
      </w:ins>
      <w:ins w:id="163" w:author="Lisa" w:date="2022-10-21T19:58:00Z">
        <w:r>
          <w:t xml:space="preserve"> </w:t>
        </w:r>
      </w:ins>
      <w:ins w:id="164" w:author="Lisa" w:date="2022-10-21T19:59:00Z">
        <w:r>
          <w:t xml:space="preserve">at first sight, as one would expect …, </w:t>
        </w:r>
      </w:ins>
      <w:ins w:id="165" w:author="Lisa" w:date="2022-10-21T20:01:00Z">
        <w:r>
          <w:t>one could also argue</w:t>
        </w:r>
      </w:ins>
      <w:ins w:id="166" w:author="Lisa" w:date="2022-10-21T20:02:00Z">
        <w:r>
          <w:t xml:space="preserve"> quite</w:t>
        </w:r>
      </w:ins>
      <w:ins w:id="167" w:author="Lisa" w:date="2022-10-21T19:59:00Z">
        <w:r>
          <w:t xml:space="preserve"> the opposite, namely </w:t>
        </w:r>
      </w:ins>
      <w:ins w:id="168" w:author="Lisa" w:date="2022-10-21T20:00:00Z">
        <w:r>
          <w:t>…</w:t>
        </w:r>
      </w:ins>
    </w:p>
    <w:p w14:paraId="275892FF" w14:textId="46CA42A9"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roofErr w:type="gramStart"/>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proofErr w:type="spellStart"/>
        <w:r w:rsidR="0096452F" w:rsidRPr="0096452F">
          <w:rPr>
            <w:rStyle w:val="Hyperlink"/>
            <w:rFonts w:ascii="Ebrima" w:hAnsi="Ebrima"/>
            <w:bCs/>
          </w:rPr>
          <w:t>Kanaan</w:t>
        </w:r>
        <w:proofErr w:type="spellEnd"/>
        <w:r w:rsidR="0096452F" w:rsidRPr="0096452F">
          <w:rPr>
            <w:rStyle w:val="Hyperlink"/>
            <w:rFonts w:ascii="Ebrima" w:hAnsi="Ebrima"/>
            <w:bCs/>
          </w:rPr>
          <w:t xml:space="preserve"> et al., 2012</w:t>
        </w:r>
      </w:hyperlink>
      <w:r w:rsidR="0096452F">
        <w:rPr>
          <w:bCs/>
        </w:rPr>
        <w:t>)</w:t>
      </w:r>
      <w:r w:rsidR="00223DA5">
        <w:rPr>
          <w:bCs/>
        </w:rPr>
        <w:t xml:space="preserve">, and if a WM tract has to be at least 50% </w:t>
      </w:r>
      <w:r w:rsidR="00223DA5">
        <w:rPr>
          <w:bCs/>
        </w:rPr>
        <w:lastRenderedPageBreak/>
        <w:t>damaged to be considered as disconnected (</w:t>
      </w:r>
      <w:proofErr w:type="spellStart"/>
      <w:r w:rsidR="00012899">
        <w:fldChar w:fldCharType="begin"/>
      </w:r>
      <w:r w:rsidR="00012899">
        <w:instrText xml:space="preserve"> HYPERLINK \l "griffis2019" </w:instrText>
      </w:r>
      <w:r w:rsidR="00012899">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sidR="00012899">
        <w:rPr>
          <w:rStyle w:val="Hyperlink"/>
          <w:rFonts w:ascii="Ebrima" w:hAnsi="Ebrima"/>
          <w:bCs/>
        </w:rPr>
        <w:fldChar w:fldCharType="end"/>
      </w:r>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then either a larger or differently located lesion would be needed to disconnect an intrahemispheric WM tract in men, compared to women.</w:t>
      </w:r>
      <w:proofErr w:type="gramEnd"/>
      <w:r w:rsidR="00223DA5">
        <w:rPr>
          <w:bCs/>
        </w:rPr>
        <w:t xml:space="preserve"> However, since </w:t>
      </w:r>
      <w:r w:rsidR="001D461C">
        <w:rPr>
          <w:bCs/>
        </w:rPr>
        <w:t>we detected</w:t>
      </w:r>
      <w:r w:rsidR="00223DA5">
        <w:rPr>
          <w:bCs/>
        </w:rPr>
        <w:t xml:space="preserve"> </w:t>
      </w:r>
      <w:del w:id="169" w:author="Lisa" w:date="2022-10-21T19:33:00Z">
        <w:r w:rsidR="00223DA5" w:rsidDel="004B0AEA">
          <w:rPr>
            <w:bCs/>
          </w:rPr>
          <w:delText xml:space="preserve">are </w:delText>
        </w:r>
      </w:del>
      <w:commentRangeStart w:id="170"/>
      <w:commentRangeStart w:id="171"/>
      <w:r w:rsidR="00223DA5">
        <w:rPr>
          <w:bCs/>
        </w:rPr>
        <w:t xml:space="preserve">no significant differences in neither lesion volume nor lesion localisation </w:t>
      </w:r>
      <w:commentRangeEnd w:id="170"/>
      <w:r w:rsidR="007D3871">
        <w:rPr>
          <w:rStyle w:val="Kommentarzeichen"/>
        </w:rPr>
        <w:commentReference w:id="170"/>
      </w:r>
      <w:commentRangeEnd w:id="171"/>
      <w:r w:rsidR="00B23072">
        <w:rPr>
          <w:rStyle w:val="Kommentarzeichen"/>
        </w:rPr>
        <w:commentReference w:id="171"/>
      </w:r>
      <w:r w:rsidR="00223DA5">
        <w:rPr>
          <w:bCs/>
        </w:rPr>
        <w:t>between the sexes,</w:t>
      </w:r>
      <w:r w:rsidR="001D461C">
        <w:rPr>
          <w:bCs/>
        </w:rPr>
        <w:t xml:space="preserve"> this </w:t>
      </w:r>
      <w:proofErr w:type="gramStart"/>
      <w:r w:rsidR="001D461C">
        <w:rPr>
          <w:bCs/>
        </w:rPr>
        <w:t>could be interpreted</w:t>
      </w:r>
      <w:proofErr w:type="gramEnd"/>
      <w:r w:rsidR="001D461C">
        <w:rPr>
          <w:bCs/>
        </w:rPr>
        <w:t xml:space="preserve">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commentRangeStart w:id="172"/>
      <w:r w:rsidR="001D461C">
        <w:rPr>
          <w:bCs/>
        </w:rPr>
        <w:t xml:space="preserve">Although </w:t>
      </w:r>
      <w:commentRangeEnd w:id="172"/>
      <w:r w:rsidR="00B23072">
        <w:rPr>
          <w:rStyle w:val="Kommentarzeichen"/>
        </w:rPr>
        <w:commentReference w:id="172"/>
      </w:r>
      <w:r w:rsidR="001D461C">
        <w:rPr>
          <w:bCs/>
        </w:rPr>
        <w:t xml:space="preserve">this interpretation </w:t>
      </w:r>
      <w:proofErr w:type="gramStart"/>
      <w:r w:rsidR="001D461C">
        <w:rPr>
          <w:bCs/>
        </w:rPr>
        <w:t>should be treated</w:t>
      </w:r>
      <w:proofErr w:type="gramEnd"/>
      <w:r w:rsidR="001D461C">
        <w:rPr>
          <w:bCs/>
        </w:rPr>
        <w:t xml:space="preserve">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0BD45A9D"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proofErr w:type="gramStart"/>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w:t>
      </w:r>
      <w:proofErr w:type="gramEnd"/>
      <w:r w:rsidR="0072023E">
        <w:t xml:space="preserve"> </w:t>
      </w:r>
      <w:commentRangeStart w:id="173"/>
      <w:commentRangeStart w:id="174"/>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proofErr w:type="spellStart"/>
        <w:r w:rsidR="003A7739" w:rsidRPr="003A7739">
          <w:rPr>
            <w:rStyle w:val="Hyperlink"/>
            <w:rFonts w:ascii="Ebrima" w:hAnsi="Ebrima"/>
          </w:rPr>
          <w:t>Duffau</w:t>
        </w:r>
        <w:proofErr w:type="spellEnd"/>
        <w:r w:rsidR="003A7739" w:rsidRPr="003A7739">
          <w:rPr>
            <w:rStyle w:val="Hyperlink"/>
            <w:rFonts w:ascii="Ebrima" w:hAnsi="Ebrima"/>
          </w:rPr>
          <w:t>, 2005</w:t>
        </w:r>
      </w:hyperlink>
      <w:r w:rsidR="00C31C22">
        <w:t>)</w:t>
      </w:r>
      <w:r w:rsidR="00630594" w:rsidRPr="004B71C9">
        <w:t>.</w:t>
      </w:r>
      <w:commentRangeEnd w:id="173"/>
      <w:r w:rsidR="003D6DD4">
        <w:rPr>
          <w:rStyle w:val="Kommentarzeichen"/>
        </w:rPr>
        <w:commentReference w:id="173"/>
      </w:r>
      <w:commentRangeEnd w:id="174"/>
      <w:r w:rsidR="00316657">
        <w:rPr>
          <w:rStyle w:val="Kommentarzeichen"/>
        </w:rPr>
        <w:commentReference w:id="174"/>
      </w:r>
    </w:p>
    <w:p w14:paraId="05ECAF7C" w14:textId="6309E369"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commentRangeStart w:id="175"/>
      <w:r w:rsidR="00F55A8B">
        <w:t>thalam</w:t>
      </w:r>
      <w:ins w:id="176" w:author="Lisa" w:date="2022-10-21T20:14:00Z">
        <w:r w:rsidR="00A42993">
          <w:t>us</w:t>
        </w:r>
      </w:ins>
      <w:del w:id="177" w:author="Lisa" w:date="2022-10-21T20:14:00Z">
        <w:r w:rsidR="00F55A8B" w:rsidDel="00A42993">
          <w:delText>i</w:delText>
        </w:r>
      </w:del>
      <w:r w:rsidR="00F55A8B">
        <w:t xml:space="preserve"> of the left and right hemisphere</w:t>
      </w:r>
      <w:del w:id="178" w:author="Lisa" w:date="2022-10-21T20:16:00Z">
        <w:r w:rsidR="00F55A8B" w:rsidDel="00A42993">
          <w:delText>s</w:delText>
        </w:r>
      </w:del>
      <w:commentRangeEnd w:id="175"/>
      <w:r w:rsidR="004E56D2">
        <w:rPr>
          <w:rStyle w:val="Kommentarzeichen"/>
        </w:rPr>
        <w:commentReference w:id="175"/>
      </w:r>
      <w:r w:rsidR="00F55A8B">
        <w:t>,</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w:t>
      </w:r>
      <w:proofErr w:type="gramStart"/>
      <w:r w:rsidR="00F55A8B">
        <w:t>fairly small</w:t>
      </w:r>
      <w:proofErr w:type="gramEnd"/>
      <w:r w:rsidR="00F55A8B">
        <w:t xml:space="preserve"> </w:t>
      </w:r>
      <w:r w:rsidR="003F043C">
        <w:t>bundle of glia</w:t>
      </w:r>
      <w:r w:rsidR="00704C1C">
        <w:t>, which contributes to the anterior thalamic radiation (</w:t>
      </w:r>
      <w:proofErr w:type="spellStart"/>
      <w:r w:rsidR="00012899">
        <w:fldChar w:fldCharType="begin"/>
      </w:r>
      <w:r w:rsidR="00012899">
        <w:instrText xml:space="preserve"> HYPERLINK \l "borghei2021" </w:instrText>
      </w:r>
      <w:r w:rsidR="00012899">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012899">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 xml:space="preserve">the ITA is present more </w:t>
      </w:r>
      <w:proofErr w:type="gramStart"/>
      <w:r w:rsidR="003F043C" w:rsidRPr="009F4869">
        <w:t>often in</w:t>
      </w:r>
      <w:proofErr w:type="gramEnd"/>
      <w:r w:rsidR="003F043C" w:rsidRPr="009F4869">
        <w:t xml:space="preserve">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commentRangeStart w:id="179"/>
      <w:commentRangeStart w:id="180"/>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commentRangeEnd w:id="179"/>
      <w:r w:rsidR="002A2004">
        <w:rPr>
          <w:rStyle w:val="Kommentarzeichen"/>
        </w:rPr>
        <w:commentReference w:id="179"/>
      </w:r>
      <w:commentRangeEnd w:id="180"/>
      <w:r w:rsidR="004E56D2">
        <w:rPr>
          <w:rStyle w:val="Kommentarzeichen"/>
        </w:rPr>
        <w:commentReference w:id="180"/>
      </w:r>
    </w:p>
    <w:p w14:paraId="18E93A68" w14:textId="77777777" w:rsidR="004B140A" w:rsidRDefault="004B140A" w:rsidP="00447FEA">
      <w:pPr>
        <w:spacing w:line="276" w:lineRule="auto"/>
        <w:rPr>
          <w:b/>
        </w:rPr>
      </w:pPr>
      <w:bookmarkStart w:id="181"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181"/>
      <w:r w:rsidR="006140BA">
        <w:rPr>
          <w:b/>
        </w:rPr>
        <w:tab/>
      </w:r>
    </w:p>
    <w:p w14:paraId="146BDF72" w14:textId="6939BA88" w:rsidR="00291026" w:rsidRDefault="00483E8E" w:rsidP="00447FEA">
      <w:pPr>
        <w:spacing w:line="276" w:lineRule="auto"/>
        <w:rPr>
          <w:bCs/>
        </w:rPr>
      </w:pPr>
      <w:commentRangeStart w:id="182"/>
      <w:r>
        <w:rPr>
          <w:bCs/>
        </w:rPr>
        <w:t>Overall</w:t>
      </w:r>
      <w:commentRangeEnd w:id="182"/>
      <w:r w:rsidR="00ED2A5A">
        <w:rPr>
          <w:rStyle w:val="Kommentarzeichen"/>
        </w:rPr>
        <w:commentReference w:id="182"/>
      </w:r>
      <w:r>
        <w:rPr>
          <w:bCs/>
        </w:rPr>
        <w:t xml:space="preserve">,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proofErr w:type="spellStart"/>
      <w:r w:rsidR="00012899">
        <w:fldChar w:fldCharType="begin"/>
      </w:r>
      <w:r w:rsidR="00012899">
        <w:instrText xml:space="preserve"> HYPERLINK \l "griffis2019" </w:instrText>
      </w:r>
      <w:r w:rsidR="00012899">
        <w:fldChar w:fldCharType="separate"/>
      </w:r>
      <w:r w:rsidR="008B4127" w:rsidRPr="008B4127">
        <w:rPr>
          <w:rStyle w:val="Hyperlink"/>
          <w:rFonts w:ascii="Ebrima" w:hAnsi="Ebrima"/>
          <w:bCs/>
        </w:rPr>
        <w:t>Griffis</w:t>
      </w:r>
      <w:proofErr w:type="spellEnd"/>
      <w:r w:rsidR="008B4127" w:rsidRPr="008B4127">
        <w:rPr>
          <w:rStyle w:val="Hyperlink"/>
          <w:rFonts w:ascii="Ebrima" w:hAnsi="Ebrima"/>
          <w:bCs/>
        </w:rPr>
        <w:t xml:space="preserve"> et al., 2019</w:t>
      </w:r>
      <w:r w:rsidR="00012899">
        <w:rPr>
          <w:rStyle w:val="Hyperlink"/>
          <w:rFonts w:ascii="Ebrima" w:hAnsi="Ebrima"/>
          <w:bCs/>
        </w:rPr>
        <w:fldChar w:fldCharType="end"/>
      </w:r>
      <w:r w:rsidR="008B4127">
        <w:rPr>
          <w:bCs/>
        </w:rPr>
        <w:t xml:space="preserve">; </w:t>
      </w:r>
      <w:hyperlink w:anchor="kuceyeski2016" w:history="1">
        <w:proofErr w:type="spellStart"/>
        <w:r w:rsidR="008B4127" w:rsidRPr="00E4552D">
          <w:rPr>
            <w:rStyle w:val="Hyperlink"/>
            <w:rFonts w:ascii="Ebrima" w:hAnsi="Ebrima"/>
            <w:bCs/>
          </w:rPr>
          <w:t>Kuceyeski</w:t>
        </w:r>
        <w:proofErr w:type="spellEnd"/>
        <w:r w:rsidR="008B4127" w:rsidRPr="00E4552D">
          <w:rPr>
            <w:rStyle w:val="Hyperlink"/>
            <w:rFonts w:ascii="Ebrima" w:hAnsi="Ebrima"/>
            <w:bCs/>
          </w:rPr>
          <w:t xml:space="preserve"> et al., 2016</w:t>
        </w:r>
      </w:hyperlink>
      <w:r w:rsidR="008B4127">
        <w:rPr>
          <w:bCs/>
        </w:rPr>
        <w:t xml:space="preserve">; </w:t>
      </w:r>
      <w:hyperlink w:anchor="salvalaggio2020" w:history="1">
        <w:proofErr w:type="spellStart"/>
        <w:r w:rsidR="008B4127" w:rsidRPr="00056E32">
          <w:rPr>
            <w:rStyle w:val="Hyperlink"/>
            <w:rFonts w:ascii="Ebrima" w:hAnsi="Ebrima"/>
            <w:bCs/>
          </w:rPr>
          <w:t>Salvalaggio</w:t>
        </w:r>
        <w:proofErr w:type="spellEnd"/>
        <w:r w:rsidR="008B4127" w:rsidRPr="00056E32">
          <w:rPr>
            <w:rStyle w:val="Hyperlink"/>
            <w:rFonts w:ascii="Ebrima" w:hAnsi="Ebrima"/>
            <w:bCs/>
          </w:rPr>
          <w:t xml:space="preserve"> et al., 2020</w:t>
        </w:r>
      </w:hyperlink>
      <w:r w:rsidR="008B4127">
        <w:rPr>
          <w:bCs/>
        </w:rPr>
        <w:t xml:space="preserve">; </w:t>
      </w:r>
      <w:hyperlink w:anchor="wiesen2020" w:history="1">
        <w:proofErr w:type="spellStart"/>
        <w:r w:rsidR="008B4127" w:rsidRPr="00056E32">
          <w:rPr>
            <w:rStyle w:val="Hyperlink"/>
            <w:rFonts w:ascii="Ebrima" w:hAnsi="Ebrima"/>
            <w:bCs/>
          </w:rPr>
          <w:t>Wiesen</w:t>
        </w:r>
        <w:proofErr w:type="spellEnd"/>
        <w:r w:rsidR="008B4127" w:rsidRPr="00056E32">
          <w:rPr>
            <w:rStyle w:val="Hyperlink"/>
            <w:rFonts w:ascii="Ebrima" w:hAnsi="Ebrima"/>
            <w:bCs/>
          </w:rPr>
          <w:t xml:space="preserve"> et al., 2020</w:t>
        </w:r>
      </w:hyperlink>
      <w:r w:rsidR="008B4127">
        <w:rPr>
          <w:bCs/>
        </w:rPr>
        <w:t xml:space="preserve">). </w:t>
      </w:r>
    </w:p>
    <w:p w14:paraId="118020B1" w14:textId="12E12AA2" w:rsidR="002C5DA4" w:rsidRDefault="0098632A" w:rsidP="00447FEA">
      <w:pPr>
        <w:spacing w:line="276" w:lineRule="auto"/>
        <w:rPr>
          <w:bCs/>
        </w:rPr>
      </w:pPr>
      <w:r>
        <w:rPr>
          <w:bCs/>
        </w:rPr>
        <w:lastRenderedPageBreak/>
        <w:t xml:space="preserve">Further, we found that using disconnection maps as the basis for the </w:t>
      </w:r>
      <w:r w:rsidR="009C73FB">
        <w:rPr>
          <w:bCs/>
        </w:rPr>
        <w:t xml:space="preserve">classifier </w:t>
      </w:r>
      <w:commentRangeStart w:id="183"/>
      <w:commentRangeStart w:id="184"/>
      <w:r>
        <w:rPr>
          <w:bCs/>
        </w:rPr>
        <w:t xml:space="preserve">improved </w:t>
      </w:r>
      <w:commentRangeEnd w:id="183"/>
      <w:r w:rsidR="00B6668D">
        <w:rPr>
          <w:rStyle w:val="Kommentarzeichen"/>
        </w:rPr>
        <w:commentReference w:id="183"/>
      </w:r>
      <w:commentRangeEnd w:id="184"/>
      <w:r w:rsidR="007E4FE4">
        <w:rPr>
          <w:rStyle w:val="Kommentarzeichen"/>
        </w:rPr>
        <w:commentReference w:id="184"/>
      </w:r>
      <w:r>
        <w:rPr>
          <w:bCs/>
        </w:rPr>
        <w:t xml:space="preserve">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w:t>
      </w:r>
      <w:proofErr w:type="gramStart"/>
      <w:r w:rsidR="005B3D2F">
        <w:rPr>
          <w:bCs/>
        </w:rPr>
        <w:t>can be predicted</w:t>
      </w:r>
      <w:proofErr w:type="gramEnd"/>
      <w:r w:rsidR="005B3D2F">
        <w:rPr>
          <w:bCs/>
        </w:rPr>
        <w:t xml:space="preserve"> more reliably based on disconnectivity patterns compared to lesion patterns.</w:t>
      </w:r>
      <w:r>
        <w:rPr>
          <w:bCs/>
        </w:rPr>
        <w:t xml:space="preserve"> </w:t>
      </w:r>
      <w:r w:rsidR="00091EEA">
        <w:rPr>
          <w:bCs/>
        </w:rPr>
        <w:t xml:space="preserve">This </w:t>
      </w:r>
      <w:proofErr w:type="gramStart"/>
      <w:r w:rsidR="00091EEA">
        <w:rPr>
          <w:bCs/>
        </w:rPr>
        <w:t>can be interpreted</w:t>
      </w:r>
      <w:proofErr w:type="gramEnd"/>
      <w:r w:rsidR="00091EEA">
        <w:rPr>
          <w:bCs/>
        </w:rPr>
        <w:t xml:space="preserve"> to further suppo</w:t>
      </w:r>
      <w:r w:rsidR="002C5DA4">
        <w:rPr>
          <w:bCs/>
        </w:rPr>
        <w:t xml:space="preserve">rt the view that neglect </w:t>
      </w:r>
      <w:del w:id="185" w:author="Lisa" w:date="2022-10-21T20:46:00Z">
        <w:r w:rsidR="002C5DA4" w:rsidDel="00B6668D">
          <w:rPr>
            <w:bCs/>
          </w:rPr>
          <w:delText xml:space="preserve">should </w:delText>
        </w:r>
      </w:del>
      <w:ins w:id="186" w:author="Lisa" w:date="2022-10-21T20:46:00Z">
        <w:r w:rsidR="00B6668D">
          <w:rPr>
            <w:bCs/>
          </w:rPr>
          <w:t xml:space="preserve">might rather </w:t>
        </w:r>
      </w:ins>
      <w:r w:rsidR="002C5DA4">
        <w:rPr>
          <w:bCs/>
        </w:rPr>
        <w:t xml:space="preserve">be </w:t>
      </w:r>
      <w:del w:id="187" w:author="Lisa" w:date="2022-10-21T20:46:00Z">
        <w:r w:rsidR="002C5DA4" w:rsidDel="00B6668D">
          <w:rPr>
            <w:bCs/>
          </w:rPr>
          <w:delText xml:space="preserve">understood as </w:delText>
        </w:r>
      </w:del>
      <w:r w:rsidR="002C5DA4">
        <w:rPr>
          <w:bCs/>
        </w:rPr>
        <w:t>a</w:t>
      </w:r>
      <w:r w:rsidR="00091EEA">
        <w:rPr>
          <w:bCs/>
        </w:rPr>
        <w:t xml:space="preserve"> disconnection syndrome</w:t>
      </w:r>
      <w:del w:id="188" w:author="Lisa" w:date="2022-10-21T20:48:00Z">
        <w:r w:rsidR="00091EEA" w:rsidDel="00B6668D">
          <w:rPr>
            <w:bCs/>
          </w:rPr>
          <w:delText>,</w:delText>
        </w:r>
      </w:del>
      <w:r w:rsidR="00091EEA">
        <w:rPr>
          <w:bCs/>
        </w:rPr>
        <w:t xml:space="preserve"> </w:t>
      </w:r>
      <w:del w:id="189" w:author="Lisa" w:date="2022-10-21T20:46:00Z">
        <w:r w:rsidR="00091EEA" w:rsidDel="00B6668D">
          <w:rPr>
            <w:bCs/>
          </w:rPr>
          <w:delText xml:space="preserve">rather </w:delText>
        </w:r>
      </w:del>
      <w:r w:rsidR="00091EEA">
        <w:rPr>
          <w:bCs/>
        </w:rPr>
        <w:t xml:space="preserve">than a syndrome that is caused </w:t>
      </w:r>
      <w:ins w:id="190" w:author="Lisa" w:date="2022-10-21T20:49:00Z">
        <w:r w:rsidR="00112F52">
          <w:rPr>
            <w:bCs/>
          </w:rPr>
          <w:t xml:space="preserve">only </w:t>
        </w:r>
      </w:ins>
      <w:r w:rsidR="00091EEA">
        <w:rPr>
          <w:bCs/>
        </w:rPr>
        <w:t xml:space="preserve">by </w:t>
      </w:r>
      <w:ins w:id="191" w:author="Lisa" w:date="2022-10-21T20:49:00Z">
        <w:r w:rsidR="00112F52">
          <w:rPr>
            <w:bCs/>
          </w:rPr>
          <w:t xml:space="preserve">isolated </w:t>
        </w:r>
      </w:ins>
      <w:r w:rsidR="00091EEA">
        <w:rPr>
          <w:bCs/>
        </w:rPr>
        <w:t xml:space="preserve">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proofErr w:type="spellStart"/>
        <w:r w:rsidR="00091EEA" w:rsidRPr="00056E32">
          <w:rPr>
            <w:rStyle w:val="Hyperlink"/>
            <w:rFonts w:ascii="Ebrima" w:hAnsi="Ebrima"/>
          </w:rPr>
          <w:t>Doricchi</w:t>
        </w:r>
        <w:proofErr w:type="spellEnd"/>
        <w:r w:rsidR="00091EEA" w:rsidRPr="00056E32">
          <w:rPr>
            <w:rStyle w:val="Hyperlink"/>
            <w:rFonts w:ascii="Ebrima" w:hAnsi="Ebrima"/>
          </w:rPr>
          <w:t xml:space="preserve">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proofErr w:type="spellStart"/>
        <w:r w:rsidRPr="00056E32">
          <w:rPr>
            <w:rStyle w:val="Hyperlink"/>
            <w:rFonts w:ascii="Ebrima" w:hAnsi="Ebrima"/>
            <w:bCs/>
          </w:rPr>
          <w:t>Griffis</w:t>
        </w:r>
        <w:proofErr w:type="spellEnd"/>
        <w:r w:rsidRPr="00056E32">
          <w:rPr>
            <w:rStyle w:val="Hyperlink"/>
            <w:rFonts w:ascii="Ebrima" w:hAnsi="Ebrima"/>
            <w:bCs/>
          </w:rPr>
          <w:t xml:space="preserve"> et al. (2020)</w:t>
        </w:r>
      </w:hyperlink>
      <w:r w:rsidRPr="00436B92">
        <w:rPr>
          <w:bCs/>
          <w:color w:val="7F7F7F" w:themeColor="text1" w:themeTint="80"/>
        </w:rPr>
        <w:t xml:space="preserve"> </w:t>
      </w:r>
      <w:r>
        <w:rPr>
          <w:bCs/>
        </w:rPr>
        <w:t xml:space="preserve">argue </w:t>
      </w:r>
      <w:commentRangeStart w:id="192"/>
      <w:r w:rsidR="00E52C42">
        <w:rPr>
          <w:bCs/>
        </w:rPr>
        <w:t>that</w:t>
      </w:r>
      <w:commentRangeEnd w:id="192"/>
      <w:r w:rsidR="00AD3B23">
        <w:rPr>
          <w:rStyle w:val="Kommentarzeichen"/>
        </w:rPr>
        <w:commentReference w:id="192"/>
      </w:r>
      <w:r w:rsidR="00E52C42">
        <w:rPr>
          <w:bCs/>
        </w:rPr>
        <w:t xml:space="preserve">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w:t>
      </w:r>
      <w:proofErr w:type="gramStart"/>
      <w:r w:rsidR="00C43341">
        <w:rPr>
          <w:bCs/>
        </w:rPr>
        <w:t>voxel-wise</w:t>
      </w:r>
      <w:proofErr w:type="gramEnd"/>
      <w:r w:rsidR="00C43341">
        <w:rPr>
          <w:bCs/>
        </w:rPr>
        <w:t xml:space="preserve"> damage status. </w:t>
      </w:r>
    </w:p>
    <w:p w14:paraId="7EB6A639" w14:textId="3AF4E66E" w:rsidR="009B4963" w:rsidRPr="009B4963" w:rsidRDefault="009B4963" w:rsidP="009B4963">
      <w:pPr>
        <w:spacing w:line="276" w:lineRule="auto"/>
        <w:rPr>
          <w:bCs/>
        </w:rPr>
      </w:pPr>
      <w:r w:rsidRPr="009B4963">
        <w:rPr>
          <w:bCs/>
        </w:rPr>
        <w:t xml:space="preserve">Interestingly, </w:t>
      </w:r>
      <w:ins w:id="193" w:author="Lisa" w:date="2022-10-21T20:52:00Z">
        <w:r w:rsidR="00ED2A5A">
          <w:rPr>
            <w:bCs/>
          </w:rPr>
          <w:t xml:space="preserve">the </w:t>
        </w:r>
      </w:ins>
      <w:r w:rsidRPr="009B4963">
        <w:rPr>
          <w:bCs/>
        </w:rPr>
        <w:t>disconnection-based model</w:t>
      </w:r>
      <w:del w:id="194" w:author="Lisa" w:date="2022-10-21T20:52:00Z">
        <w:r w:rsidRPr="009B4963" w:rsidDel="00ED2A5A">
          <w:rPr>
            <w:bCs/>
          </w:rPr>
          <w:delText>s</w:delText>
        </w:r>
      </w:del>
      <w:r w:rsidRPr="009B4963">
        <w:rPr>
          <w:bCs/>
        </w:rPr>
        <w:t xml:space="preserve"> did not outperform </w:t>
      </w:r>
      <w:ins w:id="195" w:author="Lisa" w:date="2022-10-21T20:52:00Z">
        <w:r w:rsidR="00ED2A5A">
          <w:rPr>
            <w:bCs/>
          </w:rPr>
          <w:t xml:space="preserve">the </w:t>
        </w:r>
      </w:ins>
      <w:r w:rsidRPr="009B4963">
        <w:rPr>
          <w:bCs/>
        </w:rPr>
        <w:t xml:space="preserve">lesion-based </w:t>
      </w:r>
      <w:ins w:id="196" w:author="Lisa" w:date="2022-10-21T20:51:00Z">
        <w:r w:rsidR="00ED2A5A">
          <w:rPr>
            <w:bCs/>
          </w:rPr>
          <w:t xml:space="preserve">one </w:t>
        </w:r>
      </w:ins>
      <w:r w:rsidRPr="009B4963">
        <w:rPr>
          <w:bCs/>
        </w:rPr>
        <w:t xml:space="preserve">in the </w:t>
      </w:r>
      <w:commentRangeStart w:id="197"/>
      <w:r w:rsidRPr="009B4963">
        <w:rPr>
          <w:bCs/>
        </w:rPr>
        <w:t>prediction of sex</w:t>
      </w:r>
      <w:commentRangeEnd w:id="197"/>
      <w:r w:rsidR="00117C54">
        <w:rPr>
          <w:rStyle w:val="Kommentarzeichen"/>
        </w:rPr>
        <w:commentReference w:id="197"/>
      </w:r>
      <w:r w:rsidRPr="009B4963">
        <w:rPr>
          <w:bCs/>
        </w:rPr>
        <w:t xml:space="preserve">, during which both models performed </w:t>
      </w:r>
      <w:r w:rsidR="00F66773">
        <w:rPr>
          <w:bCs/>
        </w:rPr>
        <w:t xml:space="preserve">slightly </w:t>
      </w:r>
      <w:r w:rsidRPr="009B4963">
        <w:rPr>
          <w:bCs/>
        </w:rPr>
        <w:t xml:space="preserve">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w:t>
      </w:r>
      <w:proofErr w:type="gramStart"/>
      <w:r w:rsidRPr="009B4963">
        <w:rPr>
          <w:bCs/>
        </w:rPr>
        <w:t>voxel-wise</w:t>
      </w:r>
      <w:proofErr w:type="gramEnd"/>
      <w:r w:rsidRPr="009B4963">
        <w:rPr>
          <w:bCs/>
        </w:rPr>
        <w:t xml:space="preserve"> lesion and</w:t>
      </w:r>
      <w:r w:rsidR="004B140A">
        <w:rPr>
          <w:bCs/>
        </w:rPr>
        <w:t xml:space="preserve"> </w:t>
      </w:r>
      <w:r w:rsidRPr="009B4963">
        <w:rPr>
          <w:bCs/>
        </w:rPr>
        <w:t>disconnection maps as basis for our classification</w:t>
      </w:r>
      <w:r w:rsidR="00F66773">
        <w:rPr>
          <w:bCs/>
        </w:rPr>
        <w:t xml:space="preserve">, </w:t>
      </w:r>
      <w:commentRangeStart w:id="198"/>
      <w:r w:rsidR="00F66773">
        <w:rPr>
          <w:bCs/>
        </w:rPr>
        <w:t>it is unsurprising that the model was not able to predict sex based on data that did not exhibit significant sex differences</w:t>
      </w:r>
      <w:commentRangeEnd w:id="198"/>
      <w:r w:rsidR="00117C54">
        <w:rPr>
          <w:rStyle w:val="Kommentarzeichen"/>
        </w:rPr>
        <w:commentReference w:id="198"/>
      </w:r>
      <w:r w:rsidR="00F66773">
        <w:rPr>
          <w:bCs/>
        </w:rPr>
        <w:t>.</w:t>
      </w:r>
    </w:p>
    <w:p w14:paraId="3C95C636" w14:textId="77777777" w:rsidR="00F66773" w:rsidRDefault="00F66773" w:rsidP="00447FEA">
      <w:pPr>
        <w:spacing w:line="276" w:lineRule="auto"/>
        <w:rPr>
          <w:b/>
        </w:rPr>
      </w:pPr>
      <w:bookmarkStart w:id="199" w:name="_Toc116064624"/>
    </w:p>
    <w:p w14:paraId="017176CA" w14:textId="5B64942F" w:rsidR="00EA2721" w:rsidRDefault="005B7F30" w:rsidP="00447FEA">
      <w:pPr>
        <w:spacing w:line="276" w:lineRule="auto"/>
        <w:rPr>
          <w:b/>
        </w:rPr>
      </w:pPr>
      <w:commentRangeStart w:id="200"/>
      <w:commentRangeStart w:id="201"/>
      <w:r w:rsidRPr="006140BA">
        <w:rPr>
          <w:b/>
        </w:rPr>
        <w:t>Limitations</w:t>
      </w:r>
      <w:bookmarkEnd w:id="199"/>
      <w:r w:rsidR="00136230">
        <w:rPr>
          <w:b/>
        </w:rPr>
        <w:t xml:space="preserve"> </w:t>
      </w:r>
      <w:commentRangeEnd w:id="200"/>
      <w:r w:rsidR="001E219E">
        <w:rPr>
          <w:rStyle w:val="Kommentarzeichen"/>
        </w:rPr>
        <w:commentReference w:id="200"/>
      </w:r>
      <w:commentRangeEnd w:id="201"/>
      <w:r w:rsidR="00AD3B23">
        <w:rPr>
          <w:rStyle w:val="Kommentarzeichen"/>
        </w:rPr>
        <w:commentReference w:id="201"/>
      </w:r>
      <w:r w:rsidR="00136230">
        <w:rPr>
          <w:b/>
        </w:rPr>
        <w:t>&amp;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proofErr w:type="spellStart"/>
        <w:r w:rsidR="001B4882" w:rsidRPr="003A7739">
          <w:rPr>
            <w:rStyle w:val="Hyperlink"/>
            <w:rFonts w:ascii="Ebrima" w:hAnsi="Ebrima"/>
            <w:bCs/>
          </w:rPr>
          <w:t>Ingalhalikar</w:t>
        </w:r>
        <w:proofErr w:type="spellEnd"/>
        <w:r w:rsidR="001B4882" w:rsidRPr="003A7739">
          <w:rPr>
            <w:rStyle w:val="Hyperlink"/>
            <w:rFonts w:ascii="Ebrima" w:hAnsi="Ebrima"/>
            <w:bCs/>
          </w:rPr>
          <w:t xml:space="preserve"> et al., 2013</w:t>
        </w:r>
      </w:hyperlink>
      <w:r w:rsidR="001B4882" w:rsidRPr="003A7739">
        <w:rPr>
          <w:bCs/>
        </w:rPr>
        <w:t xml:space="preserve">; </w:t>
      </w:r>
      <w:hyperlink w:anchor="kovalev2003" w:history="1">
        <w:proofErr w:type="spellStart"/>
        <w:r w:rsidR="003A7739" w:rsidRPr="003A7739">
          <w:rPr>
            <w:rStyle w:val="Hyperlink"/>
            <w:rFonts w:ascii="Ebrima" w:hAnsi="Ebrima"/>
            <w:bCs/>
          </w:rPr>
          <w:t>Kovalev</w:t>
        </w:r>
        <w:proofErr w:type="spellEnd"/>
        <w:r w:rsidR="003A7739" w:rsidRPr="003A7739">
          <w:rPr>
            <w:rStyle w:val="Hyperlink"/>
            <w:rFonts w:ascii="Ebrima" w:hAnsi="Ebrima"/>
            <w:bCs/>
          </w:rPr>
          <w:t xml:space="preserve"> et al., 2003</w:t>
        </w:r>
      </w:hyperlink>
      <w:r w:rsidR="003A7739" w:rsidRPr="003A7739">
        <w:rPr>
          <w:bCs/>
        </w:rPr>
        <w:t>)</w:t>
      </w:r>
      <w:r w:rsidR="00C04D1F" w:rsidRPr="003A7739">
        <w:rPr>
          <w:bCs/>
        </w:rPr>
        <w:t>,</w:t>
      </w:r>
      <w:r w:rsidR="00C04D1F">
        <w:rPr>
          <w:bCs/>
        </w:rPr>
        <w:t xml:space="preserve"> </w:t>
      </w:r>
      <w:r>
        <w:rPr>
          <w:bCs/>
        </w:rPr>
        <w:t xml:space="preserve">we utilised </w:t>
      </w:r>
      <w:commentRangeStart w:id="202"/>
      <w:commentRangeStart w:id="203"/>
      <w:r>
        <w:rPr>
          <w:bCs/>
        </w:rPr>
        <w:t>the same normalisation templates</w:t>
      </w:r>
      <w:commentRangeEnd w:id="202"/>
      <w:r w:rsidR="00301408">
        <w:rPr>
          <w:rStyle w:val="Kommentarzeichen"/>
        </w:rPr>
        <w:commentReference w:id="202"/>
      </w:r>
      <w:commentRangeEnd w:id="203"/>
      <w:r w:rsidR="00AD3B23">
        <w:rPr>
          <w:rStyle w:val="Kommentarzeichen"/>
        </w:rPr>
        <w:commentReference w:id="203"/>
      </w:r>
      <w:r>
        <w:rPr>
          <w:bCs/>
        </w:rPr>
        <w:t xml:space="preserve">, as well as parcellation and tractography atlases for both our male and female patients. During spatial normalisation, the structural brain scans of patients </w:t>
      </w:r>
      <w:proofErr w:type="gramStart"/>
      <w:r>
        <w:rPr>
          <w:bCs/>
        </w:rPr>
        <w:t>are reshaped</w:t>
      </w:r>
      <w:proofErr w:type="gramEnd"/>
      <w:r>
        <w:rPr>
          <w:bCs/>
        </w:rPr>
        <w:t xml:space="preserve">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Karnath, 2018</w:t>
        </w:r>
      </w:hyperlink>
      <w:r>
        <w:rPr>
          <w:bCs/>
        </w:rPr>
        <w:t xml:space="preserve">). It </w:t>
      </w:r>
      <w:proofErr w:type="gramStart"/>
      <w:r>
        <w:rPr>
          <w:bCs/>
        </w:rPr>
        <w:t>is considered</w:t>
      </w:r>
      <w:proofErr w:type="gramEnd"/>
      <w:r>
        <w:rPr>
          <w:bCs/>
        </w:rPr>
        <w:t xml:space="preserve">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33004BA7"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w:t>
      </w:r>
      <w:r>
        <w:rPr>
          <w:bCs/>
        </w:rPr>
        <w:lastRenderedPageBreak/>
        <w:t xml:space="preserve">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xml:space="preserve">), and </w:t>
      </w:r>
      <w:proofErr w:type="gramStart"/>
      <w:r>
        <w:rPr>
          <w:bCs/>
        </w:rPr>
        <w:t>that men</w:t>
      </w:r>
      <w:proofErr w:type="gramEnd"/>
      <w:r>
        <w:rPr>
          <w:bCs/>
        </w:rPr>
        <w:t xml:space="preserve">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 xml:space="preserve">ch we also used in our study, </w:t>
      </w:r>
      <w:proofErr w:type="gramStart"/>
      <w:r>
        <w:rPr>
          <w:bCs/>
        </w:rPr>
        <w:t>was created</w:t>
      </w:r>
      <w:proofErr w:type="gramEnd"/>
      <w:r>
        <w:rPr>
          <w:bCs/>
        </w:rPr>
        <w:t xml:space="preserve"> from a mixture of structural scans of female and male patients. By utilising a normalisation template based on the average of those anatomies, it is possible that the resulting </w:t>
      </w:r>
      <w:commentRangeStart w:id="204"/>
      <w:commentRangeStart w:id="205"/>
      <w:r>
        <w:rPr>
          <w:bCs/>
        </w:rPr>
        <w:t xml:space="preserve">normalised brain scans do not reflect reality </w:t>
      </w:r>
      <w:commentRangeEnd w:id="204"/>
      <w:r w:rsidR="00C85842">
        <w:rPr>
          <w:rStyle w:val="Kommentarzeichen"/>
        </w:rPr>
        <w:commentReference w:id="204"/>
      </w:r>
      <w:commentRangeEnd w:id="205"/>
      <w:r w:rsidR="00AD3B23">
        <w:rPr>
          <w:rStyle w:val="Kommentarzeichen"/>
        </w:rPr>
        <w:commentReference w:id="205"/>
      </w:r>
      <w:r>
        <w:rPr>
          <w:bCs/>
        </w:rPr>
        <w:t>for either of the sexes.</w:t>
      </w:r>
    </w:p>
    <w:p w14:paraId="407ECD66" w14:textId="53D4205A"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proofErr w:type="spellStart"/>
        <w:r w:rsidRPr="00056E32">
          <w:rPr>
            <w:rStyle w:val="Hyperlink"/>
            <w:rFonts w:ascii="Ebrima" w:hAnsi="Ebrima"/>
            <w:bCs/>
          </w:rPr>
          <w:t>Yeh</w:t>
        </w:r>
        <w:proofErr w:type="spellEnd"/>
        <w:r w:rsidRPr="00056E32">
          <w:rPr>
            <w:rStyle w:val="Hyperlink"/>
            <w:rFonts w:ascii="Ebrima" w:hAnsi="Ebrima"/>
            <w:bCs/>
          </w:rPr>
          <w:t xml:space="preserve"> et al., 2018</w:t>
        </w:r>
      </w:hyperlink>
      <w:r>
        <w:rPr>
          <w:bCs/>
        </w:rPr>
        <w:t>)</w:t>
      </w:r>
      <w:r w:rsidR="00950A87">
        <w:rPr>
          <w:bCs/>
        </w:rPr>
        <w:t>, which</w:t>
      </w:r>
      <w:r>
        <w:rPr>
          <w:bCs/>
        </w:rPr>
        <w:t xml:space="preserve"> we used for our analyses </w:t>
      </w:r>
      <w:del w:id="206" w:author="Smaczny, Stefan" w:date="2022-10-24T16:43:00Z">
        <w:r w:rsidR="00950A87" w:rsidRPr="00476814" w:rsidDel="008D585E">
          <w:rPr>
            <w:bCs/>
          </w:rPr>
          <w:delText>since there are</w:delText>
        </w:r>
      </w:del>
      <w:ins w:id="207" w:author="Lisa" w:date="2022-10-24T11:21:00Z">
        <w:del w:id="208" w:author="Smaczny, Stefan" w:date="2022-10-24T16:43:00Z">
          <w:r w:rsidR="00121ABF" w:rsidDel="008D585E">
            <w:rPr>
              <w:bCs/>
            </w:rPr>
            <w:delText>we are not aware of any</w:delText>
          </w:r>
        </w:del>
      </w:ins>
      <w:del w:id="209" w:author="Smaczny, Stefan" w:date="2022-10-24T16:43:00Z">
        <w:r w:rsidR="00950A87" w:rsidRPr="00476814" w:rsidDel="008D585E">
          <w:rPr>
            <w:bCs/>
          </w:rPr>
          <w:delText xml:space="preserve"> no sex-specific a</w:delText>
        </w:r>
        <w:r w:rsidR="00476814" w:rsidDel="008D585E">
          <w:rPr>
            <w:bCs/>
          </w:rPr>
          <w:delText>tlases readily available</w:delText>
        </w:r>
        <w:r w:rsidR="00950A87" w:rsidRPr="00476814" w:rsidDel="008D585E">
          <w:rPr>
            <w:bCs/>
          </w:rPr>
          <w:delText>,</w:delText>
        </w:r>
        <w:r w:rsidR="00950A87" w:rsidDel="008D585E">
          <w:rPr>
            <w:bCs/>
          </w:rPr>
          <w:delText xml:space="preserve"> </w:delText>
        </w:r>
      </w:del>
      <w:r>
        <w:rPr>
          <w:bCs/>
        </w:rPr>
        <w:t xml:space="preserve">were also created </w:t>
      </w:r>
      <w:del w:id="210" w:author="Lisa" w:date="2022-10-24T11:24:00Z">
        <w:r w:rsidDel="00121ABF">
          <w:rPr>
            <w:bCs/>
          </w:rPr>
          <w:delText xml:space="preserve">from </w:delText>
        </w:r>
      </w:del>
      <w:ins w:id="211" w:author="Lisa" w:date="2022-10-24T11:24:00Z">
        <w:r w:rsidR="00121ABF">
          <w:rPr>
            <w:bCs/>
          </w:rPr>
          <w:t xml:space="preserve">based on </w:t>
        </w:r>
      </w:ins>
      <w:r>
        <w:rPr>
          <w:bCs/>
        </w:rPr>
        <w:t xml:space="preserve">a </w:t>
      </w:r>
      <w:commentRangeStart w:id="212"/>
      <w:r>
        <w:rPr>
          <w:bCs/>
        </w:rPr>
        <w:t>mixture of male and female brain scans</w:t>
      </w:r>
      <w:commentRangeEnd w:id="212"/>
      <w:r w:rsidR="00A42993">
        <w:rPr>
          <w:rStyle w:val="Kommentarzeichen"/>
        </w:rPr>
        <w:commentReference w:id="212"/>
      </w:r>
      <w:r>
        <w:rPr>
          <w:bCs/>
        </w:rPr>
        <w:t xml:space="preserve">. </w:t>
      </w:r>
      <w:ins w:id="213" w:author="Smaczny, Stefan" w:date="2022-10-24T16:43:00Z">
        <w:r w:rsidR="008D585E">
          <w:rPr>
            <w:bCs/>
          </w:rPr>
          <w:t>We are not aware of any</w:t>
        </w:r>
        <w:r w:rsidR="008D585E" w:rsidRPr="00476814">
          <w:rPr>
            <w:bCs/>
          </w:rPr>
          <w:t xml:space="preserve"> sex-specific a</w:t>
        </w:r>
        <w:r w:rsidR="008D585E">
          <w:rPr>
            <w:bCs/>
          </w:rPr>
          <w:t xml:space="preserve">tlases readily available. </w:t>
        </w:r>
      </w:ins>
      <w:r>
        <w:rPr>
          <w:bCs/>
        </w:rPr>
        <w:t xml:space="preserve">As already outlined for the spatial normalisation template, it is possible that the resulting </w:t>
      </w:r>
      <w:proofErr w:type="spellStart"/>
      <w:r>
        <w:rPr>
          <w:bCs/>
        </w:rPr>
        <w:t>parcellations</w:t>
      </w:r>
      <w:proofErr w:type="spellEnd"/>
      <w:r>
        <w:rPr>
          <w:bCs/>
        </w:rPr>
        <w:t xml:space="preserve"> and the derived (dis)connectome </w:t>
      </w:r>
      <w:del w:id="214" w:author="Smaczny, Stefan" w:date="2022-10-24T16:44:00Z">
        <w:r w:rsidDel="008D585E">
          <w:rPr>
            <w:bCs/>
          </w:rPr>
          <w:delText>do not reflect reality</w:delText>
        </w:r>
      </w:del>
      <w:ins w:id="215" w:author="Smaczny, Stefan" w:date="2022-10-24T16:44:00Z">
        <w:r w:rsidR="008D585E">
          <w:rPr>
            <w:bCs/>
          </w:rPr>
          <w:t>are not entirely accurate</w:t>
        </w:r>
      </w:ins>
      <w:r>
        <w:rPr>
          <w:bCs/>
        </w:rPr>
        <w:t xml:space="preserve"> for either the female or the male subsample, due to all</w:t>
      </w:r>
      <w:ins w:id="216" w:author="Smaczny, Stefan" w:date="2022-10-24T16:44:00Z">
        <w:r w:rsidR="008D585E">
          <w:rPr>
            <w:bCs/>
          </w:rPr>
          <w:t xml:space="preserve"> of</w:t>
        </w:r>
      </w:ins>
      <w:r>
        <w:rPr>
          <w:bCs/>
        </w:rPr>
        <w:t xml:space="preserve"> the un</w:t>
      </w:r>
      <w:r w:rsidR="00BA784A">
        <w:rPr>
          <w:bCs/>
        </w:rPr>
        <w:t>derlying neuroanatomical and -</w:t>
      </w:r>
      <w:r>
        <w:rPr>
          <w:bCs/>
        </w:rPr>
        <w:t xml:space="preserve">pathological sex differences that </w:t>
      </w:r>
      <w:proofErr w:type="gramStart"/>
      <w:r>
        <w:rPr>
          <w:bCs/>
        </w:rPr>
        <w:t>are not taken</w:t>
      </w:r>
      <w:proofErr w:type="gramEnd"/>
      <w:r>
        <w:rPr>
          <w:bCs/>
        </w:rPr>
        <w:t xml:space="preserve"> into account when using the same template/atlas for both sexes. </w:t>
      </w:r>
    </w:p>
    <w:p w14:paraId="2221DB03" w14:textId="654A1AAA" w:rsidR="00950A87" w:rsidRDefault="00F63948" w:rsidP="00447FEA">
      <w:pPr>
        <w:tabs>
          <w:tab w:val="left" w:pos="1953"/>
        </w:tabs>
        <w:spacing w:line="276" w:lineRule="auto"/>
        <w:rPr>
          <w:bCs/>
        </w:rPr>
      </w:pPr>
      <w:ins w:id="217" w:author="Lisa" w:date="2022-10-24T11:32:00Z">
        <w:r>
          <w:rPr>
            <w:bCs/>
          </w:rPr>
          <w:t xml:space="preserve">Population-averaged templates and atlases </w:t>
        </w:r>
        <w:proofErr w:type="gramStart"/>
        <w:r>
          <w:rPr>
            <w:bCs/>
          </w:rPr>
          <w:t>were created</w:t>
        </w:r>
        <w:proofErr w:type="gramEnd"/>
        <w:r>
          <w:rPr>
            <w:bCs/>
          </w:rPr>
          <w:t xml:space="preserve"> to enable group-level comparisons and analyses in the first place. </w:t>
        </w:r>
      </w:ins>
      <w:r w:rsidR="00950A87">
        <w:rPr>
          <w:bCs/>
        </w:rPr>
        <w:t xml:space="preserve">However, </w:t>
      </w:r>
      <w:del w:id="218" w:author="Lisa" w:date="2022-10-24T11:27:00Z">
        <w:r w:rsidR="00950A87" w:rsidDel="00FA1835">
          <w:rPr>
            <w:bCs/>
          </w:rPr>
          <w:delText>this leads to anothe</w:delText>
        </w:r>
      </w:del>
      <w:ins w:id="219" w:author="Lisa" w:date="2022-10-24T11:27:00Z">
        <w:r w:rsidR="00FA1835">
          <w:rPr>
            <w:bCs/>
          </w:rPr>
          <w:t xml:space="preserve">using sex-specific templates and atlases </w:t>
        </w:r>
      </w:ins>
      <w:ins w:id="220" w:author="Lisa" w:date="2022-10-24T11:28:00Z">
        <w:r w:rsidR="00FA1835">
          <w:rPr>
            <w:bCs/>
          </w:rPr>
          <w:t xml:space="preserve">would </w:t>
        </w:r>
      </w:ins>
      <w:ins w:id="221" w:author="Lisa" w:date="2022-10-24T11:29:00Z">
        <w:r w:rsidR="00FA1835">
          <w:rPr>
            <w:bCs/>
          </w:rPr>
          <w:t xml:space="preserve">also </w:t>
        </w:r>
      </w:ins>
      <w:ins w:id="222" w:author="Lisa" w:date="2022-10-24T11:28:00Z">
        <w:r w:rsidR="00FA1835">
          <w:rPr>
            <w:bCs/>
          </w:rPr>
          <w:t>create</w:t>
        </w:r>
      </w:ins>
      <w:ins w:id="223" w:author="Lisa" w:date="2022-10-24T11:29:00Z">
        <w:r w:rsidR="00FA1835">
          <w:rPr>
            <w:bCs/>
          </w:rPr>
          <w:t xml:space="preserve"> an</w:t>
        </w:r>
      </w:ins>
      <w:del w:id="224" w:author="Lisa" w:date="2022-10-24T11:27:00Z">
        <w:r w:rsidR="00950A87" w:rsidDel="00FA1835">
          <w:rPr>
            <w:bCs/>
          </w:rPr>
          <w:delText>r</w:delText>
        </w:r>
      </w:del>
      <w:r w:rsidR="00950A87">
        <w:rPr>
          <w:bCs/>
        </w:rPr>
        <w:t xml:space="preserve"> issue: </w:t>
      </w:r>
      <w:del w:id="225" w:author="Lisa" w:date="2022-10-24T11:32:00Z">
        <w:r w:rsidR="00950A87" w:rsidDel="00F63948">
          <w:rPr>
            <w:bCs/>
          </w:rPr>
          <w:delText xml:space="preserve">Population-averaged templates and atlases were created to enable group-level comparisons and analyses in the first place. Thus, </w:delText>
        </w:r>
      </w:del>
      <w:r w:rsidR="00950A87">
        <w:rPr>
          <w:bCs/>
        </w:rPr>
        <w:t xml:space="preserve">while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950A87">
        <w:rPr>
          <w:bCs/>
        </w:rPr>
        <w:t xml:space="preserve">, it would ultimately defeat their original purpose as it would be (near) impossible to draw meaningful comparisons between men and </w:t>
      </w:r>
      <w:commentRangeStart w:id="226"/>
      <w:r w:rsidR="00950A87">
        <w:rPr>
          <w:bCs/>
        </w:rPr>
        <w:t>women</w:t>
      </w:r>
      <w:commentRangeEnd w:id="226"/>
      <w:r w:rsidR="008D585E">
        <w:rPr>
          <w:rStyle w:val="Kommentarzeichen"/>
        </w:rPr>
        <w:commentReference w:id="226"/>
      </w:r>
      <w:r w:rsidR="00950A87">
        <w:rPr>
          <w:bCs/>
        </w:rPr>
        <w:t xml:space="preserve">.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w:t>
      </w:r>
      <w:proofErr w:type="gramStart"/>
      <w:r w:rsidR="00136230">
        <w:rPr>
          <w:bCs/>
        </w:rPr>
        <w:t>due to the fact that</w:t>
      </w:r>
      <w:proofErr w:type="gramEnd"/>
      <w:r w:rsidR="00136230">
        <w:rPr>
          <w:bCs/>
        </w:rPr>
        <w:t xml:space="preserve">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commentRangeStart w:id="227"/>
      <w:r w:rsidR="00136230">
        <w:t>most brains are comprised of unique ‘mosaics’ of features, some more common in females compared with males, some more common in males compared with females, and some common in both females and males</w:t>
      </w:r>
      <w:commentRangeEnd w:id="227"/>
      <w:r w:rsidR="00255CC7">
        <w:rPr>
          <w:rStyle w:val="Kommentarzeichen"/>
        </w:rPr>
        <w:commentReference w:id="227"/>
      </w:r>
      <w:r w:rsidR="00136230">
        <w:t xml:space="preserve">”. </w:t>
      </w:r>
    </w:p>
    <w:p w14:paraId="0EC2E285" w14:textId="65E762B8" w:rsidR="00943F6B" w:rsidDel="002B2B12" w:rsidRDefault="00CB50DE" w:rsidP="00447FEA">
      <w:pPr>
        <w:spacing w:line="276" w:lineRule="auto"/>
        <w:rPr>
          <w:del w:id="228" w:author="Lisa" w:date="2022-10-24T11:50:00Z"/>
        </w:rPr>
      </w:pPr>
      <w:r>
        <w:t>Additionally</w:t>
      </w:r>
      <w:r w:rsidR="00C057D7">
        <w:t>, t</w:t>
      </w:r>
      <w:r w:rsidR="004453CC">
        <w:t xml:space="preserve">here are many other variables related to biological sex, which also affect brain </w:t>
      </w:r>
      <w:r w:rsidR="003F5BA1">
        <w:t>architecture</w:t>
      </w:r>
      <w:r w:rsidR="004453CC">
        <w:t>, such as gender, sexual orientation, and different aspects of hormonal status. While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w:t>
      </w:r>
      <w:proofErr w:type="gramStart"/>
      <w:r w:rsidR="00C057D7">
        <w:t>trans</w:t>
      </w:r>
      <w:proofErr w:type="gramEnd"/>
      <w:r w:rsidR="00C057D7">
        <w:t xml:space="preserve">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w:t>
      </w:r>
      <w:r w:rsidR="00196017">
        <w:lastRenderedPageBreak/>
        <w:t xml:space="preserve">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rsidR="00012899">
        <w:fldChar w:fldCharType="begin"/>
      </w:r>
      <w:r w:rsidR="00012899">
        <w:instrText xml:space="preserve"> HYPERLINK \l "votinov2021" </w:instrText>
      </w:r>
      <w:r w:rsidR="00012899">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012899">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proofErr w:type="spellStart"/>
        <w:r w:rsidR="008E3FC1" w:rsidRPr="008E3FC1">
          <w:rPr>
            <w:rStyle w:val="Hyperlink"/>
            <w:rFonts w:ascii="Ebrima" w:hAnsi="Ebrima"/>
          </w:rPr>
          <w:t>Catenaccio</w:t>
        </w:r>
        <w:proofErr w:type="spellEnd"/>
        <w:r w:rsidR="008E3FC1" w:rsidRPr="008E3FC1">
          <w:rPr>
            <w:rStyle w:val="Hyperlink"/>
            <w:rFonts w:ascii="Ebrima" w:hAnsi="Ebrima"/>
          </w:rPr>
          <w:t xml:space="preserve"> et al., 2016</w:t>
        </w:r>
      </w:hyperlink>
      <w:r w:rsidR="008E3FC1" w:rsidRPr="00C6785E">
        <w:t>;</w:t>
      </w:r>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proofErr w:type="gramStart"/>
      <w:r w:rsidR="00910DB8">
        <w:t>Be it on a shorter timescale due to fluctuations of the sex steroids within the menstrual cycle (</w:t>
      </w:r>
      <w:proofErr w:type="spellStart"/>
      <w:r w:rsidR="00012899">
        <w:fldChar w:fldCharType="begin"/>
      </w:r>
      <w:r w:rsidR="00012899">
        <w:instrText xml:space="preserve"> HYPERLINK \l "dubol2021" </w:instrText>
      </w:r>
      <w:r w:rsidR="00012899">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012899">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rsidR="00012899">
        <w:fldChar w:fldCharType="begin"/>
      </w:r>
      <w:r w:rsidR="00012899">
        <w:instrText xml:space="preserve"> HYPERLINK \l "hoekzema2016" </w:instrText>
      </w:r>
      <w:r w:rsidR="00012899">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sidR="00012899">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w:t>
      </w:r>
      <w:proofErr w:type="gramEnd"/>
      <w:r w:rsidR="00B01E43">
        <w:t xml:space="preserve"> </w:t>
      </w:r>
    </w:p>
    <w:p w14:paraId="1E8FE5B3" w14:textId="041EA2EC" w:rsidR="00CB50DE" w:rsidRPr="00CB50DE" w:rsidRDefault="00490600" w:rsidP="00447FEA">
      <w:pPr>
        <w:spacing w:line="276" w:lineRule="auto"/>
      </w:pPr>
      <w:commentRangeStart w:id="229"/>
      <w:r>
        <w:t>Unfortunately</w:t>
      </w:r>
      <w:commentRangeEnd w:id="229"/>
      <w:r w:rsidR="00C61143">
        <w:rPr>
          <w:rStyle w:val="Kommentarzeichen"/>
        </w:rPr>
        <w:commentReference w:id="229"/>
      </w:r>
      <w:r>
        <w:t xml:space="preserve">, we had no access to </w:t>
      </w:r>
      <w:del w:id="230" w:author="Lisa" w:date="2022-10-24T11:41:00Z">
        <w:r w:rsidDel="00AB4056">
          <w:delText xml:space="preserve">all of </w:delText>
        </w:r>
      </w:del>
      <w:r>
        <w:t xml:space="preserve">the data that would be necessary to </w:t>
      </w:r>
      <w:del w:id="231" w:author="Lisa" w:date="2022-10-24T11:42:00Z">
        <w:r w:rsidDel="00AB4056">
          <w:delText xml:space="preserve">fully </w:delText>
        </w:r>
      </w:del>
      <w:r>
        <w:t xml:space="preserve">disentangle </w:t>
      </w:r>
      <w:del w:id="232" w:author="Lisa" w:date="2022-10-24T11:47:00Z">
        <w:r w:rsidDel="00AB4056">
          <w:delText xml:space="preserve">what </w:delText>
        </w:r>
      </w:del>
      <w:r>
        <w:t>the underlying causes</w:t>
      </w:r>
      <w:r w:rsidR="007432FE">
        <w:t xml:space="preserve"> </w:t>
      </w:r>
      <w:ins w:id="233" w:author="Lisa" w:date="2022-10-24T11:47:00Z">
        <w:r w:rsidR="00AB4056">
          <w:t>of</w:t>
        </w:r>
      </w:ins>
      <w:ins w:id="234" w:author="Lisa" w:date="2022-10-24T11:45:00Z">
        <w:r w:rsidR="00AB4056">
          <w:t xml:space="preserve"> the </w:t>
        </w:r>
      </w:ins>
      <w:ins w:id="235" w:author="Lisa" w:date="2022-10-24T11:48:00Z">
        <w:r w:rsidR="00AB4056">
          <w:t xml:space="preserve">observed </w:t>
        </w:r>
      </w:ins>
      <w:ins w:id="236" w:author="Lisa" w:date="2022-10-24T11:45:00Z">
        <w:r w:rsidR="00AB4056">
          <w:t xml:space="preserve">sex differences </w:t>
        </w:r>
      </w:ins>
      <w:r w:rsidR="007432FE">
        <w:t>(i.e., neuroanatomical differences, age effects, sex/gender interactions, hormonal effects, or a combination of multiple factors)</w:t>
      </w:r>
      <w:del w:id="237" w:author="Lisa" w:date="2022-10-24T11:46:00Z">
        <w:r w:rsidR="007432FE" w:rsidDel="00AB4056">
          <w:delText xml:space="preserve"> of </w:delText>
        </w:r>
      </w:del>
      <w:del w:id="238" w:author="Lisa" w:date="2022-10-24T11:45:00Z">
        <w:r w:rsidR="007432FE" w:rsidDel="00AB4056">
          <w:delText>the sex differences we detected</w:delText>
        </w:r>
      </w:del>
      <w:del w:id="239" w:author="Lisa" w:date="2022-10-24T11:44:00Z">
        <w:r w:rsidR="007432FE" w:rsidDel="00AB4056">
          <w:delText xml:space="preserve"> are</w:delText>
        </w:r>
      </w:del>
      <w:r w:rsidR="007432FE">
        <w:t xml:space="preserve">. Overall, it does </w:t>
      </w:r>
      <w:proofErr w:type="gramStart"/>
      <w:r w:rsidR="007432FE">
        <w:t>not seem unlikely</w:t>
      </w:r>
      <w:proofErr w:type="gramEnd"/>
      <w:r w:rsidR="007432FE">
        <w:t xml:space="preserve">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75E48A1C"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 might further add to prediction precision.</w:t>
      </w:r>
      <w:r w:rsidR="00C6785E">
        <w:rPr>
          <w:bCs/>
        </w:rPr>
        <w:t xml:space="preserve"> Overall</w:t>
      </w:r>
      <w:r w:rsidR="003A7739">
        <w:rPr>
          <w:bCs/>
        </w:rPr>
        <w:t xml:space="preserve">, further research in this area might </w:t>
      </w:r>
      <w:ins w:id="240" w:author="Lisa" w:date="2022-10-24T11:53:00Z">
        <w:r w:rsidR="002B2B12">
          <w:rPr>
            <w:bCs/>
          </w:rPr>
          <w:t xml:space="preserve">be </w:t>
        </w:r>
      </w:ins>
      <w:r w:rsidR="003A7739">
        <w:rPr>
          <w:bCs/>
        </w:rPr>
        <w:t>able to inform clinical decisions and thus, contribute</w:t>
      </w:r>
      <w:del w:id="241" w:author="Lisa" w:date="2022-10-24T11:54:00Z">
        <w:r w:rsidR="003A7739" w:rsidDel="002B2B12">
          <w:rPr>
            <w:bCs/>
          </w:rPr>
          <w:delText>d</w:delText>
        </w:r>
      </w:del>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242" w:name="_Toc116064626"/>
      <w:bookmarkStart w:id="243" w:name="_Toc117242386"/>
      <w:r w:rsidRPr="00EA784A">
        <w:rPr>
          <w:b w:val="0"/>
          <w:bCs w:val="0"/>
        </w:rPr>
        <w:lastRenderedPageBreak/>
        <w:t>Conclusion</w:t>
      </w:r>
      <w:bookmarkEnd w:id="242"/>
      <w:bookmarkEnd w:id="243"/>
    </w:p>
    <w:p w14:paraId="0B3DDB7D" w14:textId="4BD009CA" w:rsidR="0089785B" w:rsidRDefault="004F4DCF" w:rsidP="0054098C">
      <w:pPr>
        <w:spacing w:line="276" w:lineRule="auto"/>
      </w:pPr>
      <w:r>
        <w:t xml:space="preserve">The </w:t>
      </w:r>
      <w:commentRangeStart w:id="244"/>
      <w:r>
        <w:t xml:space="preserve">present </w:t>
      </w:r>
      <w:commentRangeEnd w:id="244"/>
      <w:r w:rsidR="000F7634">
        <w:rPr>
          <w:rStyle w:val="Kommentarzeichen"/>
        </w:rPr>
        <w:commentReference w:id="244"/>
      </w:r>
      <w:r>
        <w:t xml:space="preserve">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Even though</w:t>
      </w:r>
      <w:del w:id="245" w:author="Smaczny, Stefan" w:date="2022-10-24T16:49:00Z">
        <w:r w:rsidR="00E32B1A" w:rsidDel="00382897">
          <w:delText>,</w:delText>
        </w:r>
      </w:del>
      <w:r w:rsidR="00E32B1A">
        <w:t xml:space="preserve"> </w:t>
      </w:r>
      <w:commentRangeStart w:id="246"/>
      <w:r w:rsidR="00E32B1A">
        <w:t>we detected no sex differences in the association of disconnectivity patterns with visuospatial neglect severity</w:t>
      </w:r>
      <w:commentRangeEnd w:id="246"/>
      <w:r w:rsidR="000F7634">
        <w:rPr>
          <w:rStyle w:val="Kommentarzeichen"/>
        </w:rPr>
        <w:commentReference w:id="246"/>
      </w:r>
      <w:r w:rsidR="00E32B1A">
        <w:t xml:space="preserve">,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w:t>
      </w:r>
      <w:proofErr w:type="gramStart"/>
      <w:r w:rsidR="00752E3E">
        <w:t>is needed</w:t>
      </w:r>
      <w:proofErr w:type="gramEnd"/>
      <w:r w:rsidR="00752E3E">
        <w:t xml:space="preserve">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247" w:name="_Toc116064627"/>
      <w:bookmarkStart w:id="248" w:name="_Toc117242387"/>
      <w:r w:rsidRPr="0089785B">
        <w:rPr>
          <w:b w:val="0"/>
          <w:bCs w:val="0"/>
        </w:rPr>
        <w:lastRenderedPageBreak/>
        <w:t>References</w:t>
      </w:r>
      <w:bookmarkEnd w:id="247"/>
      <w:bookmarkEnd w:id="248"/>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allen03"/>
      <w:r w:rsidRPr="001D3C0C">
        <w:rPr>
          <w:rFonts w:ascii="Ebrima" w:hAnsi="Ebrima" w:cs="Arial"/>
          <w:sz w:val="22"/>
          <w:szCs w:val="22"/>
          <w:lang w:val="en-US"/>
        </w:rPr>
        <w:t xml:space="preserve">Allen, J. S., </w:t>
      </w:r>
      <w:proofErr w:type="spellStart"/>
      <w:r w:rsidRPr="001D3C0C">
        <w:rPr>
          <w:rFonts w:ascii="Ebrima" w:hAnsi="Ebrima" w:cs="Arial"/>
          <w:sz w:val="22"/>
          <w:szCs w:val="22"/>
          <w:lang w:val="en-US"/>
        </w:rPr>
        <w:t>Damasio</w:t>
      </w:r>
      <w:proofErr w:type="spellEnd"/>
      <w:r w:rsidRPr="001D3C0C">
        <w:rPr>
          <w:rFonts w:ascii="Ebrima" w:hAnsi="Ebrima" w:cs="Arial"/>
          <w:sz w:val="22"/>
          <w:szCs w:val="22"/>
          <w:lang w:val="en-US"/>
        </w:rPr>
        <w:t xml:space="preserve">, H., Grabowski, T. J., </w:t>
      </w:r>
      <w:proofErr w:type="spellStart"/>
      <w:r w:rsidRPr="001D3C0C">
        <w:rPr>
          <w:rFonts w:ascii="Ebrima" w:hAnsi="Ebrima" w:cs="Arial"/>
          <w:sz w:val="22"/>
          <w:szCs w:val="22"/>
          <w:lang w:val="en-US"/>
        </w:rPr>
        <w:t>Bruss</w:t>
      </w:r>
      <w:proofErr w:type="spellEnd"/>
      <w:r w:rsidRPr="001D3C0C">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8"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allengorski1991"/>
      <w:bookmarkEnd w:id="249"/>
      <w:r w:rsidRPr="000C5924">
        <w:rPr>
          <w:rFonts w:ascii="Ebrima" w:hAnsi="Ebrima" w:cs="Arial"/>
          <w:sz w:val="22"/>
          <w:szCs w:val="22"/>
          <w:lang w:val="en-US"/>
          <w:rPrChange w:id="251" w:author="Sperber" w:date="2022-10-25T09:27:00Z">
            <w:rPr>
              <w:rFonts w:ascii="Ebrima" w:hAnsi="Ebrima" w:cs="Arial"/>
              <w:sz w:val="22"/>
              <w:szCs w:val="22"/>
              <w:lang w:val="de-DE"/>
            </w:rPr>
          </w:rPrChange>
        </w:rPr>
        <w:t xml:space="preserve">Allen, L. S., &amp; Gorski, R. A. (1991). </w:t>
      </w:r>
      <w:r w:rsidRPr="00BA343D">
        <w:rPr>
          <w:rFonts w:ascii="Ebrima" w:hAnsi="Ebrima" w:cs="Arial"/>
          <w:sz w:val="22"/>
          <w:szCs w:val="22"/>
          <w:lang w:val="en-US"/>
        </w:rPr>
        <w:t xml:space="preserve">Sexual dimorphism of the anterior commissure and </w:t>
      </w:r>
      <w:proofErr w:type="spellStart"/>
      <w:proofErr w:type="gramStart"/>
      <w:r w:rsidRPr="00BA343D">
        <w:rPr>
          <w:rFonts w:ascii="Ebrima" w:hAnsi="Ebrima" w:cs="Arial"/>
          <w:sz w:val="22"/>
          <w:szCs w:val="22"/>
          <w:lang w:val="en-US"/>
        </w:rPr>
        <w:t>massa</w:t>
      </w:r>
      <w:proofErr w:type="spellEnd"/>
      <w:proofErr w:type="gram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9"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2" w:name="allen1991"/>
      <w:bookmarkEnd w:id="250"/>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20"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appelros2009"/>
      <w:bookmarkEnd w:id="252"/>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21"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4" w:name="barrett2007"/>
      <w:bookmarkEnd w:id="253"/>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2"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5" w:name="bartolomeo2007"/>
      <w:bookmarkEnd w:id="254"/>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3"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6" w:name="beckerkarnath2010"/>
      <w:bookmarkEnd w:id="255"/>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4" w:history="1">
        <w:r w:rsidRPr="002B686C">
          <w:rPr>
            <w:rStyle w:val="Hyperlink"/>
            <w:rFonts w:ascii="Ebrima" w:hAnsi="Ebrima" w:cs="Arial"/>
            <w:sz w:val="22"/>
            <w:szCs w:val="22"/>
            <w:lang w:val="en-US"/>
          </w:rPr>
          <w:t>https://doi.org/10.1093/brain/awq011</w:t>
        </w:r>
      </w:hyperlink>
      <w:bookmarkEnd w:id="256"/>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7"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w:t>
      </w:r>
      <w:proofErr w:type="gramStart"/>
      <w:r w:rsidRPr="00250B3C">
        <w:rPr>
          <w:rFonts w:ascii="Ebrima" w:hAnsi="Ebrima" w:cs="Arial"/>
          <w:sz w:val="22"/>
          <w:szCs w:val="22"/>
          <w:lang w:val="en-US"/>
        </w:rPr>
        <w:t>Ignores:</w:t>
      </w:r>
      <w:proofErr w:type="gramEnd"/>
      <w:r w:rsidRPr="00250B3C">
        <w:rPr>
          <w:rFonts w:ascii="Ebrima" w:hAnsi="Ebrima" w:cs="Arial"/>
          <w:sz w:val="22"/>
          <w:szCs w:val="22"/>
          <w:lang w:val="en-US"/>
        </w:rPr>
        <w:t xml:space="preserve">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5" w:history="1">
        <w:r w:rsidRPr="002B686C">
          <w:rPr>
            <w:rStyle w:val="Hyperlink"/>
            <w:rFonts w:ascii="Ebrima" w:hAnsi="Ebrima" w:cs="Arial"/>
            <w:sz w:val="22"/>
            <w:szCs w:val="22"/>
            <w:lang w:val="en-US"/>
          </w:rPr>
          <w:t>https://doi.org/10.1016/s0010-9452(97)80002-0</w:t>
        </w:r>
      </w:hyperlink>
      <w:bookmarkEnd w:id="257"/>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8"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6"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9" w:name="bird2006"/>
      <w:bookmarkEnd w:id="258"/>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7"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0" w:name="bisiach1978"/>
      <w:bookmarkEnd w:id="259"/>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8" w:history="1">
        <w:r w:rsidRPr="002B686C">
          <w:rPr>
            <w:rStyle w:val="Hyperlink"/>
            <w:rFonts w:ascii="Ebrima" w:hAnsi="Ebrima" w:cs="Arial"/>
            <w:sz w:val="22"/>
            <w:szCs w:val="22"/>
            <w:lang w:val="en-US"/>
          </w:rPr>
          <w:t>https://doi.org/10.1016/s0010-9452(78)80016-1</w:t>
        </w:r>
      </w:hyperlink>
      <w:bookmarkEnd w:id="260"/>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1" w:name="boespflug2011"/>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9"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262" w:author="Sperber" w:date="2022-10-25T09:27:00Z">
            <w:rPr>
              <w:rFonts w:ascii="Ebrima" w:hAnsi="Ebrima" w:cs="Arial"/>
              <w:sz w:val="22"/>
              <w:szCs w:val="22"/>
              <w:lang w:val="en-US"/>
            </w:rPr>
          </w:rPrChange>
        </w:rPr>
      </w:pPr>
      <w:bookmarkStart w:id="263" w:name="bonkhoff2022"/>
      <w:bookmarkEnd w:id="261"/>
      <w:r w:rsidRPr="00934E1E">
        <w:rPr>
          <w:rFonts w:ascii="Ebrima" w:hAnsi="Ebrima" w:cs="Arial"/>
          <w:sz w:val="22"/>
          <w:szCs w:val="22"/>
          <w:lang w:val="en-US"/>
          <w:rPrChange w:id="264" w:author="Smaczny, Stefan" w:date="2022-10-24T14:40:00Z">
            <w:rPr>
              <w:rFonts w:ascii="Ebrima" w:hAnsi="Ebrima" w:cs="Arial"/>
              <w:sz w:val="22"/>
              <w:szCs w:val="22"/>
              <w:lang w:val="de-DE"/>
            </w:rPr>
          </w:rPrChange>
        </w:rPr>
        <w:lastRenderedPageBreak/>
        <w:t xml:space="preserve">Bonkhoff, A. K., </w:t>
      </w:r>
      <w:proofErr w:type="spellStart"/>
      <w:r w:rsidRPr="00934E1E">
        <w:rPr>
          <w:rFonts w:ascii="Ebrima" w:hAnsi="Ebrima" w:cs="Arial"/>
          <w:sz w:val="22"/>
          <w:szCs w:val="22"/>
          <w:lang w:val="en-US"/>
          <w:rPrChange w:id="265" w:author="Smaczny, Stefan" w:date="2022-10-24T14:40:00Z">
            <w:rPr>
              <w:rFonts w:ascii="Ebrima" w:hAnsi="Ebrima" w:cs="Arial"/>
              <w:sz w:val="22"/>
              <w:szCs w:val="22"/>
              <w:lang w:val="de-DE"/>
            </w:rPr>
          </w:rPrChange>
        </w:rPr>
        <w:t>Bretzner</w:t>
      </w:r>
      <w:proofErr w:type="spellEnd"/>
      <w:r w:rsidRPr="00934E1E">
        <w:rPr>
          <w:rFonts w:ascii="Ebrima" w:hAnsi="Ebrima" w:cs="Arial"/>
          <w:sz w:val="22"/>
          <w:szCs w:val="22"/>
          <w:lang w:val="en-US"/>
          <w:rPrChange w:id="266" w:author="Smaczny, Stefan" w:date="2022-10-24T14:40:00Z">
            <w:rPr>
              <w:rFonts w:ascii="Ebrima" w:hAnsi="Ebrima" w:cs="Arial"/>
              <w:sz w:val="22"/>
              <w:szCs w:val="22"/>
              <w:lang w:val="de-DE"/>
            </w:rPr>
          </w:rPrChange>
        </w:rPr>
        <w:t xml:space="preserve">, M., Hong, S., </w:t>
      </w:r>
      <w:proofErr w:type="spellStart"/>
      <w:r w:rsidRPr="00934E1E">
        <w:rPr>
          <w:rFonts w:ascii="Ebrima" w:hAnsi="Ebrima" w:cs="Arial"/>
          <w:sz w:val="22"/>
          <w:szCs w:val="22"/>
          <w:lang w:val="en-US"/>
          <w:rPrChange w:id="267" w:author="Smaczny, Stefan" w:date="2022-10-24T14:40:00Z">
            <w:rPr>
              <w:rFonts w:ascii="Ebrima" w:hAnsi="Ebrima" w:cs="Arial"/>
              <w:sz w:val="22"/>
              <w:szCs w:val="22"/>
              <w:lang w:val="de-DE"/>
            </w:rPr>
          </w:rPrChange>
        </w:rPr>
        <w:t>Schirmer</w:t>
      </w:r>
      <w:proofErr w:type="spellEnd"/>
      <w:r w:rsidRPr="00934E1E">
        <w:rPr>
          <w:rFonts w:ascii="Ebrima" w:hAnsi="Ebrima" w:cs="Arial"/>
          <w:sz w:val="22"/>
          <w:szCs w:val="22"/>
          <w:lang w:val="en-US"/>
          <w:rPrChange w:id="268" w:author="Smaczny, Stefan" w:date="2022-10-24T14:40:00Z">
            <w:rPr>
              <w:rFonts w:ascii="Ebrima" w:hAnsi="Ebrima" w:cs="Arial"/>
              <w:sz w:val="22"/>
              <w:szCs w:val="22"/>
              <w:lang w:val="de-DE"/>
            </w:rPr>
          </w:rPrChange>
        </w:rPr>
        <w:t xml:space="preserve">, M. D., Cohen, A., </w:t>
      </w:r>
      <w:proofErr w:type="spellStart"/>
      <w:r w:rsidRPr="00934E1E">
        <w:rPr>
          <w:rFonts w:ascii="Ebrima" w:hAnsi="Ebrima" w:cs="Arial"/>
          <w:sz w:val="22"/>
          <w:szCs w:val="22"/>
          <w:lang w:val="en-US"/>
          <w:rPrChange w:id="269" w:author="Smaczny, Stefan" w:date="2022-10-24T14:40:00Z">
            <w:rPr>
              <w:rFonts w:ascii="Ebrima" w:hAnsi="Ebrima" w:cs="Arial"/>
              <w:sz w:val="22"/>
              <w:szCs w:val="22"/>
              <w:lang w:val="de-DE"/>
            </w:rPr>
          </w:rPrChange>
        </w:rPr>
        <w:t>Regenhardt</w:t>
      </w:r>
      <w:proofErr w:type="spellEnd"/>
      <w:r w:rsidRPr="00934E1E">
        <w:rPr>
          <w:rFonts w:ascii="Ebrima" w:hAnsi="Ebrima" w:cs="Arial"/>
          <w:sz w:val="22"/>
          <w:szCs w:val="22"/>
          <w:lang w:val="en-US"/>
          <w:rPrChange w:id="270" w:author="Smaczny, Stefan" w:date="2022-10-24T14:40:00Z">
            <w:rPr>
              <w:rFonts w:ascii="Ebrima" w:hAnsi="Ebrima" w:cs="Arial"/>
              <w:sz w:val="22"/>
              <w:szCs w:val="22"/>
              <w:lang w:val="de-DE"/>
            </w:rPr>
          </w:rPrChange>
        </w:rPr>
        <w:t>, R. W</w:t>
      </w:r>
      <w:proofErr w:type="gramStart"/>
      <w:r w:rsidRPr="00934E1E">
        <w:rPr>
          <w:rFonts w:ascii="Ebrima" w:hAnsi="Ebrima" w:cs="Arial"/>
          <w:sz w:val="22"/>
          <w:szCs w:val="22"/>
          <w:lang w:val="en-US"/>
          <w:rPrChange w:id="271" w:author="Smaczny, Stefan" w:date="2022-10-24T14:40:00Z">
            <w:rPr>
              <w:rFonts w:ascii="Ebrima" w:hAnsi="Ebrima" w:cs="Arial"/>
              <w:sz w:val="22"/>
              <w:szCs w:val="22"/>
              <w:lang w:val="de-DE"/>
            </w:rPr>
          </w:rPrChange>
        </w:rPr>
        <w:t>., . . .</w:t>
      </w:r>
      <w:proofErr w:type="gramEnd"/>
      <w:r w:rsidRPr="00934E1E">
        <w:rPr>
          <w:rFonts w:ascii="Ebrima" w:hAnsi="Ebrima" w:cs="Arial"/>
          <w:sz w:val="22"/>
          <w:szCs w:val="22"/>
          <w:lang w:val="en-US"/>
          <w:rPrChange w:id="272" w:author="Smaczny, Stefan" w:date="2022-10-24T14:40:00Z">
            <w:rPr>
              <w:rFonts w:ascii="Ebrima" w:hAnsi="Ebrima" w:cs="Arial"/>
              <w:sz w:val="22"/>
              <w:szCs w:val="22"/>
              <w:lang w:val="de-DE"/>
            </w:rPr>
          </w:rPrChange>
        </w:rPr>
        <w:t xml:space="preserve">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r w:rsidR="000C5924">
        <w:fldChar w:fldCharType="begin"/>
      </w:r>
      <w:r w:rsidR="000C5924">
        <w:instrText xml:space="preserve"> HYPERLINK "https://doi.org/10.1093/braincomms/fcac020" </w:instrText>
      </w:r>
      <w:r w:rsidR="000C5924">
        <w:fldChar w:fldCharType="separate"/>
      </w:r>
      <w:r w:rsidRPr="000C5924">
        <w:rPr>
          <w:rStyle w:val="Hyperlink"/>
          <w:rFonts w:ascii="Ebrima" w:hAnsi="Ebrima" w:cs="Arial"/>
          <w:sz w:val="22"/>
          <w:szCs w:val="22"/>
          <w:lang w:val="de-DE"/>
          <w:rPrChange w:id="273" w:author="Sperber" w:date="2022-10-25T09:27:00Z">
            <w:rPr>
              <w:rStyle w:val="Hyperlink"/>
              <w:rFonts w:ascii="Ebrima" w:hAnsi="Ebrima" w:cs="Arial"/>
              <w:sz w:val="22"/>
              <w:szCs w:val="22"/>
              <w:lang w:val="en-US"/>
            </w:rPr>
          </w:rPrChange>
        </w:rPr>
        <w:t>https://doi.org/10.1093/braincomms/fcac020</w:t>
      </w:r>
      <w:r w:rsidR="000C5924">
        <w:rPr>
          <w:rStyle w:val="Hyperlink"/>
          <w:rFonts w:ascii="Ebrima" w:hAnsi="Ebrima" w:cs="Arial"/>
          <w:sz w:val="22"/>
          <w:szCs w:val="22"/>
          <w:lang w:val="en-US"/>
        </w:rPr>
        <w:fldChar w:fldCharType="end"/>
      </w:r>
      <w:r w:rsidRPr="000C5924">
        <w:rPr>
          <w:rFonts w:ascii="Ebrima" w:hAnsi="Ebrima" w:cs="Arial"/>
          <w:sz w:val="22"/>
          <w:szCs w:val="22"/>
          <w:lang w:val="de-DE"/>
          <w:rPrChange w:id="274" w:author="Sperber" w:date="2022-10-25T09:27:00Z">
            <w:rPr>
              <w:rFonts w:ascii="Ebrima" w:hAnsi="Ebrima" w:cs="Arial"/>
              <w:sz w:val="22"/>
              <w:szCs w:val="22"/>
              <w:lang w:val="en-US"/>
            </w:rPr>
          </w:rPrChange>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5" w:name="bonkhoff2021"/>
      <w:bookmarkEnd w:id="263"/>
      <w:r w:rsidRPr="000C5924">
        <w:rPr>
          <w:rFonts w:ascii="Ebrima" w:hAnsi="Ebrima" w:cs="Arial"/>
          <w:sz w:val="22"/>
          <w:szCs w:val="22"/>
          <w:lang w:val="de-DE"/>
        </w:rPr>
        <w:t xml:space="preserve">Bonkhoff, A. K., Schirmer, M. D., </w:t>
      </w:r>
      <w:proofErr w:type="spellStart"/>
      <w:r w:rsidRPr="000C5924">
        <w:rPr>
          <w:rFonts w:ascii="Ebrima" w:hAnsi="Ebrima" w:cs="Arial"/>
          <w:sz w:val="22"/>
          <w:szCs w:val="22"/>
          <w:lang w:val="de-DE"/>
        </w:rPr>
        <w:t>Bretzner</w:t>
      </w:r>
      <w:proofErr w:type="spellEnd"/>
      <w:r w:rsidRPr="000C5924">
        <w:rPr>
          <w:rFonts w:ascii="Ebrima" w:hAnsi="Ebrima" w:cs="Arial"/>
          <w:sz w:val="22"/>
          <w:szCs w:val="22"/>
          <w:lang w:val="de-DE"/>
        </w:rPr>
        <w:t xml:space="preserve">, M., Hong, S., Regenhardt, R. W., </w:t>
      </w:r>
      <w:proofErr w:type="spellStart"/>
      <w:r w:rsidRPr="000C5924">
        <w:rPr>
          <w:rFonts w:ascii="Ebrima" w:hAnsi="Ebrima" w:cs="Arial"/>
          <w:sz w:val="22"/>
          <w:szCs w:val="22"/>
          <w:lang w:val="de-DE"/>
        </w:rPr>
        <w:t>Brudfors</w:t>
      </w:r>
      <w:proofErr w:type="spellEnd"/>
      <w:r w:rsidRPr="000C5924">
        <w:rPr>
          <w:rFonts w:ascii="Ebrima" w:hAnsi="Ebrima" w:cs="Arial"/>
          <w:sz w:val="22"/>
          <w:szCs w:val="22"/>
          <w:lang w:val="de-DE"/>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w:t>
      </w:r>
      <w:proofErr w:type="gramStart"/>
      <w:r w:rsidRPr="00250B3C">
        <w:rPr>
          <w:rFonts w:ascii="Ebrima" w:hAnsi="Ebrima" w:cs="Arial"/>
          <w:sz w:val="22"/>
          <w:szCs w:val="22"/>
          <w:lang w:val="en-US"/>
        </w:rPr>
        <w:t>is linked</w:t>
      </w:r>
      <w:proofErr w:type="gramEnd"/>
      <w:r w:rsidRPr="00250B3C">
        <w:rPr>
          <w:rFonts w:ascii="Ebrima" w:hAnsi="Ebrima" w:cs="Arial"/>
          <w:sz w:val="22"/>
          <w:szCs w:val="22"/>
          <w:lang w:val="en-US"/>
        </w:rPr>
        <w:t xml:space="preserve">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30" w:history="1">
        <w:r w:rsidRPr="002B686C">
          <w:rPr>
            <w:rStyle w:val="Hyperlink"/>
            <w:rFonts w:ascii="Ebrima" w:hAnsi="Ebrima" w:cs="Arial"/>
            <w:sz w:val="22"/>
            <w:szCs w:val="22"/>
            <w:lang w:val="en-US"/>
          </w:rPr>
          <w:t>https://doi.org/10.1038/s41467-021-23492-3</w:t>
        </w:r>
      </w:hyperlink>
      <w:bookmarkEnd w:id="275"/>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6" w:name="borghei2021"/>
      <w:proofErr w:type="spellStart"/>
      <w:r w:rsidRPr="00704C1C">
        <w:rPr>
          <w:rFonts w:ascii="Ebrima" w:hAnsi="Ebrima" w:cs="Arial"/>
          <w:sz w:val="22"/>
          <w:szCs w:val="22"/>
          <w:lang w:val="en-US"/>
        </w:rPr>
        <w:t>Borghei</w:t>
      </w:r>
      <w:proofErr w:type="spellEnd"/>
      <w:r w:rsidRPr="00704C1C">
        <w:rPr>
          <w:rFonts w:ascii="Ebrima" w:hAnsi="Ebrima" w:cs="Arial"/>
          <w:sz w:val="22"/>
          <w:szCs w:val="22"/>
          <w:lang w:val="en-US"/>
        </w:rPr>
        <w:t xml:space="preserve">, A., </w:t>
      </w:r>
      <w:proofErr w:type="spellStart"/>
      <w:r w:rsidRPr="00704C1C">
        <w:rPr>
          <w:rFonts w:ascii="Ebrima" w:hAnsi="Ebrima" w:cs="Arial"/>
          <w:sz w:val="22"/>
          <w:szCs w:val="22"/>
          <w:lang w:val="en-US"/>
        </w:rPr>
        <w:t>Kapucu</w:t>
      </w:r>
      <w:proofErr w:type="spellEnd"/>
      <w:r w:rsidRPr="00704C1C">
        <w:rPr>
          <w:rFonts w:ascii="Ebrima" w:hAnsi="Ebrima" w:cs="Arial"/>
          <w:sz w:val="22"/>
          <w:szCs w:val="22"/>
          <w:lang w:val="en-US"/>
        </w:rPr>
        <w:t xml:space="preserve">, I., Dawe, R., </w:t>
      </w:r>
      <w:proofErr w:type="spellStart"/>
      <w:r w:rsidRPr="00704C1C">
        <w:rPr>
          <w:rFonts w:ascii="Ebrima" w:hAnsi="Ebrima" w:cs="Arial"/>
          <w:sz w:val="22"/>
          <w:szCs w:val="22"/>
          <w:lang w:val="en-US"/>
        </w:rPr>
        <w:t>Kocak</w:t>
      </w:r>
      <w:proofErr w:type="spellEnd"/>
      <w:r w:rsidRPr="00704C1C">
        <w:rPr>
          <w:rFonts w:ascii="Ebrima" w:hAnsi="Ebrima" w:cs="Arial"/>
          <w:sz w:val="22"/>
          <w:szCs w:val="22"/>
          <w:lang w:val="en-US"/>
        </w:rPr>
        <w:t xml:space="preserve">, M. &amp; Sani, S. (2021). Structural connectivity of the human </w:t>
      </w:r>
      <w:proofErr w:type="spellStart"/>
      <w:proofErr w:type="gramStart"/>
      <w:r w:rsidRPr="00704C1C">
        <w:rPr>
          <w:rFonts w:ascii="Ebrima" w:hAnsi="Ebrima" w:cs="Arial"/>
          <w:sz w:val="22"/>
          <w:szCs w:val="22"/>
          <w:lang w:val="en-US"/>
        </w:rPr>
        <w:t>massa</w:t>
      </w:r>
      <w:proofErr w:type="spellEnd"/>
      <w:proofErr w:type="gram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1"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7" w:name="bowen1999"/>
      <w:bookmarkEnd w:id="276"/>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2"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8" w:name="bozzali2012"/>
      <w:bookmarkEnd w:id="277"/>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3"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9" w:name="burcham1997"/>
      <w:bookmarkEnd w:id="278"/>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4" w:history="1">
        <w:r w:rsidRPr="002B686C">
          <w:rPr>
            <w:rStyle w:val="Hyperlink"/>
            <w:rFonts w:ascii="Ebrima" w:hAnsi="Ebrima" w:cs="Arial"/>
            <w:sz w:val="22"/>
            <w:szCs w:val="22"/>
            <w:lang w:val="en-US"/>
          </w:rPr>
          <w:t>https://doi.org/10.1016/s0166-4328(96)02241-3</w:t>
        </w:r>
      </w:hyperlink>
      <w:bookmarkEnd w:id="279"/>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0" w:name="bushnell2018"/>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5"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1" w:name="buxbaum2004"/>
      <w:bookmarkEnd w:id="280"/>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E</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6" w:history="1">
        <w:r w:rsidRPr="002B686C">
          <w:rPr>
            <w:rStyle w:val="Hyperlink"/>
            <w:rFonts w:ascii="Ebrima" w:hAnsi="Ebrima" w:cs="Arial"/>
            <w:sz w:val="22"/>
            <w:szCs w:val="22"/>
            <w:lang w:val="en-US"/>
          </w:rPr>
          <w:t>https://doi.org/10.1212/01.wnl.0000113730.73031.f4</w:t>
        </w:r>
      </w:hyperlink>
      <w:bookmarkEnd w:id="281"/>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2"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7"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3" w:name="cataniffytche2005"/>
      <w:bookmarkEnd w:id="282"/>
      <w:r w:rsidRPr="00250B3C">
        <w:rPr>
          <w:rFonts w:ascii="Ebrima" w:hAnsi="Ebrima" w:cs="Arial"/>
          <w:sz w:val="22"/>
          <w:szCs w:val="22"/>
          <w:lang w:val="en-US"/>
        </w:rPr>
        <w:t xml:space="preserve">Catani, M., &amp; </w:t>
      </w:r>
      <w:proofErr w:type="spellStart"/>
      <w:r>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8" w:history="1">
        <w:r w:rsidRPr="003E0700">
          <w:rPr>
            <w:rStyle w:val="Hyperlink"/>
            <w:rFonts w:ascii="Ebrima" w:hAnsi="Ebrima" w:cs="Arial"/>
            <w:sz w:val="22"/>
            <w:szCs w:val="22"/>
            <w:lang w:val="en-US"/>
          </w:rPr>
          <w:t>https://doi.org/10.1093/brain/awh622</w:t>
        </w:r>
      </w:hyperlink>
      <w:bookmarkEnd w:id="283"/>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4"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9" w:history="1">
        <w:r w:rsidRPr="002B686C">
          <w:rPr>
            <w:rStyle w:val="Hyperlink"/>
            <w:rFonts w:ascii="Ebrima" w:hAnsi="Ebrima" w:cs="Arial"/>
            <w:sz w:val="22"/>
            <w:szCs w:val="22"/>
            <w:lang w:val="en-US"/>
          </w:rPr>
          <w:t>https://doi.org/10.1016/j.cortex.2008.05.004</w:t>
        </w:r>
      </w:hyperlink>
      <w:bookmarkEnd w:id="284"/>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5" w:name="catenaccio2016"/>
      <w:proofErr w:type="spellStart"/>
      <w:r w:rsidRPr="008E3FC1">
        <w:rPr>
          <w:rFonts w:ascii="Ebrima" w:hAnsi="Ebrima" w:cs="Arial"/>
          <w:sz w:val="22"/>
          <w:szCs w:val="22"/>
          <w:lang w:val="en-US"/>
        </w:rPr>
        <w:t>Catenaccio</w:t>
      </w:r>
      <w:proofErr w:type="spellEnd"/>
      <w:r w:rsidRPr="008E3FC1">
        <w:rPr>
          <w:rFonts w:ascii="Ebrima" w:hAnsi="Ebrima" w:cs="Arial"/>
          <w:sz w:val="22"/>
          <w:szCs w:val="22"/>
          <w:lang w:val="en-US"/>
        </w:rPr>
        <w:t xml:space="preserve">,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40"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6" w:name="ceci2009"/>
      <w:bookmarkEnd w:id="285"/>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1" w:history="1">
        <w:r w:rsidRPr="008542B7">
          <w:rPr>
            <w:rStyle w:val="Hyperlink"/>
            <w:rFonts w:ascii="Ebrima" w:hAnsi="Ebrima" w:cs="Arial"/>
            <w:sz w:val="22"/>
            <w:szCs w:val="22"/>
            <w:lang w:val="en-US"/>
          </w:rPr>
          <w:t>https://doi.org/10.1037/a0014412</w:t>
        </w:r>
      </w:hyperlink>
      <w:bookmarkEnd w:id="286"/>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87"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2" w:history="1">
        <w:r w:rsidRPr="003E0700">
          <w:rPr>
            <w:rStyle w:val="Hyperlink"/>
            <w:rFonts w:ascii="Ebrima" w:hAnsi="Ebrima" w:cs="Arial"/>
            <w:sz w:val="22"/>
            <w:szCs w:val="22"/>
            <w:lang w:val="de-DE"/>
          </w:rPr>
          <w:t>https://doi.org/10.1145/1961189.1961199</w:t>
        </w:r>
      </w:hyperlink>
      <w:bookmarkEnd w:id="287"/>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8"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3"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289" w:name="choleris2018"/>
      <w:bookmarkEnd w:id="288"/>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4" w:history="1">
        <w:r w:rsidRPr="002B686C">
          <w:rPr>
            <w:rStyle w:val="Hyperlink"/>
            <w:rFonts w:ascii="Ebrima" w:hAnsi="Ebrima" w:cs="Arial"/>
            <w:sz w:val="22"/>
            <w:szCs w:val="22"/>
            <w:lang w:val="en-US"/>
          </w:rPr>
          <w:t>https://doi.org/10.1016/j.neubiorev.2017.07.005</w:t>
        </w:r>
      </w:hyperlink>
      <w:bookmarkEnd w:id="289"/>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0"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5" w:history="1">
        <w:r w:rsidRPr="002B686C">
          <w:rPr>
            <w:rStyle w:val="Hyperlink"/>
            <w:rFonts w:ascii="Ebrima" w:hAnsi="Ebrima" w:cs="Arial"/>
            <w:sz w:val="22"/>
            <w:szCs w:val="22"/>
            <w:lang w:val="en-US"/>
          </w:rPr>
          <w:t>https://doi.org/10.1016/j.acra.2011.09.008</w:t>
        </w:r>
      </w:hyperlink>
      <w:bookmarkEnd w:id="290"/>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91" w:name="coffey1998"/>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6" w:history="1">
        <w:r w:rsidRPr="004B351E">
          <w:rPr>
            <w:rStyle w:val="Hyperlink"/>
            <w:rFonts w:ascii="Ebrima" w:hAnsi="Ebrima" w:cs="Arial"/>
            <w:sz w:val="22"/>
            <w:szCs w:val="22"/>
          </w:rPr>
          <w:t>https://doi.org/10.1001/archneur.55.2.169</w:t>
        </w:r>
      </w:hyperlink>
      <w:bookmarkEnd w:id="291"/>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2"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7"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3" w:name="comascosundströmporomaa2015"/>
      <w:proofErr w:type="spellStart"/>
      <w:r w:rsidRPr="006B1907">
        <w:rPr>
          <w:rFonts w:ascii="Ebrima" w:hAnsi="Ebrima" w:cs="Arial"/>
          <w:sz w:val="22"/>
          <w:szCs w:val="22"/>
          <w:lang w:val="en-US"/>
        </w:rPr>
        <w:t>Comasco</w:t>
      </w:r>
      <w:proofErr w:type="spellEnd"/>
      <w:r w:rsidRPr="006B1907">
        <w:rPr>
          <w:rFonts w:ascii="Ebrima" w:hAnsi="Ebrima" w:cs="Arial"/>
          <w:sz w:val="22"/>
          <w:szCs w:val="22"/>
          <w:lang w:val="en-US"/>
        </w:rPr>
        <w:t xml:space="preserve">, E., &amp; </w:t>
      </w:r>
      <w:proofErr w:type="spellStart"/>
      <w:r w:rsidRPr="006B1907">
        <w:rPr>
          <w:rFonts w:ascii="Ebrima" w:hAnsi="Ebrima" w:cs="Arial"/>
          <w:sz w:val="22"/>
          <w:szCs w:val="22"/>
          <w:lang w:val="en-US"/>
        </w:rPr>
        <w:t>Sundström-Poromaa</w:t>
      </w:r>
      <w:proofErr w:type="spellEnd"/>
      <w:r w:rsidRPr="006B1907">
        <w:rPr>
          <w:rFonts w:ascii="Ebrima" w:hAnsi="Ebrima" w:cs="Arial"/>
          <w:sz w:val="22"/>
          <w:szCs w:val="22"/>
          <w:lang w:val="en-US"/>
        </w:rPr>
        <w:t xml:space="preserve">,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48" w:history="1">
        <w:r w:rsidRPr="009F2944">
          <w:rPr>
            <w:rStyle w:val="Hyperlink"/>
            <w:rFonts w:ascii="Ebrima" w:hAnsi="Ebrima" w:cs="Arial"/>
            <w:sz w:val="22"/>
            <w:szCs w:val="22"/>
            <w:lang w:val="en-US"/>
          </w:rPr>
          <w:t>https://doi.org/10.1007/s11920-015-0619-4</w:t>
        </w:r>
      </w:hyperlink>
      <w:bookmarkEnd w:id="293"/>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4" w:name="corballis2017"/>
      <w:bookmarkEnd w:id="292"/>
      <w:proofErr w:type="spellStart"/>
      <w:r w:rsidRPr="001D3C0C">
        <w:rPr>
          <w:rFonts w:ascii="Ebrima" w:hAnsi="Ebrima" w:cs="Arial"/>
          <w:sz w:val="22"/>
          <w:szCs w:val="22"/>
          <w:lang w:val="en-US"/>
        </w:rPr>
        <w:t>Corballis</w:t>
      </w:r>
      <w:proofErr w:type="spellEnd"/>
      <w:r w:rsidRPr="001D3C0C">
        <w:rPr>
          <w:rFonts w:ascii="Ebrima" w:hAnsi="Ebrima" w:cs="Arial"/>
          <w:sz w:val="22"/>
          <w:szCs w:val="22"/>
          <w:lang w:val="en-US"/>
        </w:rPr>
        <w:t xml:space="preserve">, M. C., &amp; </w:t>
      </w:r>
      <w:proofErr w:type="spellStart"/>
      <w:r w:rsidRPr="001D3C0C">
        <w:rPr>
          <w:rFonts w:ascii="Ebrima" w:hAnsi="Ebrima" w:cs="Arial"/>
          <w:sz w:val="22"/>
          <w:szCs w:val="22"/>
          <w:lang w:val="en-US"/>
        </w:rPr>
        <w:t>Häberling</w:t>
      </w:r>
      <w:proofErr w:type="spellEnd"/>
      <w:r w:rsidRPr="001D3C0C">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9"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5" w:name="corbetta2014"/>
      <w:bookmarkEnd w:id="294"/>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50" w:history="1">
        <w:r w:rsidRPr="002B686C">
          <w:rPr>
            <w:rStyle w:val="Hyperlink"/>
            <w:rFonts w:ascii="Ebrima" w:hAnsi="Ebrima" w:cs="Arial"/>
            <w:sz w:val="22"/>
            <w:szCs w:val="22"/>
            <w:lang w:val="en-US"/>
          </w:rPr>
          <w:t>https://doi.org/10.1055/s-0034-1396005</w:t>
        </w:r>
      </w:hyperlink>
      <w:bookmarkEnd w:id="295"/>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6" w:name="corbetta2011"/>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1"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7" w:name="corbetta2005"/>
      <w:bookmarkEnd w:id="296"/>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2"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298" w:name="cosgrove2007"/>
      <w:bookmarkEnd w:id="297"/>
      <w:r w:rsidRPr="00250B3C">
        <w:rPr>
          <w:rFonts w:ascii="Ebrima" w:hAnsi="Ebrima" w:cs="Arial"/>
          <w:sz w:val="22"/>
          <w:szCs w:val="22"/>
          <w:lang w:val="en-US"/>
        </w:rPr>
        <w:lastRenderedPageBreak/>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3"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9" w:name="cowell1994"/>
      <w:bookmarkEnd w:id="298"/>
      <w:r w:rsidRPr="00EF18D6">
        <w:rPr>
          <w:rFonts w:ascii="Ebrima" w:hAnsi="Ebrima" w:cs="Arial"/>
          <w:sz w:val="22"/>
          <w:szCs w:val="22"/>
          <w:lang w:val="en-US"/>
        </w:rPr>
        <w:t xml:space="preserve">Cowell, P., </w:t>
      </w:r>
      <w:proofErr w:type="spellStart"/>
      <w:r w:rsidRPr="00EF18D6">
        <w:rPr>
          <w:rFonts w:ascii="Ebrima" w:hAnsi="Ebrima" w:cs="Arial"/>
          <w:sz w:val="22"/>
          <w:szCs w:val="22"/>
          <w:lang w:val="en-US"/>
        </w:rPr>
        <w:t>Turetsky</w:t>
      </w:r>
      <w:proofErr w:type="spellEnd"/>
      <w:r w:rsidRPr="00EF18D6">
        <w:rPr>
          <w:rFonts w:ascii="Ebrima" w:hAnsi="Ebrima" w:cs="Arial"/>
          <w:sz w:val="22"/>
          <w:szCs w:val="22"/>
          <w:lang w:val="en-US"/>
        </w:rPr>
        <w:t xml:space="preserve">,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4"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300" w:author="Sperber" w:date="2022-10-25T09:27:00Z">
            <w:rPr>
              <w:rFonts w:ascii="Ebrima" w:hAnsi="Ebrima" w:cs="Arial"/>
              <w:sz w:val="22"/>
              <w:szCs w:val="22"/>
              <w:lang w:val="en-US"/>
            </w:rPr>
          </w:rPrChange>
        </w:rPr>
      </w:pPr>
      <w:bookmarkStart w:id="301" w:name="damle2017"/>
      <w:bookmarkEnd w:id="299"/>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Pr="00E96516">
        <w:rPr>
          <w:rFonts w:ascii="Ebrima" w:hAnsi="Ebrima" w:cs="Arial"/>
          <w:sz w:val="22"/>
          <w:szCs w:val="22"/>
          <w:lang w:val="en-US"/>
        </w:rPr>
        <w:t xml:space="preserve">Relationship among </w:t>
      </w:r>
      <w:proofErr w:type="spellStart"/>
      <w:r w:rsidRPr="00E96516">
        <w:rPr>
          <w:rFonts w:ascii="Ebrima" w:hAnsi="Ebrima" w:cs="Arial"/>
          <w:sz w:val="22"/>
          <w:szCs w:val="22"/>
          <w:lang w:val="en-US"/>
        </w:rPr>
        <w:t>interthalamic</w:t>
      </w:r>
      <w:proofErr w:type="spellEnd"/>
      <w:r w:rsidRPr="00E96516">
        <w:rPr>
          <w:rFonts w:ascii="Ebrima" w:hAnsi="Ebrima" w:cs="Arial"/>
          <w:sz w:val="22"/>
          <w:szCs w:val="22"/>
          <w:lang w:val="en-US"/>
        </w:rPr>
        <w:t xml:space="preserve">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r w:rsidR="000C5924">
        <w:fldChar w:fldCharType="begin"/>
      </w:r>
      <w:r w:rsidR="000C5924">
        <w:instrText xml:space="preserve"> HYPERLINK "https://doi.org/10.1007/s00429-016-1334-6" </w:instrText>
      </w:r>
      <w:r w:rsidR="000C5924">
        <w:fldChar w:fldCharType="separate"/>
      </w:r>
      <w:r w:rsidRPr="000C5924">
        <w:rPr>
          <w:rStyle w:val="Hyperlink"/>
          <w:rFonts w:ascii="Ebrima" w:hAnsi="Ebrima" w:cs="Arial"/>
          <w:sz w:val="22"/>
          <w:szCs w:val="22"/>
          <w:lang w:val="de-DE"/>
          <w:rPrChange w:id="302" w:author="Sperber" w:date="2022-10-25T09:27:00Z">
            <w:rPr>
              <w:rStyle w:val="Hyperlink"/>
              <w:rFonts w:ascii="Ebrima" w:hAnsi="Ebrima" w:cs="Arial"/>
              <w:sz w:val="22"/>
              <w:szCs w:val="22"/>
              <w:lang w:val="en-US"/>
            </w:rPr>
          </w:rPrChange>
        </w:rPr>
        <w:t>https://doi.org/10.1007/s00429-016-1334-6</w:t>
      </w:r>
      <w:r w:rsidR="000C5924">
        <w:rPr>
          <w:rStyle w:val="Hyperlink"/>
          <w:rFonts w:ascii="Ebrima" w:hAnsi="Ebrima" w:cs="Arial"/>
          <w:sz w:val="22"/>
          <w:szCs w:val="22"/>
          <w:lang w:val="en-US"/>
        </w:rPr>
        <w:fldChar w:fldCharType="end"/>
      </w:r>
      <w:bookmarkEnd w:id="301"/>
      <w:r w:rsidRPr="000C5924">
        <w:rPr>
          <w:rFonts w:ascii="Ebrima" w:hAnsi="Ebrima" w:cs="Arial"/>
          <w:sz w:val="22"/>
          <w:szCs w:val="22"/>
          <w:lang w:val="de-DE"/>
          <w:rPrChange w:id="303" w:author="Sperber" w:date="2022-10-25T09:27:00Z">
            <w:rPr>
              <w:rFonts w:ascii="Ebrima" w:hAnsi="Ebrima" w:cs="Arial"/>
              <w:sz w:val="22"/>
              <w:szCs w:val="22"/>
              <w:lang w:val="en-US"/>
            </w:rPr>
          </w:rPrChange>
        </w:rPr>
        <w:t xml:space="preserve">  </w:t>
      </w:r>
    </w:p>
    <w:p w14:paraId="21E150F7"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04" w:name="dehaankarnath2018"/>
      <w:r w:rsidRPr="000C5924">
        <w:rPr>
          <w:rFonts w:ascii="Ebrima" w:hAnsi="Ebrima" w:cs="Arial"/>
          <w:sz w:val="22"/>
          <w:szCs w:val="22"/>
          <w:lang w:val="de-DE"/>
        </w:rPr>
        <w:t xml:space="preserve">de Haan,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0C5924">
        <w:rPr>
          <w:rFonts w:ascii="Ebrima" w:hAnsi="Ebrima" w:cs="Arial"/>
          <w:i/>
          <w:iCs/>
          <w:sz w:val="22"/>
          <w:szCs w:val="22"/>
          <w:lang w:val="de-DE"/>
        </w:rPr>
        <w:t>Neuropsychologia</w:t>
      </w:r>
      <w:proofErr w:type="spellEnd"/>
      <w:r w:rsidRPr="000C5924">
        <w:rPr>
          <w:rFonts w:ascii="Ebrima" w:hAnsi="Ebrima" w:cs="Arial"/>
          <w:i/>
          <w:iCs/>
          <w:sz w:val="22"/>
          <w:szCs w:val="22"/>
          <w:lang w:val="de-DE"/>
        </w:rPr>
        <w:t>, 115,</w:t>
      </w:r>
      <w:r w:rsidRPr="000C5924">
        <w:rPr>
          <w:rFonts w:ascii="Ebrima" w:hAnsi="Ebrima" w:cs="Arial"/>
          <w:sz w:val="22"/>
          <w:szCs w:val="22"/>
          <w:lang w:val="de-DE"/>
        </w:rPr>
        <w:t xml:space="preserve"> 5–16. </w:t>
      </w:r>
      <w:r w:rsidR="00934E1E">
        <w:fldChar w:fldCharType="begin"/>
      </w:r>
      <w:r w:rsidR="00934E1E" w:rsidRPr="000C5924">
        <w:rPr>
          <w:lang w:val="de-DE"/>
          <w:rPrChange w:id="305" w:author="Sperber" w:date="2022-10-25T09:27:00Z">
            <w:rPr/>
          </w:rPrChange>
        </w:rPr>
        <w:instrText xml:space="preserve"> HYPERLINK "https://doi.org/10.1016/j.neuropsychologia.2017.10.021" </w:instrText>
      </w:r>
      <w:r w:rsidR="00934E1E">
        <w:fldChar w:fldCharType="separate"/>
      </w:r>
      <w:r w:rsidRPr="000C5924">
        <w:rPr>
          <w:rStyle w:val="Hyperlink"/>
          <w:rFonts w:ascii="Ebrima" w:hAnsi="Ebrima" w:cs="Arial"/>
          <w:sz w:val="22"/>
          <w:szCs w:val="22"/>
          <w:lang w:val="de-DE"/>
        </w:rPr>
        <w:t>https://doi.org/10.1016/j.neuropsychologia.2017.10.021</w:t>
      </w:r>
      <w:r w:rsidR="00934E1E">
        <w:rPr>
          <w:rStyle w:val="Hyperlink"/>
          <w:rFonts w:ascii="Ebrima" w:hAnsi="Ebrima" w:cs="Arial"/>
          <w:sz w:val="22"/>
          <w:szCs w:val="22"/>
          <w:lang w:val="de-DE"/>
        </w:rPr>
        <w:fldChar w:fldCharType="end"/>
      </w:r>
      <w:r w:rsidRPr="000C5924">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6" w:name="dehaan2015"/>
      <w:bookmarkEnd w:id="304"/>
      <w:proofErr w:type="gramStart"/>
      <w:r w:rsidRPr="006A158A">
        <w:rPr>
          <w:rFonts w:ascii="Ebrima" w:hAnsi="Ebrima" w:cs="Arial"/>
          <w:sz w:val="22"/>
          <w:szCs w:val="22"/>
          <w:lang w:val="en-US"/>
        </w:rPr>
        <w:t>de</w:t>
      </w:r>
      <w:proofErr w:type="gramEnd"/>
      <w:r w:rsidRPr="006A158A">
        <w:rPr>
          <w:rFonts w:ascii="Ebrima" w:hAnsi="Ebrima" w:cs="Arial"/>
          <w:sz w:val="22"/>
          <w:szCs w:val="22"/>
          <w:lang w:val="en-US"/>
        </w:rPr>
        <w:t xml:space="preserve"> </w:t>
      </w:r>
      <w:proofErr w:type="spellStart"/>
      <w:r w:rsidRPr="006A158A">
        <w:rPr>
          <w:rFonts w:ascii="Ebrima" w:hAnsi="Ebrima" w:cs="Arial"/>
          <w:sz w:val="22"/>
          <w:szCs w:val="22"/>
          <w:lang w:val="en-US"/>
        </w:rPr>
        <w:t>Haan</w:t>
      </w:r>
      <w:proofErr w:type="spellEnd"/>
      <w:r w:rsidRPr="006A158A">
        <w:rPr>
          <w:rFonts w:ascii="Ebrima" w:hAnsi="Ebrima" w:cs="Arial"/>
          <w:sz w:val="22"/>
          <w:szCs w:val="22"/>
          <w:lang w:val="en-US"/>
        </w:rPr>
        <w:t xml:space="preserve">, B., </w:t>
      </w:r>
      <w:proofErr w:type="spellStart"/>
      <w:r w:rsidRPr="006A158A">
        <w:rPr>
          <w:rFonts w:ascii="Ebrima" w:hAnsi="Ebrima" w:cs="Arial"/>
          <w:sz w:val="22"/>
          <w:szCs w:val="22"/>
          <w:lang w:val="en-US"/>
        </w:rPr>
        <w:t>Clas</w:t>
      </w:r>
      <w:proofErr w:type="spellEnd"/>
      <w:r w:rsidRPr="006A158A">
        <w:rPr>
          <w:rFonts w:ascii="Ebrima" w:hAnsi="Ebrima" w:cs="Arial"/>
          <w:sz w:val="22"/>
          <w:szCs w:val="22"/>
          <w:lang w:val="en-US"/>
        </w:rPr>
        <w:t xml:space="preserve">, P., </w:t>
      </w:r>
      <w:proofErr w:type="spellStart"/>
      <w:r w:rsidRPr="006A158A">
        <w:rPr>
          <w:rFonts w:ascii="Ebrima" w:hAnsi="Ebrima" w:cs="Arial"/>
          <w:sz w:val="22"/>
          <w:szCs w:val="22"/>
          <w:lang w:val="en-US"/>
        </w:rPr>
        <w:t>Juenger</w:t>
      </w:r>
      <w:proofErr w:type="spellEnd"/>
      <w:r w:rsidRPr="006A158A">
        <w:rPr>
          <w:rFonts w:ascii="Ebrima" w:hAnsi="Ebrima" w:cs="Arial"/>
          <w:sz w:val="22"/>
          <w:szCs w:val="22"/>
          <w:lang w:val="en-US"/>
        </w:rPr>
        <w:t xml:space="preserve">, H., Wilke, M., &amp; Karnath, H. O. (2015). </w:t>
      </w:r>
      <w:r w:rsidRPr="00687332">
        <w:rPr>
          <w:rFonts w:ascii="Ebrima" w:hAnsi="Ebrima" w:cs="Arial"/>
          <w:sz w:val="22"/>
          <w:szCs w:val="22"/>
          <w:lang w:val="en-US"/>
        </w:rPr>
        <w:t xml:space="preserve">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 xml:space="preserve">Clinical, </w:t>
      </w:r>
      <w:proofErr w:type="gramStart"/>
      <w:r w:rsidRPr="002B4A42">
        <w:rPr>
          <w:rFonts w:ascii="Ebrima" w:hAnsi="Ebrima" w:cs="Arial"/>
          <w:i/>
          <w:iCs/>
          <w:sz w:val="22"/>
          <w:szCs w:val="22"/>
          <w:lang w:val="en-US"/>
        </w:rPr>
        <w:t>9</w:t>
      </w:r>
      <w:proofErr w:type="gramEnd"/>
      <w:r w:rsidRPr="00687332">
        <w:rPr>
          <w:rFonts w:ascii="Ebrima" w:hAnsi="Ebrima" w:cs="Arial"/>
          <w:sz w:val="22"/>
          <w:szCs w:val="22"/>
          <w:lang w:val="en-US"/>
        </w:rPr>
        <w:t xml:space="preserve">, 69–74. </w:t>
      </w:r>
      <w:hyperlink r:id="rId55"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7" w:name="dehlendorff2015"/>
      <w:bookmarkEnd w:id="306"/>
      <w:proofErr w:type="spellStart"/>
      <w:r w:rsidRPr="006A158A">
        <w:rPr>
          <w:rFonts w:ascii="Ebrima" w:hAnsi="Ebrima" w:cs="Arial"/>
          <w:sz w:val="22"/>
          <w:szCs w:val="22"/>
          <w:lang w:val="en-US"/>
          <w:rPrChange w:id="308" w:author="Sperber" w:date="2022-10-25T11:34:00Z">
            <w:rPr>
              <w:rFonts w:ascii="Ebrima" w:hAnsi="Ebrima" w:cs="Arial"/>
              <w:sz w:val="22"/>
              <w:szCs w:val="22"/>
              <w:lang w:val="de-DE"/>
            </w:rPr>
          </w:rPrChange>
        </w:rPr>
        <w:t>Dehlendorff</w:t>
      </w:r>
      <w:proofErr w:type="spellEnd"/>
      <w:r w:rsidRPr="006A158A">
        <w:rPr>
          <w:rFonts w:ascii="Ebrima" w:hAnsi="Ebrima" w:cs="Arial"/>
          <w:sz w:val="22"/>
          <w:szCs w:val="22"/>
          <w:lang w:val="en-US"/>
          <w:rPrChange w:id="309" w:author="Sperber" w:date="2022-10-25T11:34:00Z">
            <w:rPr>
              <w:rFonts w:ascii="Ebrima" w:hAnsi="Ebrima" w:cs="Arial"/>
              <w:sz w:val="22"/>
              <w:szCs w:val="22"/>
              <w:lang w:val="de-DE"/>
            </w:rPr>
          </w:rPrChang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w:t>
      </w:r>
      <w:proofErr w:type="gramStart"/>
      <w:r w:rsidRPr="00250B3C">
        <w:rPr>
          <w:rFonts w:ascii="Ebrima" w:hAnsi="Ebrima" w:cs="Arial"/>
          <w:sz w:val="22"/>
          <w:szCs w:val="22"/>
          <w:lang w:val="en-US"/>
        </w:rPr>
        <w:t>Men</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6"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0" w:name="demeyeregillebert2019"/>
      <w:bookmarkEnd w:id="307"/>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proofErr w:type="spellStart"/>
      <w:r w:rsidRPr="007E6C19">
        <w:rPr>
          <w:rFonts w:ascii="Ebrima" w:hAnsi="Ebrima" w:cs="Arial"/>
          <w:i/>
          <w:iCs/>
          <w:sz w:val="22"/>
          <w:szCs w:val="22"/>
          <w:lang w:val="de-DE"/>
        </w:rPr>
        <w:t>Neuropsychology</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57"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1" w:name="doricchi2008"/>
      <w:proofErr w:type="spellStart"/>
      <w:r w:rsidRPr="00FF4A57">
        <w:rPr>
          <w:rFonts w:ascii="Ebrima" w:hAnsi="Ebrima" w:cs="Arial"/>
          <w:sz w:val="22"/>
          <w:szCs w:val="22"/>
          <w:lang w:val="de-DE"/>
        </w:rPr>
        <w:t>Doricchi</w:t>
      </w:r>
      <w:proofErr w:type="spellEnd"/>
      <w:r w:rsidRPr="00FF4A57">
        <w:rPr>
          <w:rFonts w:ascii="Ebrima" w:hAnsi="Ebrima" w:cs="Arial"/>
          <w:sz w:val="22"/>
          <w:szCs w:val="22"/>
          <w:lang w:val="de-DE"/>
        </w:rPr>
        <w:t xml:space="preserve">, F., </w:t>
      </w:r>
      <w:proofErr w:type="spellStart"/>
      <w:r w:rsidRPr="00FF4A57">
        <w:rPr>
          <w:rFonts w:ascii="Ebrima" w:hAnsi="Ebrima" w:cs="Arial"/>
          <w:sz w:val="22"/>
          <w:szCs w:val="22"/>
          <w:lang w:val="de-DE"/>
        </w:rPr>
        <w:t>Thiebaut</w:t>
      </w:r>
      <w:proofErr w:type="spellEnd"/>
      <w:r w:rsidRPr="00FF4A57">
        <w:rPr>
          <w:rFonts w:ascii="Ebrima" w:hAnsi="Ebrima" w:cs="Arial"/>
          <w:sz w:val="22"/>
          <w:szCs w:val="22"/>
          <w:lang w:val="de-DE"/>
        </w:rPr>
        <w:t xml:space="preserve"> De Schotten, M., &amp; </w:t>
      </w:r>
      <w:proofErr w:type="spellStart"/>
      <w:r w:rsidRPr="00FF4A57">
        <w:rPr>
          <w:rFonts w:ascii="Ebrima" w:hAnsi="Ebrima" w:cs="Arial"/>
          <w:sz w:val="22"/>
          <w:szCs w:val="22"/>
          <w:lang w:val="de-DE"/>
        </w:rPr>
        <w:t>Tomaiuolo</w:t>
      </w:r>
      <w:proofErr w:type="spellEnd"/>
      <w:r w:rsidRPr="00FF4A57">
        <w:rPr>
          <w:rFonts w:ascii="Ebrima" w:hAnsi="Ebrima" w:cs="Arial"/>
          <w:sz w:val="22"/>
          <w:szCs w:val="22"/>
          <w:lang w:val="de-DE"/>
        </w:rPr>
        <w:t xml:space="preserve">, F. (2008). </w:t>
      </w:r>
      <w:r w:rsidRPr="00FF4A57">
        <w:rPr>
          <w:rFonts w:ascii="Ebrima" w:hAnsi="Ebrima" w:cs="Arial"/>
          <w:sz w:val="22"/>
          <w:szCs w:val="22"/>
          <w:lang w:val="en-US"/>
        </w:rPr>
        <w:t>White matter (dis)connections and gray matter (</w:t>
      </w:r>
      <w:proofErr w:type="spellStart"/>
      <w:r w:rsidRPr="00FF4A57">
        <w:rPr>
          <w:rFonts w:ascii="Ebrima" w:hAnsi="Ebrima" w:cs="Arial"/>
          <w:sz w:val="22"/>
          <w:szCs w:val="22"/>
          <w:lang w:val="en-US"/>
        </w:rPr>
        <w:t>dys</w:t>
      </w:r>
      <w:proofErr w:type="spellEnd"/>
      <w:proofErr w:type="gramStart"/>
      <w:r w:rsidRPr="00FF4A57">
        <w:rPr>
          <w:rFonts w:ascii="Ebrima" w:hAnsi="Ebrima" w:cs="Arial"/>
          <w:sz w:val="22"/>
          <w:szCs w:val="22"/>
          <w:lang w:val="en-US"/>
        </w:rPr>
        <w:t>)functions</w:t>
      </w:r>
      <w:proofErr w:type="gramEnd"/>
      <w:r w:rsidRPr="00FF4A57">
        <w:rPr>
          <w:rFonts w:ascii="Ebrima" w:hAnsi="Ebrima" w:cs="Arial"/>
          <w:sz w:val="22"/>
          <w:szCs w:val="22"/>
          <w:lang w:val="en-US"/>
        </w:rPr>
        <w:t xml:space="preserve">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8"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2" w:name="dubb2003"/>
      <w:bookmarkEnd w:id="310"/>
      <w:bookmarkEnd w:id="311"/>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7E6C19">
        <w:rPr>
          <w:rFonts w:ascii="Ebrima" w:hAnsi="Ebrima" w:cs="Arial"/>
          <w:i/>
          <w:iCs/>
          <w:sz w:val="22"/>
          <w:szCs w:val="22"/>
          <w:lang w:val="de-DE"/>
        </w:rPr>
        <w:t>NeuroImage</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59" w:history="1">
        <w:r w:rsidRPr="007E6C19">
          <w:rPr>
            <w:rStyle w:val="Hyperlink"/>
            <w:rFonts w:ascii="Ebrima" w:hAnsi="Ebrima" w:cs="Arial"/>
            <w:sz w:val="22"/>
            <w:szCs w:val="22"/>
            <w:lang w:val="de-DE"/>
          </w:rPr>
          <w:t>https://doi.org/10.1016/s1053-8119(03)00313-6</w:t>
        </w:r>
      </w:hyperlink>
      <w:bookmarkEnd w:id="312"/>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3" w:name="dubol2021"/>
      <w:proofErr w:type="spellStart"/>
      <w:r w:rsidRPr="00107F88">
        <w:rPr>
          <w:rFonts w:ascii="Ebrima" w:hAnsi="Ebrima" w:cs="Arial"/>
          <w:sz w:val="22"/>
          <w:szCs w:val="22"/>
          <w:lang w:val="de-DE"/>
        </w:rPr>
        <w:t>Dubol</w:t>
      </w:r>
      <w:proofErr w:type="spellEnd"/>
      <w:r w:rsidRPr="00107F88">
        <w:rPr>
          <w:rFonts w:ascii="Ebrima" w:hAnsi="Ebrima" w:cs="Arial"/>
          <w:sz w:val="22"/>
          <w:szCs w:val="22"/>
          <w:lang w:val="de-DE"/>
        </w:rPr>
        <w:t xml:space="preserve">, M., </w:t>
      </w:r>
      <w:proofErr w:type="spellStart"/>
      <w:r w:rsidRPr="00107F88">
        <w:rPr>
          <w:rFonts w:ascii="Ebrima" w:hAnsi="Ebrima" w:cs="Arial"/>
          <w:sz w:val="22"/>
          <w:szCs w:val="22"/>
          <w:lang w:val="de-DE"/>
        </w:rPr>
        <w:t>Epperson</w:t>
      </w:r>
      <w:proofErr w:type="spellEnd"/>
      <w:r w:rsidRPr="00107F88">
        <w:rPr>
          <w:rFonts w:ascii="Ebrima" w:hAnsi="Ebrima" w:cs="Arial"/>
          <w:sz w:val="22"/>
          <w:szCs w:val="22"/>
          <w:lang w:val="de-DE"/>
        </w:rPr>
        <w:t xml:space="preserve">, C. N., Sacher, J., </w:t>
      </w:r>
      <w:proofErr w:type="spellStart"/>
      <w:r w:rsidRPr="00107F88">
        <w:rPr>
          <w:rFonts w:ascii="Ebrima" w:hAnsi="Ebrima" w:cs="Arial"/>
          <w:sz w:val="22"/>
          <w:szCs w:val="22"/>
          <w:lang w:val="de-DE"/>
        </w:rPr>
        <w:t>Pletzer</w:t>
      </w:r>
      <w:proofErr w:type="spellEnd"/>
      <w:r w:rsidRPr="00107F88">
        <w:rPr>
          <w:rFonts w:ascii="Ebrima" w:hAnsi="Ebrima" w:cs="Arial"/>
          <w:sz w:val="22"/>
          <w:szCs w:val="22"/>
          <w:lang w:val="de-DE"/>
        </w:rPr>
        <w:t xml:space="preserve">, B.,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Lanzenberger, R., . . . </w:t>
      </w:r>
      <w:proofErr w:type="spellStart"/>
      <w:r w:rsidRPr="00107F88">
        <w:rPr>
          <w:rFonts w:ascii="Ebrima" w:hAnsi="Ebrima" w:cs="Arial"/>
          <w:sz w:val="22"/>
          <w:szCs w:val="22"/>
          <w:lang w:val="en-US"/>
        </w:rPr>
        <w:t>Comasco</w:t>
      </w:r>
      <w:proofErr w:type="spellEnd"/>
      <w:r w:rsidRPr="00107F88">
        <w:rPr>
          <w:rFonts w:ascii="Ebrima" w:hAnsi="Ebrima" w:cs="Arial"/>
          <w:sz w:val="22"/>
          <w:szCs w:val="22"/>
          <w:lang w:val="en-US"/>
        </w:rPr>
        <w:t xml:space="preserve">,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60"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4" w:name="duffau2005"/>
      <w:bookmarkEnd w:id="313"/>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1"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309F9FF1" w14:textId="2B1AF942" w:rsidR="001B4882" w:rsidRDefault="001B4882">
      <w:pPr>
        <w:rPr>
          <w:rFonts w:eastAsia="Times New Roman" w:cs="Arial"/>
          <w:lang w:val="en-US" w:eastAsia="en-GB"/>
        </w:rPr>
      </w:pPr>
      <w:bookmarkStart w:id="315" w:name="eliot2021"/>
      <w:bookmarkEnd w:id="314"/>
      <w:r>
        <w:rPr>
          <w:rFonts w:cs="Arial"/>
          <w:lang w:val="en-US"/>
        </w:rPr>
        <w:br w:type="page"/>
      </w:r>
    </w:p>
    <w:p w14:paraId="769BB69F" w14:textId="74E281E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&amp; </w:t>
      </w:r>
      <w:proofErr w:type="spellStart"/>
      <w:r w:rsidRPr="000B11F4">
        <w:rPr>
          <w:rFonts w:ascii="Ebrima" w:hAnsi="Ebrima" w:cs="Arial"/>
          <w:i/>
          <w:iCs/>
          <w:sz w:val="22"/>
          <w:szCs w:val="22"/>
          <w:lang w:val="en-US"/>
        </w:rPr>
        <w:t>Biobehavioral</w:t>
      </w:r>
      <w:proofErr w:type="spellEnd"/>
      <w:r w:rsidRPr="000B11F4">
        <w:rPr>
          <w:rFonts w:ascii="Ebrima" w:hAnsi="Ebrima" w:cs="Arial"/>
          <w:i/>
          <w:iCs/>
          <w:sz w:val="22"/>
          <w:szCs w:val="22"/>
          <w:lang w:val="en-US"/>
        </w:rPr>
        <w:t xml:space="preserve">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2" w:history="1">
        <w:r w:rsidRPr="002B686C">
          <w:rPr>
            <w:rStyle w:val="Hyperlink"/>
            <w:rFonts w:ascii="Ebrima" w:hAnsi="Ebrima" w:cs="Arial"/>
            <w:sz w:val="22"/>
            <w:szCs w:val="22"/>
            <w:lang w:val="en-US"/>
          </w:rPr>
          <w:t>https://doi.org/10.1016/j.neubiorev.2021.02.026</w:t>
        </w:r>
      </w:hyperlink>
      <w:bookmarkEnd w:id="315"/>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316"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3" w:history="1">
        <w:r w:rsidRPr="002B686C">
          <w:rPr>
            <w:rStyle w:val="Hyperlink"/>
            <w:rFonts w:ascii="Ebrima" w:hAnsi="Ebrima" w:cs="Arial"/>
            <w:sz w:val="22"/>
            <w:szCs w:val="22"/>
            <w:lang w:val="en-US"/>
          </w:rPr>
          <w:t>https://doi.org/10.1016/j.rehab.2020.10.010</w:t>
        </w:r>
      </w:hyperlink>
      <w:bookmarkEnd w:id="316"/>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7"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64"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8" w:name="feigin2014"/>
      <w:bookmarkEnd w:id="317"/>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R., Mensah, G. A., Connor, M., Bennett, D. A</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5"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9" w:name="feigin2021"/>
      <w:bookmarkEnd w:id="318"/>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 xml:space="preserve">The Lancet </w:t>
      </w:r>
      <w:proofErr w:type="spellStart"/>
      <w:r w:rsidRPr="007E6C19">
        <w:rPr>
          <w:rFonts w:ascii="Ebrima" w:hAnsi="Ebrima" w:cs="Arial"/>
          <w:i/>
          <w:iCs/>
          <w:sz w:val="22"/>
          <w:szCs w:val="22"/>
          <w:lang w:val="de-DE"/>
        </w:rPr>
        <w:t>Neurology</w:t>
      </w:r>
      <w:proofErr w:type="spellEnd"/>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66" w:history="1">
        <w:r w:rsidRPr="007E6C19">
          <w:rPr>
            <w:rStyle w:val="Hyperlink"/>
            <w:rFonts w:ascii="Ebrima" w:hAnsi="Ebrima" w:cs="Arial"/>
            <w:sz w:val="22"/>
            <w:szCs w:val="22"/>
            <w:lang w:val="de-DE"/>
          </w:rPr>
          <w:t>https://doi.org/10.1016/s1474-4422(21)00252-0</w:t>
        </w:r>
      </w:hyperlink>
      <w:bookmarkEnd w:id="319"/>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0" w:name="fukuda2009"/>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7" w:history="1">
        <w:r w:rsidRPr="002B686C">
          <w:rPr>
            <w:rStyle w:val="Hyperlink"/>
            <w:rFonts w:ascii="Ebrima" w:hAnsi="Ebrima" w:cs="Arial"/>
            <w:sz w:val="22"/>
            <w:szCs w:val="22"/>
            <w:lang w:val="en-US"/>
          </w:rPr>
          <w:t>https://doi.org/10.2169/internalmedicine.48.1757</w:t>
        </w:r>
      </w:hyperlink>
      <w:bookmarkEnd w:id="320"/>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1"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Pr>
          <w:rFonts w:ascii="Ebrima" w:hAnsi="Ebrima" w:cs="Arial"/>
          <w:sz w:val="22"/>
          <w:szCs w:val="22"/>
          <w:lang w:val="en-US"/>
        </w:rPr>
        <w:t xml:space="preserve">, </w:t>
      </w:r>
      <w:proofErr w:type="spellStart"/>
      <w:r>
        <w:rPr>
          <w:rFonts w:ascii="Ebrima" w:hAnsi="Ebrima" w:cs="Arial"/>
          <w:sz w:val="22"/>
          <w:szCs w:val="22"/>
          <w:lang w:val="en-US"/>
        </w:rPr>
        <w:t>Hornak</w:t>
      </w:r>
      <w:proofErr w:type="spellEnd"/>
      <w:r>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8"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22" w:name="gargano2008"/>
      <w:bookmarkEnd w:id="321"/>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9"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3" w:name="gauthier1989"/>
      <w:bookmarkEnd w:id="322"/>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4" w:name="gibson2013"/>
      <w:bookmarkEnd w:id="323"/>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70"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5" w:name="giroud2017"/>
      <w:bookmarkEnd w:id="324"/>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71"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6" w:name="gong2009"/>
      <w:bookmarkEnd w:id="325"/>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2" w:history="1">
        <w:r w:rsidRPr="002B686C">
          <w:rPr>
            <w:rStyle w:val="Hyperlink"/>
            <w:rFonts w:ascii="Ebrima" w:hAnsi="Ebrima" w:cs="Arial"/>
            <w:sz w:val="22"/>
            <w:szCs w:val="22"/>
            <w:lang w:val="en-US"/>
          </w:rPr>
          <w:t>https://doi.org/10.1523/jneurosci.2308-09.2009</w:t>
        </w:r>
      </w:hyperlink>
      <w:bookmarkEnd w:id="326"/>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7" w:name="gotts2013"/>
      <w:r w:rsidRPr="00250B3C">
        <w:rPr>
          <w:rFonts w:ascii="Ebrima" w:hAnsi="Ebrima" w:cs="Arial"/>
          <w:sz w:val="22"/>
          <w:szCs w:val="22"/>
          <w:lang w:val="en-US"/>
        </w:rPr>
        <w:lastRenderedPageBreak/>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3"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8" w:name="grabowska2017"/>
      <w:bookmarkEnd w:id="327"/>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4"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9" w:name="griffis2019"/>
      <w:bookmarkEnd w:id="328"/>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5" w:history="1">
        <w:r w:rsidRPr="002B686C">
          <w:rPr>
            <w:rStyle w:val="Hyperlink"/>
            <w:rFonts w:ascii="Ebrima" w:hAnsi="Ebrima" w:cs="Arial"/>
            <w:sz w:val="22"/>
            <w:szCs w:val="22"/>
            <w:lang w:val="en-US"/>
          </w:rPr>
          <w:t>https://doi.org/10.1016/j.celrep.2019.07.100</w:t>
        </w:r>
      </w:hyperlink>
      <w:bookmarkEnd w:id="329"/>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0"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76"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1" w:name="griffis2021"/>
      <w:bookmarkEnd w:id="330"/>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7"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2" w:name="gur1991"/>
      <w:bookmarkEnd w:id="331"/>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8"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3" w:name="gur1999"/>
      <w:bookmarkEnd w:id="332"/>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9" w:history="1">
        <w:r w:rsidRPr="002B686C">
          <w:rPr>
            <w:rStyle w:val="Hyperlink"/>
            <w:rFonts w:ascii="Ebrima" w:hAnsi="Ebrima" w:cs="Arial"/>
            <w:sz w:val="22"/>
            <w:szCs w:val="22"/>
            <w:lang w:val="en-US"/>
          </w:rPr>
          <w:t>https://doi.org/10.1523/jneurosci.19-10-04065.1999</w:t>
        </w:r>
      </w:hyperlink>
      <w:bookmarkEnd w:id="333"/>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4"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w:t>
      </w:r>
      <w:proofErr w:type="gramStart"/>
      <w:r w:rsidRPr="00250B3C">
        <w:rPr>
          <w:rFonts w:ascii="Ebrima" w:hAnsi="Ebrima" w:cs="Arial"/>
          <w:sz w:val="22"/>
          <w:szCs w:val="22"/>
          <w:lang w:val="en-US"/>
        </w:rPr>
        <w:t>During</w:t>
      </w:r>
      <w:proofErr w:type="gramEnd"/>
      <w:r w:rsidRPr="00250B3C">
        <w:rPr>
          <w:rFonts w:ascii="Ebrima" w:hAnsi="Ebrima" w:cs="Arial"/>
          <w:sz w:val="22"/>
          <w:szCs w:val="22"/>
          <w:lang w:val="en-US"/>
        </w:rPr>
        <w:t xml:space="preserve">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80"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5" w:name="hartleysutton2013"/>
      <w:bookmarkEnd w:id="334"/>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81" w:history="1">
        <w:r w:rsidRPr="008542B7">
          <w:rPr>
            <w:rStyle w:val="Hyperlink"/>
            <w:rFonts w:ascii="Ebrima" w:hAnsi="Ebrima" w:cs="Arial"/>
            <w:sz w:val="22"/>
            <w:szCs w:val="22"/>
            <w:lang w:val="en-US"/>
          </w:rPr>
          <w:t>https://doi.org/10.1111/cdev.12079</w:t>
        </w:r>
      </w:hyperlink>
      <w:bookmarkEnd w:id="335"/>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6" w:name="hausmann2005"/>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2"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7" w:name="hausmann2016"/>
      <w:bookmarkEnd w:id="336"/>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3"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38" w:name="hausmanngüntürkün2000"/>
      <w:bookmarkEnd w:id="337"/>
      <w:proofErr w:type="spellStart"/>
      <w:r w:rsidRPr="00250B3C">
        <w:rPr>
          <w:rFonts w:ascii="Ebrima" w:hAnsi="Ebrima" w:cs="Arial"/>
          <w:sz w:val="22"/>
          <w:szCs w:val="22"/>
          <w:lang w:val="en-US"/>
        </w:rPr>
        <w:lastRenderedPageBreak/>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1D3C0C">
        <w:rPr>
          <w:rFonts w:ascii="Ebrima" w:hAnsi="Ebrima" w:cs="Arial"/>
          <w:i/>
          <w:iCs/>
          <w:sz w:val="22"/>
          <w:szCs w:val="22"/>
          <w:lang w:val="de-DE"/>
        </w:rPr>
        <w:t>Neuropsychologia</w:t>
      </w:r>
      <w:proofErr w:type="spellEnd"/>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r w:rsidR="000C5924">
        <w:fldChar w:fldCharType="begin"/>
      </w:r>
      <w:r w:rsidR="000C5924" w:rsidRPr="000C5924">
        <w:rPr>
          <w:lang w:val="de-DE"/>
          <w:rPrChange w:id="339" w:author="Sperber" w:date="2022-10-25T09:27:00Z">
            <w:rPr/>
          </w:rPrChange>
        </w:rPr>
        <w:instrText xml:space="preserve"> HYPERLINK "https://doi.org/10.1016/s0028-3932(00)00045-2" </w:instrText>
      </w:r>
      <w:r w:rsidR="000C5924">
        <w:fldChar w:fldCharType="separate"/>
      </w:r>
      <w:r w:rsidRPr="001D3C0C">
        <w:rPr>
          <w:rStyle w:val="Hyperlink"/>
          <w:rFonts w:ascii="Ebrima" w:hAnsi="Ebrima" w:cs="Arial"/>
          <w:sz w:val="22"/>
          <w:szCs w:val="22"/>
          <w:lang w:val="de-DE"/>
        </w:rPr>
        <w:t>https://doi.org/10.1016/s0028-3932(00)00045-2</w:t>
      </w:r>
      <w:r w:rsidR="000C5924">
        <w:rPr>
          <w:rStyle w:val="Hyperlink"/>
          <w:rFonts w:ascii="Ebrima" w:hAnsi="Ebrima" w:cs="Arial"/>
          <w:sz w:val="22"/>
          <w:szCs w:val="22"/>
          <w:lang w:val="de-DE"/>
        </w:rPr>
        <w:fldChar w:fldCharType="end"/>
      </w:r>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0" w:name="hausmann2002"/>
      <w:bookmarkEnd w:id="338"/>
      <w:r w:rsidRPr="004B140A">
        <w:rPr>
          <w:rFonts w:ascii="Ebrima" w:hAnsi="Ebrima" w:cs="Arial"/>
          <w:sz w:val="22"/>
          <w:szCs w:val="22"/>
          <w:lang w:val="de-DE"/>
        </w:rPr>
        <w:t xml:space="preserve">Hausmann, M., Becker, C., </w:t>
      </w:r>
      <w:proofErr w:type="spellStart"/>
      <w:r w:rsidRPr="004B140A">
        <w:rPr>
          <w:rFonts w:ascii="Ebrima" w:hAnsi="Ebrima" w:cs="Arial"/>
          <w:sz w:val="22"/>
          <w:szCs w:val="22"/>
          <w:lang w:val="de-DE"/>
        </w:rPr>
        <w:t>Gather</w:t>
      </w:r>
      <w:proofErr w:type="spellEnd"/>
      <w:r w:rsidRPr="004B140A">
        <w:rPr>
          <w:rFonts w:ascii="Ebrima" w:hAnsi="Ebrima" w:cs="Arial"/>
          <w:sz w:val="22"/>
          <w:szCs w:val="22"/>
          <w:lang w:val="de-DE"/>
        </w:rPr>
        <w:t xml:space="preserve">, U., </w:t>
      </w:r>
      <w:proofErr w:type="spellStart"/>
      <w:r w:rsidRPr="004B140A">
        <w:rPr>
          <w:rFonts w:ascii="Ebrima" w:hAnsi="Ebrima" w:cs="Arial"/>
          <w:sz w:val="22"/>
          <w:szCs w:val="22"/>
          <w:lang w:val="de-DE"/>
        </w:rPr>
        <w:t>Güntürkün</w:t>
      </w:r>
      <w:proofErr w:type="spellEnd"/>
      <w:r w:rsidRPr="004B140A">
        <w:rPr>
          <w:rFonts w:ascii="Ebrima" w:hAnsi="Ebrima" w:cs="Arial"/>
          <w:sz w:val="22"/>
          <w:szCs w:val="22"/>
          <w:lang w:val="de-DE"/>
        </w:rPr>
        <w:t xml:space="preserve">, O.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4"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41" w:name="he2007"/>
      <w:bookmarkEnd w:id="340"/>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5"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42" w:name="heilmanvalenstein1979"/>
      <w:bookmarkEnd w:id="341"/>
      <w:proofErr w:type="spellStart"/>
      <w:r w:rsidRPr="00275F68">
        <w:rPr>
          <w:rFonts w:ascii="Ebrima" w:hAnsi="Ebrima" w:cs="Arial"/>
          <w:sz w:val="22"/>
          <w:szCs w:val="22"/>
          <w:lang w:val="de-DE"/>
        </w:rPr>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6"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342"/>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3" w:name="heller2022"/>
      <w:r w:rsidRPr="003F5BA1">
        <w:rPr>
          <w:rFonts w:ascii="Ebrima" w:hAnsi="Ebrima" w:cs="Arial"/>
          <w:sz w:val="22"/>
          <w:szCs w:val="22"/>
          <w:lang w:val="de-DE"/>
        </w:rPr>
        <w:t xml:space="preserve">Heller, C., Kimmig, A. C. S., Kubicki, M. R., </w:t>
      </w:r>
      <w:proofErr w:type="spellStart"/>
      <w:r w:rsidRPr="003F5BA1">
        <w:rPr>
          <w:rFonts w:ascii="Ebrima" w:hAnsi="Ebrima" w:cs="Arial"/>
          <w:sz w:val="22"/>
          <w:szCs w:val="22"/>
          <w:lang w:val="de-DE"/>
        </w:rPr>
        <w:t>Derntl</w:t>
      </w:r>
      <w:proofErr w:type="spellEnd"/>
      <w:r w:rsidRPr="003F5BA1">
        <w:rPr>
          <w:rFonts w:ascii="Ebrima" w:hAnsi="Ebrima" w:cs="Arial"/>
          <w:sz w:val="22"/>
          <w:szCs w:val="22"/>
          <w:lang w:val="de-DE"/>
        </w:rPr>
        <w:t xml:space="preserve">, B. &amp; </w:t>
      </w:r>
      <w:proofErr w:type="spellStart"/>
      <w:r w:rsidRPr="003F5BA1">
        <w:rPr>
          <w:rFonts w:ascii="Ebrima" w:hAnsi="Ebrima" w:cs="Arial"/>
          <w:sz w:val="22"/>
          <w:szCs w:val="22"/>
          <w:lang w:val="de-DE"/>
        </w:rPr>
        <w:t>Kikinis</w:t>
      </w:r>
      <w:proofErr w:type="spellEnd"/>
      <w:r w:rsidRPr="003F5BA1">
        <w:rPr>
          <w:rFonts w:ascii="Ebrima" w:hAnsi="Ebrima" w:cs="Arial"/>
          <w:sz w:val="22"/>
          <w:szCs w:val="22"/>
          <w:lang w:val="de-DE"/>
        </w:rPr>
        <w:t xml:space="preserve">,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7"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4" w:name="hillis2005"/>
      <w:bookmarkEnd w:id="343"/>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8"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5" w:name="hirnstein2019"/>
      <w:bookmarkEnd w:id="344"/>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w:t>
      </w:r>
      <w:proofErr w:type="spellStart"/>
      <w:r w:rsidRPr="00A641ED">
        <w:rPr>
          <w:rFonts w:ascii="Ebrima" w:hAnsi="Ebrima" w:cs="Arial"/>
          <w:sz w:val="22"/>
          <w:szCs w:val="22"/>
          <w:lang w:val="en-US"/>
        </w:rPr>
        <w:t>Hausmann</w:t>
      </w:r>
      <w:proofErr w:type="spellEnd"/>
      <w:r w:rsidRPr="00A641ED">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9"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6" w:name="hirnstein2013"/>
      <w:bookmarkEnd w:id="345"/>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90" w:history="1">
        <w:r w:rsidRPr="002B686C">
          <w:rPr>
            <w:rStyle w:val="Hyperlink"/>
            <w:rFonts w:ascii="Ebrima" w:hAnsi="Ebrima" w:cs="Arial"/>
            <w:sz w:val="22"/>
            <w:szCs w:val="22"/>
            <w:lang w:val="en-US"/>
          </w:rPr>
          <w:t>https://doi.org/10.1016/j.cortex.2012.08.002</w:t>
        </w:r>
      </w:hyperlink>
      <w:bookmarkEnd w:id="346"/>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7" w:name="hiscock1999"/>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1"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8" w:name="hiscock1995"/>
      <w:bookmarkEnd w:id="347"/>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2"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9" w:name="hiscock2001"/>
      <w:bookmarkEnd w:id="348"/>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3"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0" w:name="hoekzema2016"/>
      <w:proofErr w:type="spellStart"/>
      <w:r w:rsidRPr="006B1907">
        <w:rPr>
          <w:rFonts w:ascii="Ebrima" w:hAnsi="Ebrima" w:cs="Arial"/>
          <w:sz w:val="22"/>
          <w:szCs w:val="22"/>
          <w:lang w:val="en-US"/>
        </w:rPr>
        <w:lastRenderedPageBreak/>
        <w:t>Hoekzema</w:t>
      </w:r>
      <w:proofErr w:type="spellEnd"/>
      <w:r w:rsidRPr="006B1907">
        <w:rPr>
          <w:rFonts w:ascii="Ebrima" w:hAnsi="Ebrima" w:cs="Arial"/>
          <w:sz w:val="22"/>
          <w:szCs w:val="22"/>
          <w:lang w:val="en-US"/>
        </w:rPr>
        <w:t xml:space="preserve">, E., Barba-Müller, E., </w:t>
      </w:r>
      <w:proofErr w:type="spellStart"/>
      <w:r w:rsidRPr="006B1907">
        <w:rPr>
          <w:rFonts w:ascii="Ebrima" w:hAnsi="Ebrima" w:cs="Arial"/>
          <w:sz w:val="22"/>
          <w:szCs w:val="22"/>
          <w:lang w:val="en-US"/>
        </w:rPr>
        <w:t>Pozzobon</w:t>
      </w:r>
      <w:proofErr w:type="spellEnd"/>
      <w:r w:rsidRPr="006B1907">
        <w:rPr>
          <w:rFonts w:ascii="Ebrima" w:hAnsi="Ebrima" w:cs="Arial"/>
          <w:sz w:val="22"/>
          <w:szCs w:val="22"/>
          <w:lang w:val="en-US"/>
        </w:rPr>
        <w:t xml:space="preserve">, C., </w:t>
      </w:r>
      <w:proofErr w:type="spellStart"/>
      <w:r w:rsidRPr="006B1907">
        <w:rPr>
          <w:rFonts w:ascii="Ebrima" w:hAnsi="Ebrima" w:cs="Arial"/>
          <w:sz w:val="22"/>
          <w:szCs w:val="22"/>
          <w:lang w:val="en-US"/>
        </w:rPr>
        <w:t>Picado</w:t>
      </w:r>
      <w:proofErr w:type="spellEnd"/>
      <w:r w:rsidRPr="006B1907">
        <w:rPr>
          <w:rFonts w:ascii="Ebrima" w:hAnsi="Ebrima" w:cs="Arial"/>
          <w:sz w:val="22"/>
          <w:szCs w:val="22"/>
          <w:lang w:val="en-US"/>
        </w:rPr>
        <w:t xml:space="preserve">, M., Lucco, F., </w:t>
      </w:r>
      <w:proofErr w:type="spellStart"/>
      <w:r w:rsidRPr="006B1907">
        <w:rPr>
          <w:rFonts w:ascii="Ebrima" w:hAnsi="Ebrima" w:cs="Arial"/>
          <w:sz w:val="22"/>
          <w:szCs w:val="22"/>
          <w:lang w:val="en-US"/>
        </w:rPr>
        <w:t>García-García</w:t>
      </w:r>
      <w:proofErr w:type="spellEnd"/>
      <w:r w:rsidRPr="006B1907">
        <w:rPr>
          <w:rFonts w:ascii="Ebrima" w:hAnsi="Ebrima" w:cs="Arial"/>
          <w:sz w:val="22"/>
          <w:szCs w:val="22"/>
          <w:lang w:val="en-US"/>
        </w:rPr>
        <w:t>, D</w:t>
      </w:r>
      <w:proofErr w:type="gramStart"/>
      <w:r w:rsidRPr="006B1907">
        <w:rPr>
          <w:rFonts w:ascii="Ebrima" w:hAnsi="Ebrima" w:cs="Arial"/>
          <w:sz w:val="22"/>
          <w:szCs w:val="22"/>
          <w:lang w:val="en-US"/>
        </w:rPr>
        <w:t>., . . .</w:t>
      </w:r>
      <w:proofErr w:type="gramEnd"/>
      <w:r w:rsidRPr="006B1907">
        <w:rPr>
          <w:rFonts w:ascii="Ebrima" w:hAnsi="Ebrima" w:cs="Arial"/>
          <w:sz w:val="22"/>
          <w:szCs w:val="22"/>
          <w:lang w:val="en-US"/>
        </w:rPr>
        <w:t xml:space="preserve"> </w:t>
      </w:r>
      <w:proofErr w:type="spellStart"/>
      <w:r w:rsidRPr="006B1907">
        <w:rPr>
          <w:rFonts w:ascii="Ebrima" w:hAnsi="Ebrima" w:cs="Arial"/>
          <w:sz w:val="22"/>
          <w:szCs w:val="22"/>
          <w:lang w:val="en-US"/>
        </w:rPr>
        <w:t>Vilarroya</w:t>
      </w:r>
      <w:proofErr w:type="spellEnd"/>
      <w:r w:rsidRPr="006B1907">
        <w:rPr>
          <w:rFonts w:ascii="Ebrima" w:hAnsi="Ebrima" w:cs="Arial"/>
          <w:sz w:val="22"/>
          <w:szCs w:val="22"/>
          <w:lang w:val="en-US"/>
        </w:rPr>
        <w:t xml:space="preserve">,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94" w:history="1">
        <w:r w:rsidRPr="009F2944">
          <w:rPr>
            <w:rStyle w:val="Hyperlink"/>
            <w:rFonts w:ascii="Ebrima" w:hAnsi="Ebrima" w:cs="Arial"/>
            <w:sz w:val="22"/>
            <w:szCs w:val="22"/>
            <w:lang w:val="en-US"/>
          </w:rPr>
          <w:t>https://doi.org/10.1038/nn.4458</w:t>
        </w:r>
      </w:hyperlink>
      <w:bookmarkEnd w:id="350"/>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1" w:name="hughes2012"/>
      <w:r w:rsidRPr="00E4552D">
        <w:rPr>
          <w:rFonts w:ascii="Ebrima" w:hAnsi="Ebrima" w:cs="Arial"/>
          <w:sz w:val="22"/>
          <w:szCs w:val="22"/>
          <w:lang w:val="en-US"/>
        </w:rPr>
        <w:t xml:space="preserve">Hughes, E. J., Bond, J., </w:t>
      </w:r>
      <w:proofErr w:type="spellStart"/>
      <w:r w:rsidRPr="00E4552D">
        <w:rPr>
          <w:rFonts w:ascii="Ebrima" w:hAnsi="Ebrima" w:cs="Arial"/>
          <w:sz w:val="22"/>
          <w:szCs w:val="22"/>
          <w:lang w:val="en-US"/>
        </w:rPr>
        <w:t>Svrckova</w:t>
      </w:r>
      <w:proofErr w:type="spellEnd"/>
      <w:r w:rsidRPr="00E4552D">
        <w:rPr>
          <w:rFonts w:ascii="Ebrima" w:hAnsi="Ebrima" w:cs="Arial"/>
          <w:sz w:val="22"/>
          <w:szCs w:val="22"/>
          <w:lang w:val="en-US"/>
        </w:rPr>
        <w:t xml:space="preserve">, P., </w:t>
      </w:r>
      <w:proofErr w:type="spellStart"/>
      <w:r w:rsidRPr="00E4552D">
        <w:rPr>
          <w:rFonts w:ascii="Ebrima" w:hAnsi="Ebrima" w:cs="Arial"/>
          <w:sz w:val="22"/>
          <w:szCs w:val="22"/>
          <w:lang w:val="en-US"/>
        </w:rPr>
        <w:t>Makropoulos</w:t>
      </w:r>
      <w:proofErr w:type="spellEnd"/>
      <w:r w:rsidRPr="00E4552D">
        <w:rPr>
          <w:rFonts w:ascii="Ebrima" w:hAnsi="Ebrima" w:cs="Arial"/>
          <w:sz w:val="22"/>
          <w:szCs w:val="22"/>
          <w:lang w:val="en-US"/>
        </w:rPr>
        <w:t>, A., Ball, G., Sharp, D. J</w:t>
      </w:r>
      <w:proofErr w:type="gramStart"/>
      <w:r w:rsidRPr="00E4552D">
        <w:rPr>
          <w:rFonts w:ascii="Ebrima" w:hAnsi="Ebrima" w:cs="Arial"/>
          <w:sz w:val="22"/>
          <w:szCs w:val="22"/>
          <w:lang w:val="en-US"/>
        </w:rPr>
        <w:t>., . . .</w:t>
      </w:r>
      <w:proofErr w:type="gramEnd"/>
      <w:r w:rsidRPr="00E4552D">
        <w:rPr>
          <w:rFonts w:ascii="Ebrima" w:hAnsi="Ebrima" w:cs="Arial"/>
          <w:sz w:val="22"/>
          <w:szCs w:val="22"/>
          <w:lang w:val="en-US"/>
        </w:rPr>
        <w:t xml:space="preserve"> </w:t>
      </w:r>
      <w:proofErr w:type="spellStart"/>
      <w:r w:rsidRPr="00E4552D">
        <w:rPr>
          <w:rFonts w:ascii="Ebrima" w:hAnsi="Ebrima" w:cs="Arial"/>
          <w:sz w:val="22"/>
          <w:szCs w:val="22"/>
          <w:lang w:val="en-US"/>
        </w:rPr>
        <w:t>Counsell</w:t>
      </w:r>
      <w:proofErr w:type="spellEnd"/>
      <w:r w:rsidRPr="00E4552D">
        <w:rPr>
          <w:rFonts w:ascii="Ebrima" w:hAnsi="Ebrima" w:cs="Arial"/>
          <w:sz w:val="22"/>
          <w:szCs w:val="22"/>
          <w:lang w:val="en-US"/>
        </w:rPr>
        <w:t xml:space="preserve">, S. J. (2012). Regional changes in thalamic shape and volume with increasing age. </w:t>
      </w:r>
      <w:proofErr w:type="spellStart"/>
      <w:r w:rsidRPr="00E4552D">
        <w:rPr>
          <w:rFonts w:ascii="Ebrima" w:hAnsi="Ebrima" w:cs="Arial"/>
          <w:i/>
          <w:iCs/>
          <w:sz w:val="22"/>
          <w:szCs w:val="22"/>
          <w:lang w:val="en-US"/>
        </w:rPr>
        <w:t>NeuroImage</w:t>
      </w:r>
      <w:proofErr w:type="spellEnd"/>
      <w:r w:rsidRPr="00E4552D">
        <w:rPr>
          <w:rFonts w:ascii="Ebrima" w:hAnsi="Ebrima" w:cs="Arial"/>
          <w:i/>
          <w:iCs/>
          <w:sz w:val="22"/>
          <w:szCs w:val="22"/>
          <w:lang w:val="en-US"/>
        </w:rPr>
        <w:t>, 63</w:t>
      </w:r>
      <w:r w:rsidRPr="00E4552D">
        <w:rPr>
          <w:rFonts w:ascii="Ebrima" w:hAnsi="Ebrima" w:cs="Arial"/>
          <w:sz w:val="22"/>
          <w:szCs w:val="22"/>
          <w:lang w:val="en-US"/>
        </w:rPr>
        <w:t xml:space="preserve">(3), 1134–1142. </w:t>
      </w:r>
      <w:hyperlink r:id="rId95" w:history="1">
        <w:r w:rsidRPr="002B0B5E">
          <w:rPr>
            <w:rStyle w:val="Hyperlink"/>
            <w:rFonts w:ascii="Ebrima" w:hAnsi="Ebrima" w:cs="Arial"/>
            <w:sz w:val="22"/>
            <w:szCs w:val="22"/>
            <w:lang w:val="en-US"/>
          </w:rPr>
          <w:t>https://doi.org/10.1016/j.neuroimage.2012.07.043</w:t>
        </w:r>
      </w:hyperlink>
      <w:bookmarkEnd w:id="351"/>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52" w:name="hyde2005"/>
      <w:bookmarkEnd w:id="349"/>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r w:rsidR="000C5924">
        <w:fldChar w:fldCharType="begin"/>
      </w:r>
      <w:r w:rsidR="000C5924" w:rsidRPr="000C5924">
        <w:rPr>
          <w:lang w:val="de-DE"/>
          <w:rPrChange w:id="353" w:author="Sperber" w:date="2022-10-25T09:27:00Z">
            <w:rPr/>
          </w:rPrChange>
        </w:rPr>
        <w:instrText xml:space="preserve"> HYPERLINK "https://doi.org/10.1037/0003-066x.60.6.581" </w:instrText>
      </w:r>
      <w:r w:rsidR="000C5924">
        <w:fldChar w:fldCharType="separate"/>
      </w:r>
      <w:r w:rsidRPr="003E0700">
        <w:rPr>
          <w:rStyle w:val="Hyperlink"/>
          <w:rFonts w:ascii="Ebrima" w:hAnsi="Ebrima" w:cs="Arial"/>
          <w:sz w:val="22"/>
          <w:szCs w:val="22"/>
          <w:lang w:val="de-DE"/>
        </w:rPr>
        <w:t>https://doi.org/10.1037/0003-066x.60.6.581</w:t>
      </w:r>
      <w:r w:rsidR="000C5924">
        <w:rPr>
          <w:rStyle w:val="Hyperlink"/>
          <w:rFonts w:ascii="Ebrima" w:hAnsi="Ebrima" w:cs="Arial"/>
          <w:sz w:val="22"/>
          <w:szCs w:val="22"/>
          <w:lang w:val="de-DE"/>
        </w:rPr>
        <w:fldChar w:fldCharType="end"/>
      </w:r>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4" w:name="hyde2014"/>
      <w:bookmarkEnd w:id="352"/>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6"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5" w:name="hyde2016"/>
      <w:bookmarkEnd w:id="354"/>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7"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6" w:name="ingalhalikar2013"/>
      <w:bookmarkEnd w:id="355"/>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K</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8"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7" w:name="jehkonen2000"/>
      <w:bookmarkEnd w:id="356"/>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9"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8" w:name="jehkonen2007"/>
      <w:bookmarkEnd w:id="357"/>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100"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59" w:name="jia2022"/>
      <w:bookmarkStart w:id="360" w:name="jordanyoungrumiati2012"/>
      <w:proofErr w:type="spellStart"/>
      <w:r w:rsidRPr="000C5924">
        <w:rPr>
          <w:rFonts w:ascii="Ebrima" w:hAnsi="Ebrima" w:cs="Arial"/>
          <w:sz w:val="22"/>
          <w:szCs w:val="22"/>
          <w:lang w:val="en-US"/>
          <w:rPrChange w:id="361" w:author="Sperber" w:date="2022-10-25T09:27:00Z">
            <w:rPr>
              <w:rFonts w:ascii="Ebrima" w:hAnsi="Ebrima" w:cs="Arial"/>
              <w:sz w:val="22"/>
              <w:szCs w:val="22"/>
              <w:lang w:val="de-DE"/>
            </w:rPr>
          </w:rPrChange>
        </w:rPr>
        <w:t>Jia</w:t>
      </w:r>
      <w:proofErr w:type="spellEnd"/>
      <w:r w:rsidRPr="000C5924">
        <w:rPr>
          <w:rFonts w:ascii="Ebrima" w:hAnsi="Ebrima" w:cs="Arial"/>
          <w:sz w:val="22"/>
          <w:szCs w:val="22"/>
          <w:lang w:val="en-US"/>
          <w:rPrChange w:id="362" w:author="Sperber" w:date="2022-10-25T09:27:00Z">
            <w:rPr>
              <w:rFonts w:ascii="Ebrima" w:hAnsi="Ebrima" w:cs="Arial"/>
              <w:sz w:val="22"/>
              <w:szCs w:val="22"/>
              <w:lang w:val="de-DE"/>
            </w:rPr>
          </w:rPrChange>
        </w:rPr>
        <w:t xml:space="preserve">, G., Liu, G. &amp; </w:t>
      </w:r>
      <w:proofErr w:type="spellStart"/>
      <w:r w:rsidRPr="000C5924">
        <w:rPr>
          <w:rFonts w:ascii="Ebrima" w:hAnsi="Ebrima" w:cs="Arial"/>
          <w:sz w:val="22"/>
          <w:szCs w:val="22"/>
          <w:lang w:val="en-US"/>
          <w:rPrChange w:id="363" w:author="Sperber" w:date="2022-10-25T09:27:00Z">
            <w:rPr>
              <w:rFonts w:ascii="Ebrima" w:hAnsi="Ebrima" w:cs="Arial"/>
              <w:sz w:val="22"/>
              <w:szCs w:val="22"/>
              <w:lang w:val="de-DE"/>
            </w:rPr>
          </w:rPrChange>
        </w:rPr>
        <w:t>Niu</w:t>
      </w:r>
      <w:proofErr w:type="spellEnd"/>
      <w:r w:rsidRPr="000C5924">
        <w:rPr>
          <w:rFonts w:ascii="Ebrima" w:hAnsi="Ebrima" w:cs="Arial"/>
          <w:sz w:val="22"/>
          <w:szCs w:val="22"/>
          <w:lang w:val="en-US"/>
          <w:rPrChange w:id="364" w:author="Sperber" w:date="2022-10-25T09:27:00Z">
            <w:rPr>
              <w:rFonts w:ascii="Ebrima" w:hAnsi="Ebrima" w:cs="Arial"/>
              <w:sz w:val="22"/>
              <w:szCs w:val="22"/>
              <w:lang w:val="de-DE"/>
            </w:rPr>
          </w:rPrChange>
        </w:rPr>
        <w:t xml:space="preserve">,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Near-Infrared Spectroscopy. </w:t>
      </w:r>
      <w:r w:rsidRPr="007E6C19">
        <w:rPr>
          <w:rFonts w:ascii="Ebrima" w:hAnsi="Ebrima" w:cs="Arial"/>
          <w:i/>
          <w:sz w:val="22"/>
          <w:szCs w:val="22"/>
          <w:lang w:val="de-DE"/>
        </w:rPr>
        <w:t xml:space="preserve">Frontiers in </w:t>
      </w:r>
      <w:proofErr w:type="spellStart"/>
      <w:r w:rsidRPr="007E6C19">
        <w:rPr>
          <w:rFonts w:ascii="Ebrima" w:hAnsi="Ebrima" w:cs="Arial"/>
          <w:i/>
          <w:sz w:val="22"/>
          <w:szCs w:val="22"/>
          <w:lang w:val="de-DE"/>
        </w:rPr>
        <w:t>Neurology</w:t>
      </w:r>
      <w:proofErr w:type="spellEnd"/>
      <w:r w:rsidRPr="007E6C19">
        <w:rPr>
          <w:rFonts w:ascii="Ebrima" w:hAnsi="Ebrima" w:cs="Arial"/>
          <w:i/>
          <w:sz w:val="22"/>
          <w:szCs w:val="22"/>
          <w:lang w:val="de-DE"/>
        </w:rPr>
        <w:t>, 12</w:t>
      </w:r>
      <w:r w:rsidRPr="007E6C19">
        <w:rPr>
          <w:rFonts w:ascii="Ebrima" w:hAnsi="Ebrima" w:cs="Arial"/>
          <w:sz w:val="22"/>
          <w:szCs w:val="22"/>
          <w:lang w:val="de-DE"/>
        </w:rPr>
        <w:t xml:space="preserve">. </w:t>
      </w:r>
      <w:r w:rsidR="00934E1E">
        <w:fldChar w:fldCharType="begin"/>
      </w:r>
      <w:r w:rsidR="00934E1E" w:rsidRPr="00934E1E">
        <w:rPr>
          <w:lang w:val="de-DE"/>
          <w:rPrChange w:id="365" w:author="Smaczny, Stefan" w:date="2022-10-24T14:40:00Z">
            <w:rPr/>
          </w:rPrChange>
        </w:rPr>
        <w:instrText xml:space="preserve"> HYPERLINK "https://doi.org/10.3389/fneur.2021.784821" </w:instrText>
      </w:r>
      <w:r w:rsidR="00934E1E">
        <w:fldChar w:fldCharType="separate"/>
      </w:r>
      <w:r w:rsidRPr="007E6C19">
        <w:rPr>
          <w:rStyle w:val="Hyperlink"/>
          <w:rFonts w:ascii="Ebrima" w:hAnsi="Ebrima" w:cs="Arial"/>
          <w:sz w:val="22"/>
          <w:szCs w:val="22"/>
          <w:lang w:val="de-DE"/>
        </w:rPr>
        <w:t>https://doi.org/10.3389/fneur.2021.784821</w:t>
      </w:r>
      <w:r w:rsidR="00934E1E">
        <w:rPr>
          <w:rStyle w:val="Hyperlink"/>
          <w:rFonts w:ascii="Ebrima" w:hAnsi="Ebrima" w:cs="Arial"/>
          <w:sz w:val="22"/>
          <w:szCs w:val="22"/>
          <w:lang w:val="de-DE"/>
        </w:rPr>
        <w:fldChar w:fldCharType="end"/>
      </w:r>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6" w:name="joel2015"/>
      <w:r w:rsidRPr="00056E32">
        <w:rPr>
          <w:rFonts w:ascii="Ebrima" w:hAnsi="Ebrima" w:cs="Arial"/>
          <w:sz w:val="22"/>
          <w:szCs w:val="22"/>
          <w:lang w:val="de-DE"/>
        </w:rPr>
        <w:t xml:space="preserve">Joel, D., Berman, Z., </w:t>
      </w:r>
      <w:proofErr w:type="spellStart"/>
      <w:r w:rsidRPr="00056E32">
        <w:rPr>
          <w:rFonts w:ascii="Ebrima" w:hAnsi="Ebrima" w:cs="Arial"/>
          <w:sz w:val="22"/>
          <w:szCs w:val="22"/>
          <w:lang w:val="de-DE"/>
        </w:rPr>
        <w:t>Tavor</w:t>
      </w:r>
      <w:proofErr w:type="spellEnd"/>
      <w:r w:rsidRPr="00056E32">
        <w:rPr>
          <w:rFonts w:ascii="Ebrima" w:hAnsi="Ebrima" w:cs="Arial"/>
          <w:sz w:val="22"/>
          <w:szCs w:val="22"/>
          <w:lang w:val="de-DE"/>
        </w:rPr>
        <w:t xml:space="preserve">, I., </w:t>
      </w:r>
      <w:proofErr w:type="spellStart"/>
      <w:r w:rsidRPr="00056E32">
        <w:rPr>
          <w:rFonts w:ascii="Ebrima" w:hAnsi="Ebrima" w:cs="Arial"/>
          <w:sz w:val="22"/>
          <w:szCs w:val="22"/>
          <w:lang w:val="de-DE"/>
        </w:rPr>
        <w:t>Wexler</w:t>
      </w:r>
      <w:proofErr w:type="spellEnd"/>
      <w:r w:rsidRPr="00056E32">
        <w:rPr>
          <w:rFonts w:ascii="Ebrima" w:hAnsi="Ebrima" w:cs="Arial"/>
          <w:sz w:val="22"/>
          <w:szCs w:val="22"/>
          <w:lang w:val="de-DE"/>
        </w:rPr>
        <w:t xml:space="preserve">, N., Gaber, O., Stein, Y., . . . </w:t>
      </w:r>
      <w:proofErr w:type="spellStart"/>
      <w:r w:rsidRPr="00056E32">
        <w:rPr>
          <w:rFonts w:ascii="Ebrima" w:hAnsi="Ebrima" w:cs="Arial"/>
          <w:sz w:val="22"/>
          <w:szCs w:val="22"/>
          <w:lang w:val="en-US"/>
        </w:rPr>
        <w:t>Assaf</w:t>
      </w:r>
      <w:proofErr w:type="spellEnd"/>
      <w:r w:rsidRPr="00056E32">
        <w:rPr>
          <w:rFonts w:ascii="Ebrima" w:hAnsi="Ebrima" w:cs="Arial"/>
          <w:sz w:val="22"/>
          <w:szCs w:val="22"/>
          <w:lang w:val="en-US"/>
        </w:rPr>
        <w:t xml:space="preserve">,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1"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359"/>
      <w:bookmarkEnd w:id="366"/>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7" w:name="johnston2008"/>
      <w:r w:rsidRPr="004B140A">
        <w:rPr>
          <w:rFonts w:ascii="Ebrima" w:hAnsi="Ebrima" w:cs="Arial"/>
          <w:sz w:val="22"/>
          <w:szCs w:val="22"/>
          <w:lang w:val="en-US"/>
        </w:rPr>
        <w:t xml:space="preserve">Johnston, J. M., </w:t>
      </w:r>
      <w:proofErr w:type="spellStart"/>
      <w:r w:rsidRPr="004B140A">
        <w:rPr>
          <w:rFonts w:ascii="Ebrima" w:hAnsi="Ebrima" w:cs="Arial"/>
          <w:sz w:val="22"/>
          <w:szCs w:val="22"/>
          <w:lang w:val="en-US"/>
        </w:rPr>
        <w:t>Vaishnavi</w:t>
      </w:r>
      <w:proofErr w:type="spellEnd"/>
      <w:r w:rsidRPr="004B140A">
        <w:rPr>
          <w:rFonts w:ascii="Ebrima" w:hAnsi="Ebrima" w:cs="Arial"/>
          <w:sz w:val="22"/>
          <w:szCs w:val="22"/>
          <w:lang w:val="en-US"/>
        </w:rPr>
        <w:t xml:space="preserve">, S. N., Smyth, M. D., Zhang, D., He, B. J., </w:t>
      </w:r>
      <w:proofErr w:type="spellStart"/>
      <w:r w:rsidRPr="004B140A">
        <w:rPr>
          <w:rFonts w:ascii="Ebrima" w:hAnsi="Ebrima" w:cs="Arial"/>
          <w:sz w:val="22"/>
          <w:szCs w:val="22"/>
          <w:lang w:val="en-US"/>
        </w:rPr>
        <w:t>Zempel</w:t>
      </w:r>
      <w:proofErr w:type="spellEnd"/>
      <w:r w:rsidRPr="004B140A">
        <w:rPr>
          <w:rFonts w:ascii="Ebrima" w:hAnsi="Ebrima" w:cs="Arial"/>
          <w:sz w:val="22"/>
          <w:szCs w:val="22"/>
          <w:lang w:val="en-US"/>
        </w:rPr>
        <w:t>, J. M</w:t>
      </w:r>
      <w:proofErr w:type="gramStart"/>
      <w:r w:rsidRPr="004B140A">
        <w:rPr>
          <w:rFonts w:ascii="Ebrima" w:hAnsi="Ebrima" w:cs="Arial"/>
          <w:sz w:val="22"/>
          <w:szCs w:val="22"/>
          <w:lang w:val="en-US"/>
        </w:rPr>
        <w:t>., . . .</w:t>
      </w:r>
      <w:proofErr w:type="gramEnd"/>
      <w:r w:rsidRPr="004B140A">
        <w:rPr>
          <w:rFonts w:ascii="Ebrima" w:hAnsi="Ebrima" w:cs="Arial"/>
          <w:sz w:val="22"/>
          <w:szCs w:val="22"/>
          <w:lang w:val="en-US"/>
        </w:rPr>
        <w:t xml:space="preserve"> </w:t>
      </w:r>
      <w:proofErr w:type="spellStart"/>
      <w:r w:rsidRPr="004B140A">
        <w:rPr>
          <w:rFonts w:ascii="Ebrima" w:hAnsi="Ebrima" w:cs="Arial"/>
          <w:sz w:val="22"/>
          <w:szCs w:val="22"/>
          <w:lang w:val="en-US"/>
        </w:rPr>
        <w:t>Raichle</w:t>
      </w:r>
      <w:proofErr w:type="spellEnd"/>
      <w:r w:rsidRPr="004B140A">
        <w:rPr>
          <w:rFonts w:ascii="Ebrima" w:hAnsi="Ebrima" w:cs="Arial"/>
          <w:sz w:val="22"/>
          <w:szCs w:val="22"/>
          <w:lang w:val="en-US"/>
        </w:rPr>
        <w:t xml:space="preserv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02"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367"/>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w:t>
      </w:r>
      <w:proofErr w:type="gramStart"/>
      <w:r w:rsidRPr="00914CD8">
        <w:rPr>
          <w:rFonts w:ascii="Ebrima" w:hAnsi="Ebrima" w:cs="Arial"/>
          <w:sz w:val="22"/>
          <w:szCs w:val="22"/>
          <w:lang w:val="en-US"/>
        </w:rPr>
        <w:t>Hardwired for Sexism?</w:t>
      </w:r>
      <w:proofErr w:type="gramEnd"/>
      <w:r w:rsidRPr="00914CD8">
        <w:rPr>
          <w:rFonts w:ascii="Ebrima" w:hAnsi="Ebrima" w:cs="Arial"/>
          <w:sz w:val="22"/>
          <w:szCs w:val="22"/>
          <w:lang w:val="en-US"/>
        </w:rPr>
        <w:t xml:space="preserve">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103"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EF6B08"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8" w:name="kanaan2012"/>
      <w:bookmarkEnd w:id="358"/>
      <w:bookmarkEnd w:id="360"/>
      <w:proofErr w:type="spellStart"/>
      <w:r w:rsidRPr="00250B3C">
        <w:rPr>
          <w:rFonts w:ascii="Ebrima" w:hAnsi="Ebrima" w:cs="Arial"/>
          <w:sz w:val="22"/>
          <w:szCs w:val="22"/>
          <w:lang w:val="en-US"/>
        </w:rPr>
        <w:lastRenderedPageBreak/>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4" w:history="1">
        <w:r w:rsidRPr="00EF6B08">
          <w:rPr>
            <w:rStyle w:val="Hyperlink"/>
            <w:rFonts w:ascii="Ebrima" w:hAnsi="Ebrima" w:cs="Arial"/>
            <w:sz w:val="22"/>
            <w:szCs w:val="22"/>
            <w:lang w:val="en-US"/>
          </w:rPr>
          <w:t>https://doi.org/10.1371/journal.pone.0038272</w:t>
        </w:r>
      </w:hyperlink>
      <w:r w:rsidRPr="00EF6B08">
        <w:rPr>
          <w:rFonts w:ascii="Ebrima" w:hAnsi="Ebrima" w:cs="Arial"/>
          <w:sz w:val="22"/>
          <w:szCs w:val="22"/>
          <w:lang w:val="en-US"/>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9" w:name="karnath2012"/>
      <w:bookmarkEnd w:id="368"/>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r w:rsidR="000C5924">
        <w:fldChar w:fldCharType="begin"/>
      </w:r>
      <w:r w:rsidR="000C5924" w:rsidRPr="000C5924">
        <w:rPr>
          <w:lang w:val="de-DE"/>
          <w:rPrChange w:id="370" w:author="Sperber" w:date="2022-10-25T09:27:00Z">
            <w:rPr/>
          </w:rPrChange>
        </w:rPr>
        <w:instrText xml:space="preserve"> HYPERLINK "https://doi.org/10.1007/978-3-642-25527-4" </w:instrText>
      </w:r>
      <w:r w:rsidR="000C5924">
        <w:fldChar w:fldCharType="separate"/>
      </w:r>
      <w:r w:rsidRPr="002B686C">
        <w:rPr>
          <w:rStyle w:val="Hyperlink"/>
          <w:rFonts w:ascii="Ebrima" w:hAnsi="Ebrima" w:cs="Arial"/>
          <w:sz w:val="22"/>
          <w:szCs w:val="22"/>
          <w:lang w:val="de-DE"/>
        </w:rPr>
        <w:t>https://doi.org/10.1007/978-3-642-25527-4</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1" w:name="karnath2015"/>
      <w:bookmarkEnd w:id="369"/>
      <w:r w:rsidRPr="000C5924">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05"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2" w:name="karnathfetter1995"/>
      <w:bookmarkEnd w:id="371"/>
      <w:r w:rsidRPr="000C5924">
        <w:rPr>
          <w:rFonts w:ascii="Ebrima" w:hAnsi="Ebrima" w:cs="Arial"/>
          <w:sz w:val="22"/>
          <w:szCs w:val="22"/>
          <w:lang w:val="en-US"/>
          <w:rPrChange w:id="373" w:author="Sperber" w:date="2022-10-25T09:27:00Z">
            <w:rPr>
              <w:rFonts w:ascii="Ebrima" w:hAnsi="Ebrima" w:cs="Arial"/>
              <w:sz w:val="22"/>
              <w:szCs w:val="22"/>
              <w:lang w:val="de-DE"/>
            </w:rPr>
          </w:rPrChange>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6"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4" w:name="karnathniemeier2002"/>
      <w:bookmarkEnd w:id="372"/>
      <w:r w:rsidRPr="000C5924">
        <w:rPr>
          <w:rFonts w:ascii="Ebrima" w:hAnsi="Ebrima" w:cs="Arial"/>
          <w:sz w:val="22"/>
          <w:szCs w:val="22"/>
          <w:lang w:val="en-US"/>
        </w:rPr>
        <w:t xml:space="preserve">Karnath, H. O., &amp; </w:t>
      </w:r>
      <w:proofErr w:type="spellStart"/>
      <w:r w:rsidRPr="000C5924">
        <w:rPr>
          <w:rFonts w:ascii="Ebrima" w:hAnsi="Ebrima" w:cs="Arial"/>
          <w:sz w:val="22"/>
          <w:szCs w:val="22"/>
          <w:lang w:val="en-US"/>
        </w:rPr>
        <w:t>Niemeier</w:t>
      </w:r>
      <w:proofErr w:type="spellEnd"/>
      <w:r w:rsidRPr="000C5924">
        <w:rPr>
          <w:rFonts w:ascii="Ebrima" w:hAnsi="Ebrima" w:cs="Arial"/>
          <w:sz w:val="22"/>
          <w:szCs w:val="22"/>
          <w:lang w:val="en-US"/>
        </w:rPr>
        <w:t xml:space="preserve">, M. (2002). </w:t>
      </w:r>
      <w:r w:rsidRPr="00250B3C">
        <w:rPr>
          <w:rFonts w:ascii="Ebrima" w:hAnsi="Ebrima" w:cs="Arial"/>
          <w:sz w:val="22"/>
          <w:szCs w:val="22"/>
          <w:lang w:val="en-US"/>
        </w:rPr>
        <w:t xml:space="preserve">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0C5924">
        <w:fldChar w:fldCharType="begin"/>
      </w:r>
      <w:r w:rsidR="000C5924" w:rsidRPr="000C5924">
        <w:rPr>
          <w:lang w:val="de-DE"/>
          <w:rPrChange w:id="375" w:author="Sperber" w:date="2022-10-25T09:27:00Z">
            <w:rPr/>
          </w:rPrChange>
        </w:rPr>
        <w:instrText xml:space="preserve"> HYPERLINK "https://doi.org/10.1016/s0028-3932(02)00020-9" </w:instrText>
      </w:r>
      <w:r w:rsidR="000C5924">
        <w:fldChar w:fldCharType="separate"/>
      </w:r>
      <w:r w:rsidRPr="002B686C">
        <w:rPr>
          <w:rStyle w:val="Hyperlink"/>
          <w:rFonts w:ascii="Ebrima" w:hAnsi="Ebrima" w:cs="Arial"/>
          <w:sz w:val="22"/>
          <w:szCs w:val="22"/>
          <w:lang w:val="de-DE"/>
        </w:rPr>
        <w:t>https://doi.org/10.1016/s0028-3932(02)00020-9</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6" w:name="karnathrorden2012"/>
      <w:bookmarkEnd w:id="374"/>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0C5924">
        <w:fldChar w:fldCharType="begin"/>
      </w:r>
      <w:r w:rsidR="000C5924" w:rsidRPr="000C5924">
        <w:rPr>
          <w:lang w:val="de-DE"/>
          <w:rPrChange w:id="377" w:author="Sperber" w:date="2022-10-25T09:27:00Z">
            <w:rPr/>
          </w:rPrChange>
        </w:rPr>
        <w:instrText xml:space="preserve"> HYPERLINK "https://doi.org/10.1016/j.neuropsychologia.2011.06.027" </w:instrText>
      </w:r>
      <w:r w:rsidR="000C5924">
        <w:fldChar w:fldCharType="separate"/>
      </w:r>
      <w:r w:rsidRPr="002B686C">
        <w:rPr>
          <w:rStyle w:val="Hyperlink"/>
          <w:rFonts w:ascii="Ebrima" w:hAnsi="Ebrima" w:cs="Arial"/>
          <w:sz w:val="22"/>
          <w:szCs w:val="22"/>
          <w:lang w:val="de-DE"/>
        </w:rPr>
        <w:t>https://doi.org/10.1016/j.neuropsychologia.2011.06.027</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8" w:name="karnath2001"/>
      <w:bookmarkEnd w:id="376"/>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07"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9" w:name="karnath2009"/>
      <w:bookmarkEnd w:id="378"/>
      <w:r w:rsidRPr="001D3C0C">
        <w:rPr>
          <w:rFonts w:ascii="Ebrima" w:hAnsi="Ebrima" w:cs="Arial"/>
          <w:sz w:val="22"/>
          <w:szCs w:val="22"/>
          <w:lang w:val="en-US"/>
        </w:rPr>
        <w:t xml:space="preserve">Karnath, H. O., </w:t>
      </w:r>
      <w:proofErr w:type="spellStart"/>
      <w:r w:rsidRPr="001D3C0C">
        <w:rPr>
          <w:rFonts w:ascii="Ebrima" w:hAnsi="Ebrima" w:cs="Arial"/>
          <w:sz w:val="22"/>
          <w:szCs w:val="22"/>
          <w:lang w:val="en-US"/>
        </w:rPr>
        <w:t>Rorden</w:t>
      </w:r>
      <w:proofErr w:type="spellEnd"/>
      <w:r w:rsidRPr="001D3C0C">
        <w:rPr>
          <w:rFonts w:ascii="Ebrima" w:hAnsi="Ebrima" w:cs="Arial"/>
          <w:sz w:val="22"/>
          <w:szCs w:val="22"/>
          <w:lang w:val="en-US"/>
        </w:rPr>
        <w:t xml:space="preserve">, C., &amp; </w:t>
      </w:r>
      <w:proofErr w:type="spellStart"/>
      <w:r w:rsidRPr="001D3C0C">
        <w:rPr>
          <w:rFonts w:ascii="Ebrima" w:hAnsi="Ebrima" w:cs="Arial"/>
          <w:sz w:val="22"/>
          <w:szCs w:val="22"/>
          <w:lang w:val="en-US"/>
        </w:rPr>
        <w:t>Ticini</w:t>
      </w:r>
      <w:proofErr w:type="spellEnd"/>
      <w:r w:rsidRPr="001D3C0C">
        <w:rPr>
          <w:rFonts w:ascii="Ebrima" w:hAnsi="Ebrima" w:cs="Arial"/>
          <w:sz w:val="22"/>
          <w:szCs w:val="22"/>
          <w:lang w:val="en-US"/>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8"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0" w:name="karnath2019"/>
      <w:bookmarkEnd w:id="379"/>
      <w:r w:rsidRPr="003E0700">
        <w:rPr>
          <w:rFonts w:ascii="Ebrima" w:hAnsi="Ebrima" w:cs="Arial"/>
          <w:sz w:val="22"/>
          <w:szCs w:val="22"/>
          <w:lang w:val="en-US"/>
        </w:rPr>
        <w:t xml:space="preserve">Karnath,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9"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81" w:name="kasties2021"/>
      <w:bookmarkEnd w:id="380"/>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xml:space="preserve">,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00934E1E">
        <w:fldChar w:fldCharType="begin"/>
      </w:r>
      <w:r w:rsidR="00934E1E" w:rsidRPr="00934E1E">
        <w:rPr>
          <w:lang w:val="de-DE"/>
          <w:rPrChange w:id="382" w:author="Smaczny, Stefan" w:date="2022-10-24T14:40:00Z">
            <w:rPr/>
          </w:rPrChange>
        </w:rPr>
        <w:instrText xml:space="preserve"> HYPERLINK "https://doi.org/10.1002/hbm.25629" </w:instrText>
      </w:r>
      <w:r w:rsidR="00934E1E">
        <w:fldChar w:fldCharType="separate"/>
      </w:r>
      <w:r w:rsidRPr="002B686C">
        <w:rPr>
          <w:rStyle w:val="Hyperlink"/>
          <w:rFonts w:ascii="Ebrima" w:hAnsi="Ebrima" w:cs="Arial"/>
          <w:sz w:val="22"/>
          <w:szCs w:val="22"/>
          <w:lang w:val="de-DE"/>
        </w:rPr>
        <w:t>https://doi.org/10.1002/hbm.25629</w:t>
      </w:r>
      <w:r w:rsidR="00934E1E">
        <w:rPr>
          <w:rStyle w:val="Hyperlink"/>
          <w:rFonts w:ascii="Ebrima" w:hAnsi="Ebrima" w:cs="Arial"/>
          <w:sz w:val="22"/>
          <w:szCs w:val="22"/>
          <w:lang w:val="de-DE"/>
        </w:rPr>
        <w:fldChar w:fldCharType="end"/>
      </w:r>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3" w:name="katanluft2018"/>
      <w:bookmarkEnd w:id="381"/>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10"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4" w:name="kim2018"/>
      <w:r w:rsidRPr="00943F6B">
        <w:rPr>
          <w:rFonts w:ascii="Ebrima" w:hAnsi="Ebrima" w:cs="Arial"/>
          <w:sz w:val="22"/>
          <w:szCs w:val="22"/>
          <w:lang w:val="en-US"/>
        </w:rPr>
        <w:t xml:space="preserve">Kim, G. W., Park, K., &amp; </w:t>
      </w:r>
      <w:proofErr w:type="spellStart"/>
      <w:r w:rsidRPr="00943F6B">
        <w:rPr>
          <w:rFonts w:ascii="Ebrima" w:hAnsi="Ebrima" w:cs="Arial"/>
          <w:sz w:val="22"/>
          <w:szCs w:val="22"/>
          <w:lang w:val="en-US"/>
        </w:rPr>
        <w:t>Jeong</w:t>
      </w:r>
      <w:proofErr w:type="spellEnd"/>
      <w:r w:rsidRPr="00943F6B">
        <w:rPr>
          <w:rFonts w:ascii="Ebrima" w:hAnsi="Ebrima" w:cs="Arial"/>
          <w:sz w:val="22"/>
          <w:szCs w:val="22"/>
          <w:lang w:val="en-US"/>
        </w:rPr>
        <w:t xml:space="preserve">,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11"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5" w:name="kimurahampson1994"/>
      <w:bookmarkEnd w:id="383"/>
      <w:bookmarkEnd w:id="384"/>
      <w:r w:rsidRPr="00250B3C">
        <w:rPr>
          <w:rFonts w:ascii="Ebrima" w:hAnsi="Ebrima" w:cs="Arial"/>
          <w:sz w:val="22"/>
          <w:szCs w:val="22"/>
          <w:lang w:val="en-US"/>
        </w:rPr>
        <w:t xml:space="preserve">Kimura, D., &amp; Hampson, E. (1994). Cognitive Pattern in Men and Women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12"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6" w:name="kleinman2008"/>
      <w:proofErr w:type="spellStart"/>
      <w:r w:rsidRPr="00D741F6">
        <w:rPr>
          <w:rFonts w:ascii="Ebrima" w:hAnsi="Ebrima" w:cs="Arial"/>
          <w:sz w:val="22"/>
          <w:szCs w:val="22"/>
          <w:lang w:val="en-US"/>
        </w:rPr>
        <w:lastRenderedPageBreak/>
        <w:t>Kleinman</w:t>
      </w:r>
      <w:proofErr w:type="spellEnd"/>
      <w:r w:rsidRPr="00D741F6">
        <w:rPr>
          <w:rFonts w:ascii="Ebrima" w:hAnsi="Ebrima" w:cs="Arial"/>
          <w:sz w:val="22"/>
          <w:szCs w:val="22"/>
          <w:lang w:val="en-US"/>
        </w:rPr>
        <w:t xml:space="preserve">, J. T., Gottesman, R. F., Davis, C., Newhart, M., </w:t>
      </w:r>
      <w:proofErr w:type="spellStart"/>
      <w:r w:rsidRPr="00D741F6">
        <w:rPr>
          <w:rFonts w:ascii="Ebrima" w:hAnsi="Ebrima" w:cs="Arial"/>
          <w:sz w:val="22"/>
          <w:szCs w:val="22"/>
          <w:lang w:val="en-US"/>
        </w:rPr>
        <w:t>Heidler</w:t>
      </w:r>
      <w:proofErr w:type="spellEnd"/>
      <w:r>
        <w:rPr>
          <w:rFonts w:ascii="Ebrima" w:hAnsi="Ebrima" w:cs="Arial"/>
          <w:sz w:val="22"/>
          <w:szCs w:val="22"/>
          <w:lang w:val="en-US"/>
        </w:rPr>
        <w:t xml:space="preserve">-Gary, J. &amp; </w:t>
      </w:r>
      <w:proofErr w:type="spellStart"/>
      <w:r>
        <w:rPr>
          <w:rFonts w:ascii="Ebrima" w:hAnsi="Ebrima" w:cs="Arial"/>
          <w:sz w:val="22"/>
          <w:szCs w:val="22"/>
          <w:lang w:val="en-US"/>
        </w:rPr>
        <w:t>Hillis</w:t>
      </w:r>
      <w:proofErr w:type="spellEnd"/>
      <w:r>
        <w:rPr>
          <w:rFonts w:ascii="Ebrima" w:hAnsi="Ebrima" w:cs="Arial"/>
          <w:sz w:val="22"/>
          <w:szCs w:val="22"/>
          <w:lang w:val="en-US"/>
        </w:rPr>
        <w:t>,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13"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7" w:name="koellhoffermccullough2012"/>
      <w:bookmarkEnd w:id="385"/>
      <w:bookmarkEnd w:id="386"/>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14"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88" w:name="kovalev2003"/>
      <w:bookmarkEnd w:id="387"/>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15"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9" w:name="krause2006"/>
      <w:bookmarkEnd w:id="388"/>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6"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390" w:name="kuceyeski2016"/>
      <w:proofErr w:type="spellStart"/>
      <w:r w:rsidRPr="00436B92">
        <w:rPr>
          <w:rFonts w:ascii="Ebrima" w:hAnsi="Ebrima" w:cs="Arial"/>
          <w:sz w:val="22"/>
          <w:szCs w:val="22"/>
          <w:lang w:val="en-US"/>
        </w:rPr>
        <w:t>Kuceyeski</w:t>
      </w:r>
      <w:proofErr w:type="spellEnd"/>
      <w:r w:rsidRPr="00436B92">
        <w:rPr>
          <w:rFonts w:ascii="Ebrima" w:hAnsi="Ebrima" w:cs="Arial"/>
          <w:sz w:val="22"/>
          <w:szCs w:val="22"/>
          <w:lang w:val="en-US"/>
        </w:rPr>
        <w:t xml:space="preserve">, A., </w:t>
      </w:r>
      <w:proofErr w:type="spellStart"/>
      <w:r w:rsidRPr="00436B92">
        <w:rPr>
          <w:rFonts w:ascii="Ebrima" w:hAnsi="Ebrima" w:cs="Arial"/>
          <w:sz w:val="22"/>
          <w:szCs w:val="22"/>
          <w:lang w:val="en-US"/>
        </w:rPr>
        <w:t>Navi</w:t>
      </w:r>
      <w:proofErr w:type="spellEnd"/>
      <w:r w:rsidRPr="00436B92">
        <w:rPr>
          <w:rFonts w:ascii="Ebrima" w:hAnsi="Ebrima" w:cs="Arial"/>
          <w:sz w:val="22"/>
          <w:szCs w:val="22"/>
          <w:lang w:val="en-US"/>
        </w:rPr>
        <w:t xml:space="preserve">, B. B., </w:t>
      </w:r>
      <w:proofErr w:type="spellStart"/>
      <w:r w:rsidRPr="00436B92">
        <w:rPr>
          <w:rFonts w:ascii="Ebrima" w:hAnsi="Ebrima" w:cs="Arial"/>
          <w:sz w:val="22"/>
          <w:szCs w:val="22"/>
          <w:lang w:val="en-US"/>
        </w:rPr>
        <w:t>Kamel</w:t>
      </w:r>
      <w:proofErr w:type="spellEnd"/>
      <w:r w:rsidRPr="00436B92">
        <w:rPr>
          <w:rFonts w:ascii="Ebrima" w:hAnsi="Ebrima" w:cs="Arial"/>
          <w:sz w:val="22"/>
          <w:szCs w:val="22"/>
          <w:lang w:val="en-US"/>
        </w:rPr>
        <w:t xml:space="preserve">, H., Raj, A., </w:t>
      </w:r>
      <w:proofErr w:type="spellStart"/>
      <w:r w:rsidRPr="00436B92">
        <w:rPr>
          <w:rFonts w:ascii="Ebrima" w:hAnsi="Ebrima" w:cs="Arial"/>
          <w:sz w:val="22"/>
          <w:szCs w:val="22"/>
          <w:lang w:val="en-US"/>
        </w:rPr>
        <w:t>Relkin</w:t>
      </w:r>
      <w:proofErr w:type="spellEnd"/>
      <w:r w:rsidRPr="00436B92">
        <w:rPr>
          <w:rFonts w:ascii="Ebrima" w:hAnsi="Ebrima" w:cs="Arial"/>
          <w:sz w:val="22"/>
          <w:szCs w:val="22"/>
          <w:lang w:val="en-US"/>
        </w:rPr>
        <w:t xml:space="preserve">, N., </w:t>
      </w:r>
      <w:proofErr w:type="spellStart"/>
      <w:r w:rsidRPr="00436B92">
        <w:rPr>
          <w:rFonts w:ascii="Ebrima" w:hAnsi="Ebrima" w:cs="Arial"/>
          <w:sz w:val="22"/>
          <w:szCs w:val="22"/>
          <w:lang w:val="en-US"/>
        </w:rPr>
        <w:t>Toglia</w:t>
      </w:r>
      <w:proofErr w:type="spellEnd"/>
      <w:r w:rsidRPr="00436B92">
        <w:rPr>
          <w:rFonts w:ascii="Ebrima" w:hAnsi="Ebrima" w:cs="Arial"/>
          <w:sz w:val="22"/>
          <w:szCs w:val="22"/>
          <w:lang w:val="en-US"/>
        </w:rPr>
        <w:t>, J</w:t>
      </w:r>
      <w:proofErr w:type="gramStart"/>
      <w:r w:rsidRPr="00436B92">
        <w:rPr>
          <w:rFonts w:ascii="Ebrima" w:hAnsi="Ebrima" w:cs="Arial"/>
          <w:sz w:val="22"/>
          <w:szCs w:val="22"/>
          <w:lang w:val="en-US"/>
        </w:rPr>
        <w:t>., . . .</w:t>
      </w:r>
      <w:proofErr w:type="gramEnd"/>
      <w:r w:rsidRPr="00436B92">
        <w:rPr>
          <w:rFonts w:ascii="Ebrima" w:hAnsi="Ebrima" w:cs="Arial"/>
          <w:sz w:val="22"/>
          <w:szCs w:val="22"/>
          <w:lang w:val="en-US"/>
        </w:rPr>
        <w:t xml:space="preserve">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17"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389"/>
      <w:bookmarkEnd w:id="390"/>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1"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8"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2" w:name="limalhotra2015"/>
      <w:bookmarkEnd w:id="391"/>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9"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93" w:name="lisofsky2016"/>
      <w:proofErr w:type="spellStart"/>
      <w:r w:rsidRPr="006B1907">
        <w:rPr>
          <w:rFonts w:ascii="Ebrima" w:hAnsi="Ebrima" w:cs="Arial"/>
          <w:sz w:val="22"/>
          <w:szCs w:val="22"/>
          <w:lang w:val="de-DE"/>
        </w:rPr>
        <w:t>Lisofsky</w:t>
      </w:r>
      <w:proofErr w:type="spellEnd"/>
      <w:r w:rsidRPr="006B1907">
        <w:rPr>
          <w:rFonts w:ascii="Ebrima" w:hAnsi="Ebrima" w:cs="Arial"/>
          <w:sz w:val="22"/>
          <w:szCs w:val="22"/>
          <w:lang w:val="de-DE"/>
        </w:rPr>
        <w:t xml:space="preserve">, N., </w:t>
      </w:r>
      <w:proofErr w:type="spellStart"/>
      <w:r w:rsidRPr="006B1907">
        <w:rPr>
          <w:rFonts w:ascii="Ebrima" w:hAnsi="Ebrima" w:cs="Arial"/>
          <w:sz w:val="22"/>
          <w:szCs w:val="22"/>
          <w:lang w:val="de-DE"/>
        </w:rPr>
        <w:t>Riediger</w:t>
      </w:r>
      <w:proofErr w:type="spellEnd"/>
      <w:r w:rsidRPr="006B1907">
        <w:rPr>
          <w:rFonts w:ascii="Ebrima" w:hAnsi="Ebrima" w:cs="Arial"/>
          <w:sz w:val="22"/>
          <w:szCs w:val="22"/>
          <w:lang w:val="de-DE"/>
        </w:rPr>
        <w:t xml:space="preserve">, M., </w:t>
      </w:r>
      <w:proofErr w:type="spellStart"/>
      <w:r w:rsidRPr="006B1907">
        <w:rPr>
          <w:rFonts w:ascii="Ebrima" w:hAnsi="Ebrima" w:cs="Arial"/>
          <w:sz w:val="22"/>
          <w:szCs w:val="22"/>
          <w:lang w:val="de-DE"/>
        </w:rPr>
        <w:t>Gallinat</w:t>
      </w:r>
      <w:proofErr w:type="spellEnd"/>
      <w:r w:rsidRPr="006B1907">
        <w:rPr>
          <w:rFonts w:ascii="Ebrima" w:hAnsi="Ebrima" w:cs="Arial"/>
          <w:sz w:val="22"/>
          <w:szCs w:val="22"/>
          <w:lang w:val="de-DE"/>
        </w:rPr>
        <w:t xml:space="preserve">, J., Lindenberger, U., &amp; Kühn, S. (2016). </w:t>
      </w:r>
      <w:r w:rsidRPr="006B1907">
        <w:rPr>
          <w:rFonts w:ascii="Ebrima" w:hAnsi="Ebrima" w:cs="Arial"/>
          <w:sz w:val="22"/>
          <w:szCs w:val="22"/>
          <w:lang w:val="en-US"/>
        </w:rPr>
        <w:t xml:space="preserve">Hormonal contraceptive use is associated with neural and affective changes in healthy young women. </w:t>
      </w:r>
      <w:proofErr w:type="spellStart"/>
      <w:r w:rsidRPr="00490600">
        <w:rPr>
          <w:rFonts w:ascii="Ebrima" w:hAnsi="Ebrima" w:cs="Arial"/>
          <w:i/>
          <w:iCs/>
          <w:sz w:val="22"/>
          <w:szCs w:val="22"/>
          <w:lang w:val="de-DE"/>
        </w:rPr>
        <w:t>NeuroImage</w:t>
      </w:r>
      <w:proofErr w:type="spellEnd"/>
      <w:r w:rsidRPr="00490600">
        <w:rPr>
          <w:rFonts w:ascii="Ebrima" w:hAnsi="Ebrima" w:cs="Arial"/>
          <w:i/>
          <w:iCs/>
          <w:sz w:val="22"/>
          <w:szCs w:val="22"/>
          <w:lang w:val="de-DE"/>
        </w:rPr>
        <w:t>, 134,</w:t>
      </w:r>
      <w:r w:rsidRPr="00490600">
        <w:rPr>
          <w:rFonts w:ascii="Ebrima" w:hAnsi="Ebrima" w:cs="Arial"/>
          <w:sz w:val="22"/>
          <w:szCs w:val="22"/>
          <w:lang w:val="de-DE"/>
        </w:rPr>
        <w:t xml:space="preserve"> 597–606. </w:t>
      </w:r>
      <w:r w:rsidR="00934E1E">
        <w:fldChar w:fldCharType="begin"/>
      </w:r>
      <w:r w:rsidR="00934E1E" w:rsidRPr="00934E1E">
        <w:rPr>
          <w:lang w:val="de-DE"/>
          <w:rPrChange w:id="394" w:author="Smaczny, Stefan" w:date="2022-10-24T14:40:00Z">
            <w:rPr/>
          </w:rPrChange>
        </w:rPr>
        <w:instrText xml:space="preserve"> HYPERLINK "https://doi.org/10.1016/j.neuroimage.2016.04.042" </w:instrText>
      </w:r>
      <w:r w:rsidR="00934E1E">
        <w:fldChar w:fldCharType="separate"/>
      </w:r>
      <w:r w:rsidRPr="00490600">
        <w:rPr>
          <w:rStyle w:val="Hyperlink"/>
          <w:rFonts w:ascii="Ebrima" w:hAnsi="Ebrima" w:cs="Arial"/>
          <w:sz w:val="22"/>
          <w:szCs w:val="22"/>
          <w:lang w:val="de-DE"/>
        </w:rPr>
        <w:t>https://doi.org/10.1016/j.neuroimage.2016.04.042</w:t>
      </w:r>
      <w:r w:rsidR="00934E1E">
        <w:rPr>
          <w:rStyle w:val="Hyperlink"/>
          <w:rFonts w:ascii="Ebrima" w:hAnsi="Ebrima" w:cs="Arial"/>
          <w:sz w:val="22"/>
          <w:szCs w:val="22"/>
          <w:lang w:val="de-DE"/>
        </w:rPr>
        <w:fldChar w:fldCharType="end"/>
      </w:r>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5" w:name="liu2009"/>
      <w:bookmarkEnd w:id="392"/>
      <w:bookmarkEnd w:id="393"/>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20" w:history="1">
        <w:r w:rsidRPr="002B686C">
          <w:rPr>
            <w:rStyle w:val="Hyperlink"/>
            <w:rFonts w:ascii="Ebrima" w:hAnsi="Ebrima" w:cs="Arial"/>
            <w:sz w:val="22"/>
            <w:szCs w:val="22"/>
            <w:lang w:val="en-US"/>
          </w:rPr>
          <w:t>https://doi.org/10.1073/pnas.0908073106</w:t>
        </w:r>
      </w:hyperlink>
      <w:bookmarkEnd w:id="395"/>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6" w:name="liu2008"/>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7" w:name="manwanimccullough2012"/>
      <w:bookmarkEnd w:id="396"/>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21"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00DE7882" w14:textId="77777777" w:rsidR="00AC077B" w:rsidRDefault="00AC077B">
      <w:pPr>
        <w:rPr>
          <w:rFonts w:eastAsia="Times New Roman" w:cs="Arial"/>
          <w:lang w:val="en-US" w:eastAsia="en-GB"/>
        </w:rPr>
      </w:pPr>
      <w:bookmarkStart w:id="398" w:name="manwani2014"/>
      <w:bookmarkEnd w:id="397"/>
      <w:r>
        <w:rPr>
          <w:rFonts w:cs="Arial"/>
          <w:lang w:val="en-US"/>
        </w:rPr>
        <w:br w:type="page"/>
      </w:r>
    </w:p>
    <w:p w14:paraId="3FD4B3D7" w14:textId="385DC86B"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w:t>
      </w:r>
      <w:proofErr w:type="gramStart"/>
      <w:r w:rsidRPr="00250B3C">
        <w:rPr>
          <w:rFonts w:ascii="Ebrima" w:hAnsi="Ebrima" w:cs="Arial"/>
          <w:sz w:val="22"/>
          <w:szCs w:val="22"/>
          <w:lang w:val="en-US"/>
        </w:rPr>
        <w:t>Sex Differences in Ischemic Stroke Sensitivity Are Influenced by Gonadal Hormones, Not by Sex Chromosome Complement</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22" w:history="1">
        <w:r w:rsidRPr="002B686C">
          <w:rPr>
            <w:rStyle w:val="Hyperlink"/>
            <w:rFonts w:ascii="Ebrima" w:hAnsi="Ebrima" w:cs="Arial"/>
            <w:sz w:val="22"/>
            <w:szCs w:val="22"/>
            <w:lang w:val="en-US"/>
          </w:rPr>
          <w:t>https://doi.org/10.1038/jcbfm.2014.186</w:t>
        </w:r>
      </w:hyperlink>
      <w:bookmarkEnd w:id="398"/>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9" w:name="matoscasano2022"/>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23" w:history="1">
        <w:r w:rsidRPr="004B351E">
          <w:rPr>
            <w:rStyle w:val="Hyperlink"/>
            <w:rFonts w:ascii="Ebrima" w:hAnsi="Ebrima" w:cs="Arial"/>
            <w:sz w:val="22"/>
            <w:szCs w:val="22"/>
            <w:lang w:val="en-US"/>
          </w:rPr>
          <w:t>https://www.ncbi.nlm.nih.gov/books/NBK537333/</w:t>
        </w:r>
      </w:hyperlink>
      <w:bookmarkEnd w:id="399"/>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0" w:name="mccullough2016"/>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24"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1" w:name="mckinlay1992"/>
      <w:bookmarkEnd w:id="400"/>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5"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02" w:name="meadhampson1997"/>
      <w:bookmarkEnd w:id="401"/>
      <w:r w:rsidRPr="00250B3C">
        <w:rPr>
          <w:rFonts w:ascii="Ebrima" w:hAnsi="Ebrima" w:cs="Arial"/>
          <w:sz w:val="22"/>
          <w:szCs w:val="22"/>
          <w:lang w:val="en-US"/>
        </w:rPr>
        <w:t xml:space="preserve">Mead, L. A., &amp; Hampson, E. (1997). Turning Bias in Humans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6"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03" w:name="medlin2020"/>
      <w:bookmarkEnd w:id="402"/>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7" w:history="1">
        <w:r w:rsidRPr="00512C4B">
          <w:rPr>
            <w:rStyle w:val="Hyperlink"/>
            <w:rFonts w:ascii="Ebrima" w:hAnsi="Ebrima" w:cs="Arial"/>
            <w:sz w:val="22"/>
            <w:szCs w:val="22"/>
          </w:rPr>
          <w:t>https://doi.org/10.1111/ene.14299</w:t>
        </w:r>
      </w:hyperlink>
      <w:bookmarkEnd w:id="403"/>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4"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8"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5"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9"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6" w:name="mueller2021"/>
      <w:r w:rsidRPr="003B0EE3">
        <w:rPr>
          <w:rFonts w:ascii="Ebrima" w:hAnsi="Ebrima" w:cs="Arial"/>
          <w:sz w:val="22"/>
          <w:szCs w:val="22"/>
          <w:lang w:val="en-US"/>
        </w:rPr>
        <w:t xml:space="preserve">Mueller, S. C., </w:t>
      </w:r>
      <w:proofErr w:type="spellStart"/>
      <w:r w:rsidRPr="003B0EE3">
        <w:rPr>
          <w:rFonts w:ascii="Ebrima" w:hAnsi="Ebrima" w:cs="Arial"/>
          <w:sz w:val="22"/>
          <w:szCs w:val="22"/>
          <w:lang w:val="en-US"/>
        </w:rPr>
        <w:t>Guillamon</w:t>
      </w:r>
      <w:proofErr w:type="spellEnd"/>
      <w:r w:rsidRPr="003B0EE3">
        <w:rPr>
          <w:rFonts w:ascii="Ebrima" w:hAnsi="Ebrima" w:cs="Arial"/>
          <w:sz w:val="22"/>
          <w:szCs w:val="22"/>
          <w:lang w:val="en-US"/>
        </w:rPr>
        <w:t xml:space="preserve">, A., </w:t>
      </w:r>
      <w:proofErr w:type="spellStart"/>
      <w:r w:rsidRPr="003B0EE3">
        <w:rPr>
          <w:rFonts w:ascii="Ebrima" w:hAnsi="Ebrima" w:cs="Arial"/>
          <w:sz w:val="22"/>
          <w:szCs w:val="22"/>
          <w:lang w:val="en-US"/>
        </w:rPr>
        <w:t>Zubiaurre-Elorza</w:t>
      </w:r>
      <w:proofErr w:type="spellEnd"/>
      <w:r w:rsidRPr="003B0EE3">
        <w:rPr>
          <w:rFonts w:ascii="Ebrima" w:hAnsi="Ebrima" w:cs="Arial"/>
          <w:sz w:val="22"/>
          <w:szCs w:val="22"/>
          <w:lang w:val="en-US"/>
        </w:rPr>
        <w:t xml:space="preserve">, L., </w:t>
      </w:r>
      <w:proofErr w:type="spellStart"/>
      <w:r w:rsidRPr="003B0EE3">
        <w:rPr>
          <w:rFonts w:ascii="Ebrima" w:hAnsi="Ebrima" w:cs="Arial"/>
          <w:sz w:val="22"/>
          <w:szCs w:val="22"/>
          <w:lang w:val="en-US"/>
        </w:rPr>
        <w:t>Junque</w:t>
      </w:r>
      <w:proofErr w:type="spellEnd"/>
      <w:r w:rsidRPr="003B0EE3">
        <w:rPr>
          <w:rFonts w:ascii="Ebrima" w:hAnsi="Ebrima" w:cs="Arial"/>
          <w:sz w:val="22"/>
          <w:szCs w:val="22"/>
          <w:lang w:val="en-US"/>
        </w:rPr>
        <w:t>, C., Gomez-Gil, E., Uribe, C</w:t>
      </w:r>
      <w:proofErr w:type="gramStart"/>
      <w:r w:rsidRPr="003B0EE3">
        <w:rPr>
          <w:rFonts w:ascii="Ebrima" w:hAnsi="Ebrima" w:cs="Arial"/>
          <w:sz w:val="22"/>
          <w:szCs w:val="22"/>
          <w:lang w:val="en-US"/>
        </w:rPr>
        <w:t>., . . .</w:t>
      </w:r>
      <w:proofErr w:type="gramEnd"/>
      <w:r w:rsidRPr="003B0EE3">
        <w:rPr>
          <w:rFonts w:ascii="Ebrima" w:hAnsi="Ebrima" w:cs="Arial"/>
          <w:sz w:val="22"/>
          <w:szCs w:val="22"/>
          <w:lang w:val="en-US"/>
        </w:rPr>
        <w:t xml:space="preserve"> </w:t>
      </w:r>
      <w:proofErr w:type="spellStart"/>
      <w:r w:rsidRPr="003B0EE3">
        <w:rPr>
          <w:rFonts w:ascii="Ebrima" w:hAnsi="Ebrima" w:cs="Arial"/>
          <w:sz w:val="22"/>
          <w:szCs w:val="22"/>
          <w:lang w:val="en-US"/>
        </w:rPr>
        <w:t>Luders</w:t>
      </w:r>
      <w:proofErr w:type="spellEnd"/>
      <w:r w:rsidRPr="003B0EE3">
        <w:rPr>
          <w:rFonts w:ascii="Ebrima" w:hAnsi="Ebrima" w:cs="Arial"/>
          <w:sz w:val="22"/>
          <w:szCs w:val="22"/>
          <w:lang w:val="en-US"/>
        </w:rPr>
        <w:t xml:space="preserve">, E. (2021). The Neuroanatomy of Transgender Identity: Mega-Analytic Findings </w:t>
      </w:r>
      <w:proofErr w:type="gramStart"/>
      <w:r w:rsidRPr="003B0EE3">
        <w:rPr>
          <w:rFonts w:ascii="Ebrima" w:hAnsi="Ebrima" w:cs="Arial"/>
          <w:sz w:val="22"/>
          <w:szCs w:val="22"/>
          <w:lang w:val="en-US"/>
        </w:rPr>
        <w:t>From</w:t>
      </w:r>
      <w:proofErr w:type="gramEnd"/>
      <w:r w:rsidRPr="003B0EE3">
        <w:rPr>
          <w:rFonts w:ascii="Ebrima" w:hAnsi="Ebrima" w:cs="Arial"/>
          <w:sz w:val="22"/>
          <w:szCs w:val="22"/>
          <w:lang w:val="en-US"/>
        </w:rPr>
        <w:t xml:space="preserve">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30"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7" w:name="nicholsholmes2001"/>
      <w:bookmarkEnd w:id="404"/>
      <w:bookmarkEnd w:id="405"/>
      <w:bookmarkEnd w:id="406"/>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31"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8" w:name="nopoulos2001"/>
      <w:bookmarkEnd w:id="407"/>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xml:space="preserve">, P. C., </w:t>
      </w:r>
      <w:proofErr w:type="spellStart"/>
      <w:r w:rsidRPr="000B11F4">
        <w:rPr>
          <w:rFonts w:ascii="Ebrima" w:hAnsi="Ebrima" w:cs="Arial"/>
          <w:sz w:val="22"/>
          <w:szCs w:val="22"/>
          <w:lang w:val="en-US"/>
        </w:rPr>
        <w:t>Rideout</w:t>
      </w:r>
      <w:proofErr w:type="spellEnd"/>
      <w:r w:rsidRPr="000B11F4">
        <w:rPr>
          <w:rFonts w:ascii="Ebrima" w:hAnsi="Ebrima" w:cs="Arial"/>
          <w:sz w:val="22"/>
          <w:szCs w:val="22"/>
          <w:lang w:val="en-US"/>
        </w:rPr>
        <w: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w:t>
      </w:r>
      <w:proofErr w:type="spellStart"/>
      <w:r w:rsidRPr="000B11F4">
        <w:rPr>
          <w:rFonts w:ascii="Ebrima" w:hAnsi="Ebrima" w:cs="Arial"/>
          <w:sz w:val="22"/>
          <w:szCs w:val="22"/>
          <w:lang w:val="en-US"/>
        </w:rPr>
        <w:t>Andreasen</w:t>
      </w:r>
      <w:proofErr w:type="spellEnd"/>
      <w:r w:rsidRPr="000B11F4">
        <w:rPr>
          <w:rFonts w:ascii="Ebrima" w:hAnsi="Ebrima" w:cs="Arial"/>
          <w:sz w:val="22"/>
          <w:szCs w:val="22"/>
          <w:lang w:val="en-US"/>
        </w:rPr>
        <w:t xml:space="preserve">, N. C. (2001). Sex differences in the absence of </w:t>
      </w:r>
      <w:proofErr w:type="spellStart"/>
      <w:proofErr w:type="gramStart"/>
      <w:r w:rsidRPr="000B11F4">
        <w:rPr>
          <w:rFonts w:ascii="Ebrima" w:hAnsi="Ebrima" w:cs="Arial"/>
          <w:sz w:val="22"/>
          <w:szCs w:val="22"/>
          <w:lang w:val="en-US"/>
        </w:rPr>
        <w:t>massa</w:t>
      </w:r>
      <w:proofErr w:type="spellEnd"/>
      <w:proofErr w:type="gram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32"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9" w:name="oreilly2013"/>
      <w:bookmarkStart w:id="410" w:name="ocklenburggüntürkün2012"/>
      <w:bookmarkEnd w:id="408"/>
      <w:r w:rsidRPr="004B140A">
        <w:rPr>
          <w:rFonts w:ascii="Ebrima" w:hAnsi="Ebrima" w:cs="Arial"/>
          <w:sz w:val="22"/>
          <w:szCs w:val="22"/>
          <w:lang w:val="en-US"/>
        </w:rPr>
        <w:t xml:space="preserve">O’Reilly, J. X., </w:t>
      </w:r>
      <w:proofErr w:type="spellStart"/>
      <w:r w:rsidRPr="004B140A">
        <w:rPr>
          <w:rFonts w:ascii="Ebrima" w:hAnsi="Ebrima" w:cs="Arial"/>
          <w:sz w:val="22"/>
          <w:szCs w:val="22"/>
          <w:lang w:val="en-US"/>
        </w:rPr>
        <w:t>Croxson</w:t>
      </w:r>
      <w:proofErr w:type="spellEnd"/>
      <w:r w:rsidRPr="004B140A">
        <w:rPr>
          <w:rFonts w:ascii="Ebrima" w:hAnsi="Ebrima" w:cs="Arial"/>
          <w:sz w:val="22"/>
          <w:szCs w:val="22"/>
          <w:lang w:val="en-US"/>
        </w:rPr>
        <w:t xml:space="preserve">, P. L., </w:t>
      </w:r>
      <w:proofErr w:type="spellStart"/>
      <w:r w:rsidRPr="004B140A">
        <w:rPr>
          <w:rFonts w:ascii="Ebrima" w:hAnsi="Ebrima" w:cs="Arial"/>
          <w:sz w:val="22"/>
          <w:szCs w:val="22"/>
          <w:lang w:val="en-US"/>
        </w:rPr>
        <w:t>Jbabdi</w:t>
      </w:r>
      <w:proofErr w:type="spellEnd"/>
      <w:r w:rsidRPr="004B140A">
        <w:rPr>
          <w:rFonts w:ascii="Ebrima" w:hAnsi="Ebrima" w:cs="Arial"/>
          <w:sz w:val="22"/>
          <w:szCs w:val="22"/>
          <w:lang w:val="en-US"/>
        </w:rPr>
        <w:t xml:space="preserve">, S., </w:t>
      </w:r>
      <w:proofErr w:type="spellStart"/>
      <w:r w:rsidRPr="004B140A">
        <w:rPr>
          <w:rFonts w:ascii="Ebrima" w:hAnsi="Ebrima" w:cs="Arial"/>
          <w:sz w:val="22"/>
          <w:szCs w:val="22"/>
          <w:lang w:val="en-US"/>
        </w:rPr>
        <w:t>Sallet</w:t>
      </w:r>
      <w:proofErr w:type="spellEnd"/>
      <w:r w:rsidRPr="004B140A">
        <w:rPr>
          <w:rFonts w:ascii="Ebrima" w:hAnsi="Ebrima" w:cs="Arial"/>
          <w:sz w:val="22"/>
          <w:szCs w:val="22"/>
          <w:lang w:val="en-US"/>
        </w:rPr>
        <w:t>, J., Noonan, M. P., Mars, R. B</w:t>
      </w:r>
      <w:proofErr w:type="gramStart"/>
      <w:r w:rsidRPr="004B140A">
        <w:rPr>
          <w:rFonts w:ascii="Ebrima" w:hAnsi="Ebrima" w:cs="Arial"/>
          <w:sz w:val="22"/>
          <w:szCs w:val="22"/>
          <w:lang w:val="en-US"/>
        </w:rPr>
        <w:t>., . . .</w:t>
      </w:r>
      <w:proofErr w:type="gramEnd"/>
      <w:r w:rsidRPr="004B140A">
        <w:rPr>
          <w:rFonts w:ascii="Ebrima" w:hAnsi="Ebrima" w:cs="Arial"/>
          <w:sz w:val="22"/>
          <w:szCs w:val="22"/>
          <w:lang w:val="en-US"/>
        </w:rPr>
        <w:t xml:space="preserve">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33"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409"/>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34"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1"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35"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2" w:name="reep2004"/>
      <w:bookmarkEnd w:id="410"/>
      <w:bookmarkEnd w:id="411"/>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36"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3" w:name="reeves2008"/>
      <w:bookmarkEnd w:id="412"/>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37"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4" w:name="rehbein2020"/>
      <w:proofErr w:type="spellStart"/>
      <w:r w:rsidRPr="007E6C19">
        <w:rPr>
          <w:rFonts w:ascii="Ebrima" w:hAnsi="Ebrima" w:cs="Arial"/>
          <w:sz w:val="22"/>
          <w:szCs w:val="22"/>
          <w:lang w:val="en-US"/>
        </w:rPr>
        <w:t>Rehbein</w:t>
      </w:r>
      <w:proofErr w:type="spellEnd"/>
      <w:r w:rsidRPr="007E6C19">
        <w:rPr>
          <w:rFonts w:ascii="Ebrima" w:hAnsi="Ebrima" w:cs="Arial"/>
          <w:sz w:val="22"/>
          <w:szCs w:val="22"/>
          <w:lang w:val="en-US"/>
        </w:rPr>
        <w:t xml:space="preserve">, E., </w:t>
      </w:r>
      <w:proofErr w:type="spellStart"/>
      <w:r w:rsidRPr="007E6C19">
        <w:rPr>
          <w:rFonts w:ascii="Ebrima" w:hAnsi="Ebrima" w:cs="Arial"/>
          <w:sz w:val="22"/>
          <w:szCs w:val="22"/>
          <w:lang w:val="en-US"/>
        </w:rPr>
        <w:t>Hornung</w:t>
      </w:r>
      <w:proofErr w:type="spellEnd"/>
      <w:r w:rsidRPr="007E6C19">
        <w:rPr>
          <w:rFonts w:ascii="Ebrima" w:hAnsi="Ebrima" w:cs="Arial"/>
          <w:sz w:val="22"/>
          <w:szCs w:val="22"/>
          <w:lang w:val="en-US"/>
        </w:rPr>
        <w:t xml:space="preserve">, J., </w:t>
      </w:r>
      <w:proofErr w:type="spellStart"/>
      <w:r w:rsidRPr="007E6C19">
        <w:rPr>
          <w:rFonts w:ascii="Ebrima" w:hAnsi="Ebrima" w:cs="Arial"/>
          <w:sz w:val="22"/>
          <w:szCs w:val="22"/>
          <w:lang w:val="en-US"/>
        </w:rPr>
        <w:t>Sundström</w:t>
      </w:r>
      <w:proofErr w:type="spellEnd"/>
      <w:r w:rsidRPr="007E6C19">
        <w:rPr>
          <w:rFonts w:ascii="Ebrima" w:hAnsi="Ebrima" w:cs="Arial"/>
          <w:sz w:val="22"/>
          <w:szCs w:val="22"/>
          <w:lang w:val="en-US"/>
        </w:rPr>
        <w:t> </w:t>
      </w:r>
      <w:proofErr w:type="spellStart"/>
      <w:r w:rsidRPr="007E6C19">
        <w:rPr>
          <w:rFonts w:ascii="Ebrima" w:hAnsi="Ebrima" w:cs="Arial"/>
          <w:sz w:val="22"/>
          <w:szCs w:val="22"/>
          <w:lang w:val="en-US"/>
        </w:rPr>
        <w:t>Poromaa</w:t>
      </w:r>
      <w:proofErr w:type="spellEnd"/>
      <w:r w:rsidRPr="007E6C19">
        <w:rPr>
          <w:rFonts w:ascii="Ebrima" w:hAnsi="Ebrima" w:cs="Arial"/>
          <w:sz w:val="22"/>
          <w:szCs w:val="22"/>
          <w:lang w:val="en-US"/>
        </w:rPr>
        <w:t xml:space="preserve">, I., &amp; </w:t>
      </w:r>
      <w:proofErr w:type="spellStart"/>
      <w:r w:rsidRPr="007E6C19">
        <w:rPr>
          <w:rFonts w:ascii="Ebrima" w:hAnsi="Ebrima" w:cs="Arial"/>
          <w:sz w:val="22"/>
          <w:szCs w:val="22"/>
          <w:lang w:val="en-US"/>
        </w:rPr>
        <w:t>Derntl</w:t>
      </w:r>
      <w:proofErr w:type="spellEnd"/>
      <w:r w:rsidRPr="007E6C19">
        <w:rPr>
          <w:rFonts w:ascii="Ebrima" w:hAnsi="Ebrima" w:cs="Arial"/>
          <w:sz w:val="22"/>
          <w:szCs w:val="22"/>
          <w:lang w:val="en-US"/>
        </w:rPr>
        <w:t xml:space="preserve">,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38"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5" w:name="rehbein2022"/>
      <w:bookmarkEnd w:id="414"/>
      <w:proofErr w:type="spellStart"/>
      <w:r w:rsidRPr="00934E1E">
        <w:rPr>
          <w:rFonts w:ascii="Ebrima" w:hAnsi="Ebrima" w:cs="Arial"/>
          <w:sz w:val="22"/>
          <w:szCs w:val="22"/>
          <w:lang w:val="en-US"/>
          <w:rPrChange w:id="416" w:author="Smaczny, Stefan" w:date="2022-10-24T14:40:00Z">
            <w:rPr>
              <w:rFonts w:ascii="Ebrima" w:hAnsi="Ebrima" w:cs="Arial"/>
              <w:sz w:val="22"/>
              <w:szCs w:val="22"/>
              <w:lang w:val="de-DE"/>
            </w:rPr>
          </w:rPrChange>
        </w:rPr>
        <w:t>Rehbein</w:t>
      </w:r>
      <w:proofErr w:type="spellEnd"/>
      <w:r w:rsidRPr="00934E1E">
        <w:rPr>
          <w:rFonts w:ascii="Ebrima" w:hAnsi="Ebrima" w:cs="Arial"/>
          <w:sz w:val="22"/>
          <w:szCs w:val="22"/>
          <w:lang w:val="en-US"/>
          <w:rPrChange w:id="417" w:author="Smaczny, Stefan" w:date="2022-10-24T14:40:00Z">
            <w:rPr>
              <w:rFonts w:ascii="Ebrima" w:hAnsi="Ebrima" w:cs="Arial"/>
              <w:sz w:val="22"/>
              <w:szCs w:val="22"/>
              <w:lang w:val="de-DE"/>
            </w:rPr>
          </w:rPrChange>
        </w:rPr>
        <w:t xml:space="preserve">, E., </w:t>
      </w:r>
      <w:proofErr w:type="spellStart"/>
      <w:r w:rsidRPr="00934E1E">
        <w:rPr>
          <w:rFonts w:ascii="Ebrima" w:hAnsi="Ebrima" w:cs="Arial"/>
          <w:sz w:val="22"/>
          <w:szCs w:val="22"/>
          <w:lang w:val="en-US"/>
          <w:rPrChange w:id="418" w:author="Smaczny, Stefan" w:date="2022-10-24T14:40:00Z">
            <w:rPr>
              <w:rFonts w:ascii="Ebrima" w:hAnsi="Ebrima" w:cs="Arial"/>
              <w:sz w:val="22"/>
              <w:szCs w:val="22"/>
              <w:lang w:val="de-DE"/>
            </w:rPr>
          </w:rPrChange>
        </w:rPr>
        <w:t>Kogler</w:t>
      </w:r>
      <w:proofErr w:type="spellEnd"/>
      <w:r w:rsidRPr="00934E1E">
        <w:rPr>
          <w:rFonts w:ascii="Ebrima" w:hAnsi="Ebrima" w:cs="Arial"/>
          <w:sz w:val="22"/>
          <w:szCs w:val="22"/>
          <w:lang w:val="en-US"/>
          <w:rPrChange w:id="419" w:author="Smaczny, Stefan" w:date="2022-10-24T14:40:00Z">
            <w:rPr>
              <w:rFonts w:ascii="Ebrima" w:hAnsi="Ebrima" w:cs="Arial"/>
              <w:sz w:val="22"/>
              <w:szCs w:val="22"/>
              <w:lang w:val="de-DE"/>
            </w:rPr>
          </w:rPrChange>
        </w:rPr>
        <w:t xml:space="preserve">, L., </w:t>
      </w:r>
      <w:proofErr w:type="spellStart"/>
      <w:r w:rsidRPr="00934E1E">
        <w:rPr>
          <w:rFonts w:ascii="Ebrima" w:hAnsi="Ebrima" w:cs="Arial"/>
          <w:sz w:val="22"/>
          <w:szCs w:val="22"/>
          <w:lang w:val="en-US"/>
          <w:rPrChange w:id="420" w:author="Smaczny, Stefan" w:date="2022-10-24T14:40:00Z">
            <w:rPr>
              <w:rFonts w:ascii="Ebrima" w:hAnsi="Ebrima" w:cs="Arial"/>
              <w:sz w:val="22"/>
              <w:szCs w:val="22"/>
              <w:lang w:val="de-DE"/>
            </w:rPr>
          </w:rPrChange>
        </w:rPr>
        <w:t>Kotikalapudi</w:t>
      </w:r>
      <w:proofErr w:type="spellEnd"/>
      <w:r w:rsidRPr="00934E1E">
        <w:rPr>
          <w:rFonts w:ascii="Ebrima" w:hAnsi="Ebrima" w:cs="Arial"/>
          <w:sz w:val="22"/>
          <w:szCs w:val="22"/>
          <w:lang w:val="en-US"/>
          <w:rPrChange w:id="421" w:author="Smaczny, Stefan" w:date="2022-10-24T14:40:00Z">
            <w:rPr>
              <w:rFonts w:ascii="Ebrima" w:hAnsi="Ebrima" w:cs="Arial"/>
              <w:sz w:val="22"/>
              <w:szCs w:val="22"/>
              <w:lang w:val="de-DE"/>
            </w:rPr>
          </w:rPrChange>
        </w:rPr>
        <w:t xml:space="preserve">, R., Sattler, A., </w:t>
      </w:r>
      <w:proofErr w:type="spellStart"/>
      <w:r w:rsidRPr="00934E1E">
        <w:rPr>
          <w:rFonts w:ascii="Ebrima" w:hAnsi="Ebrima" w:cs="Arial"/>
          <w:sz w:val="22"/>
          <w:szCs w:val="22"/>
          <w:lang w:val="en-US"/>
          <w:rPrChange w:id="422" w:author="Smaczny, Stefan" w:date="2022-10-24T14:40:00Z">
            <w:rPr>
              <w:rFonts w:ascii="Ebrima" w:hAnsi="Ebrima" w:cs="Arial"/>
              <w:sz w:val="22"/>
              <w:szCs w:val="22"/>
              <w:lang w:val="de-DE"/>
            </w:rPr>
          </w:rPrChange>
        </w:rPr>
        <w:t>Krylova</w:t>
      </w:r>
      <w:proofErr w:type="spellEnd"/>
      <w:r w:rsidRPr="00934E1E">
        <w:rPr>
          <w:rFonts w:ascii="Ebrima" w:hAnsi="Ebrima" w:cs="Arial"/>
          <w:sz w:val="22"/>
          <w:szCs w:val="22"/>
          <w:lang w:val="en-US"/>
          <w:rPrChange w:id="423" w:author="Smaczny, Stefan" w:date="2022-10-24T14:40:00Z">
            <w:rPr>
              <w:rFonts w:ascii="Ebrima" w:hAnsi="Ebrima" w:cs="Arial"/>
              <w:sz w:val="22"/>
              <w:szCs w:val="22"/>
              <w:lang w:val="de-DE"/>
            </w:rPr>
          </w:rPrChange>
        </w:rPr>
        <w:t>, M., Kagan, K. O</w:t>
      </w:r>
      <w:proofErr w:type="gramStart"/>
      <w:r w:rsidRPr="00934E1E">
        <w:rPr>
          <w:rFonts w:ascii="Ebrima" w:hAnsi="Ebrima" w:cs="Arial"/>
          <w:sz w:val="22"/>
          <w:szCs w:val="22"/>
          <w:lang w:val="en-US"/>
          <w:rPrChange w:id="424" w:author="Smaczny, Stefan" w:date="2022-10-24T14:40:00Z">
            <w:rPr>
              <w:rFonts w:ascii="Ebrima" w:hAnsi="Ebrima" w:cs="Arial"/>
              <w:sz w:val="22"/>
              <w:szCs w:val="22"/>
              <w:lang w:val="de-DE"/>
            </w:rPr>
          </w:rPrChange>
        </w:rPr>
        <w:t>., . . .</w:t>
      </w:r>
      <w:proofErr w:type="gramEnd"/>
      <w:r w:rsidRPr="00934E1E">
        <w:rPr>
          <w:rFonts w:ascii="Ebrima" w:hAnsi="Ebrima" w:cs="Arial"/>
          <w:sz w:val="22"/>
          <w:szCs w:val="22"/>
          <w:lang w:val="en-US"/>
          <w:rPrChange w:id="425" w:author="Smaczny, Stefan" w:date="2022-10-24T14:40:00Z">
            <w:rPr>
              <w:rFonts w:ascii="Ebrima" w:hAnsi="Ebrima" w:cs="Arial"/>
              <w:sz w:val="22"/>
              <w:szCs w:val="22"/>
              <w:lang w:val="de-DE"/>
            </w:rPr>
          </w:rPrChange>
        </w:rPr>
        <w:t xml:space="preserve"> </w:t>
      </w:r>
      <w:proofErr w:type="spellStart"/>
      <w:r w:rsidRPr="003B0EE3">
        <w:rPr>
          <w:rFonts w:ascii="Ebrima" w:hAnsi="Ebrima" w:cs="Arial"/>
          <w:sz w:val="22"/>
          <w:szCs w:val="22"/>
          <w:lang w:val="en-US"/>
        </w:rPr>
        <w:t>Derntl</w:t>
      </w:r>
      <w:proofErr w:type="spellEnd"/>
      <w:r w:rsidRPr="003B0EE3">
        <w:rPr>
          <w:rFonts w:ascii="Ebrima" w:hAnsi="Ebrima" w:cs="Arial"/>
          <w:sz w:val="22"/>
          <w:szCs w:val="22"/>
          <w:lang w:val="en-US"/>
        </w:rPr>
        <w:t xml:space="preserve">,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39"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26" w:name="ritchie2018"/>
      <w:bookmarkEnd w:id="413"/>
      <w:bookmarkEnd w:id="415"/>
      <w:r w:rsidRPr="001D330E">
        <w:rPr>
          <w:rFonts w:ascii="Ebrima" w:hAnsi="Ebrima" w:cs="Arial"/>
          <w:sz w:val="22"/>
          <w:szCs w:val="22"/>
          <w:lang w:val="en-US"/>
        </w:rPr>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w:t>
      </w:r>
      <w:proofErr w:type="spellStart"/>
      <w:r w:rsidRPr="001D330E">
        <w:rPr>
          <w:rFonts w:ascii="Ebrima" w:hAnsi="Ebrima" w:cs="Arial"/>
          <w:sz w:val="22"/>
          <w:szCs w:val="22"/>
          <w:lang w:val="en-US"/>
        </w:rPr>
        <w:t>Deary</w:t>
      </w:r>
      <w:proofErr w:type="spellEnd"/>
      <w:r w:rsidRPr="001D330E">
        <w:rPr>
          <w:rFonts w:ascii="Ebrima" w:hAnsi="Ebrima" w:cs="Arial"/>
          <w:sz w:val="22"/>
          <w:szCs w:val="22"/>
          <w:lang w:val="en-US"/>
        </w:rPr>
        <w:t xml:space="preserve">, I. J. (2018). Sex Differences in the Adult Human Brain: Evidence from 5216 UK Biobank Participants. </w:t>
      </w:r>
      <w:proofErr w:type="spellStart"/>
      <w:r w:rsidRPr="003E0700">
        <w:rPr>
          <w:rFonts w:ascii="Ebrima" w:hAnsi="Ebrima" w:cs="Arial"/>
          <w:i/>
          <w:iCs/>
          <w:sz w:val="22"/>
          <w:szCs w:val="22"/>
          <w:lang w:val="de-DE"/>
        </w:rPr>
        <w:t>Cerebral</w:t>
      </w:r>
      <w:proofErr w:type="spellEnd"/>
      <w:r w:rsidRPr="003E0700">
        <w:rPr>
          <w:rFonts w:ascii="Ebrima" w:hAnsi="Ebrima" w:cs="Arial"/>
          <w:i/>
          <w:iCs/>
          <w:sz w:val="22"/>
          <w:szCs w:val="22"/>
          <w:lang w:val="de-DE"/>
        </w:rPr>
        <w:t xml:space="preserve">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r w:rsidR="000C5924">
        <w:fldChar w:fldCharType="begin"/>
      </w:r>
      <w:r w:rsidR="000C5924" w:rsidRPr="000C5924">
        <w:rPr>
          <w:lang w:val="de-DE"/>
          <w:rPrChange w:id="427" w:author="Sperber" w:date="2022-10-25T09:27:00Z">
            <w:rPr/>
          </w:rPrChange>
        </w:rPr>
        <w:instrText xml:space="preserve"> HYPERLINK "https://doi.org/10.1093/cercor/bhy109" </w:instrText>
      </w:r>
      <w:r w:rsidR="000C5924">
        <w:fldChar w:fldCharType="separate"/>
      </w:r>
      <w:r w:rsidRPr="003E0700">
        <w:rPr>
          <w:rStyle w:val="Hyperlink"/>
          <w:rFonts w:ascii="Ebrima" w:hAnsi="Ebrima" w:cs="Arial"/>
          <w:sz w:val="22"/>
          <w:szCs w:val="22"/>
          <w:lang w:val="de-DE"/>
        </w:rPr>
        <w:t>https://doi.org/10.1093/cercor/bhy109</w:t>
      </w:r>
      <w:r w:rsidR="000C5924">
        <w:rPr>
          <w:rStyle w:val="Hyperlink"/>
          <w:rFonts w:ascii="Ebrima" w:hAnsi="Ebrima" w:cs="Arial"/>
          <w:sz w:val="22"/>
          <w:szCs w:val="22"/>
          <w:lang w:val="de-DE"/>
        </w:rPr>
        <w:fldChar w:fldCharType="end"/>
      </w:r>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8" w:name="röhrig2022"/>
      <w:bookmarkEnd w:id="426"/>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Karnath, H. O. (2022). </w:t>
      </w:r>
      <w:r>
        <w:rPr>
          <w:rFonts w:ascii="Ebrima" w:hAnsi="Ebrima" w:cs="Arial"/>
          <w:sz w:val="22"/>
          <w:szCs w:val="22"/>
        </w:rPr>
        <w:t>Right-hemispheric</w:t>
      </w:r>
      <w:r w:rsidRPr="00687332">
        <w:rPr>
          <w:rFonts w:ascii="Ebrima" w:hAnsi="Ebrima" w:cs="Arial"/>
          <w:sz w:val="22"/>
          <w:szCs w:val="22"/>
        </w:rPr>
        <w:t xml:space="preserve">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proofErr w:type="gramStart"/>
      <w:r w:rsidRPr="003361D5">
        <w:rPr>
          <w:rFonts w:ascii="Ebrima" w:hAnsi="Ebrima" w:cs="Arial"/>
          <w:i/>
          <w:iCs/>
          <w:sz w:val="22"/>
          <w:szCs w:val="22"/>
        </w:rPr>
        <w:t>medRxiv</w:t>
      </w:r>
      <w:proofErr w:type="spellEnd"/>
      <w:proofErr w:type="gramEnd"/>
      <w:r w:rsidRPr="003361D5">
        <w:rPr>
          <w:rFonts w:ascii="Ebrima" w:hAnsi="Ebrima" w:cs="Arial"/>
          <w:i/>
          <w:iCs/>
          <w:sz w:val="22"/>
          <w:szCs w:val="22"/>
        </w:rPr>
        <w:t>.</w:t>
      </w:r>
      <w:r w:rsidRPr="00687332">
        <w:rPr>
          <w:rFonts w:ascii="Ebrima" w:hAnsi="Ebrima" w:cs="Arial"/>
          <w:sz w:val="22"/>
          <w:szCs w:val="22"/>
        </w:rPr>
        <w:t xml:space="preserve"> </w:t>
      </w:r>
      <w:hyperlink r:id="rId140" w:history="1">
        <w:r w:rsidRPr="001D3C0C">
          <w:rPr>
            <w:rStyle w:val="Hyperlink"/>
            <w:rFonts w:ascii="Ebrima" w:hAnsi="Ebrima" w:cs="Arial"/>
            <w:sz w:val="22"/>
            <w:szCs w:val="22"/>
            <w:lang w:val="en-US"/>
          </w:rPr>
          <w:t>https://doi.org/10.1101/2022.04.08.22273547</w:t>
        </w:r>
      </w:hyperlink>
      <w:bookmarkEnd w:id="428"/>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429" w:name="roland2017"/>
      <w:bookmarkStart w:id="430" w:name="rorden2012"/>
      <w:r w:rsidRPr="004B140A">
        <w:rPr>
          <w:rFonts w:ascii="Ebrima" w:hAnsi="Ebrima" w:cs="Arial"/>
          <w:sz w:val="22"/>
          <w:szCs w:val="22"/>
          <w:lang w:val="en-US"/>
        </w:rPr>
        <w:t xml:space="preserve">Roland, J. L., Snyder, A. Z., Hacker, C. D., </w:t>
      </w:r>
      <w:proofErr w:type="spellStart"/>
      <w:r w:rsidRPr="004B140A">
        <w:rPr>
          <w:rFonts w:ascii="Ebrima" w:hAnsi="Ebrima" w:cs="Arial"/>
          <w:sz w:val="22"/>
          <w:szCs w:val="22"/>
          <w:lang w:val="en-US"/>
        </w:rPr>
        <w:t>Mitra</w:t>
      </w:r>
      <w:proofErr w:type="spellEnd"/>
      <w:r w:rsidRPr="004B140A">
        <w:rPr>
          <w:rFonts w:ascii="Ebrima" w:hAnsi="Ebrima" w:cs="Arial"/>
          <w:sz w:val="22"/>
          <w:szCs w:val="22"/>
          <w:lang w:val="en-US"/>
        </w:rPr>
        <w:t xml:space="preserve">, A., </w:t>
      </w:r>
      <w:proofErr w:type="spellStart"/>
      <w:r w:rsidRPr="004B140A">
        <w:rPr>
          <w:rFonts w:ascii="Ebrima" w:hAnsi="Ebrima" w:cs="Arial"/>
          <w:sz w:val="22"/>
          <w:szCs w:val="22"/>
          <w:lang w:val="en-US"/>
        </w:rPr>
        <w:t>Shimony</w:t>
      </w:r>
      <w:proofErr w:type="spellEnd"/>
      <w:r w:rsidRPr="004B140A">
        <w:rPr>
          <w:rFonts w:ascii="Ebrima" w:hAnsi="Ebrima" w:cs="Arial"/>
          <w:sz w:val="22"/>
          <w:szCs w:val="22"/>
          <w:lang w:val="en-US"/>
        </w:rPr>
        <w:t xml:space="preserve">, J. S., </w:t>
      </w:r>
      <w:proofErr w:type="spellStart"/>
      <w:r w:rsidRPr="004B140A">
        <w:rPr>
          <w:rFonts w:ascii="Ebrima" w:hAnsi="Ebrima" w:cs="Arial"/>
          <w:sz w:val="22"/>
          <w:szCs w:val="22"/>
          <w:lang w:val="en-US"/>
        </w:rPr>
        <w:t>Limbrick</w:t>
      </w:r>
      <w:proofErr w:type="spellEnd"/>
      <w:r w:rsidRPr="004B140A">
        <w:rPr>
          <w:rFonts w:ascii="Ebrima" w:hAnsi="Ebrima" w:cs="Arial"/>
          <w:sz w:val="22"/>
          <w:szCs w:val="22"/>
          <w:lang w:val="en-US"/>
        </w:rPr>
        <w:t xml:space="preserve">, D. D., . . . </w:t>
      </w:r>
      <w:proofErr w:type="spellStart"/>
      <w:r w:rsidRPr="004B140A">
        <w:rPr>
          <w:rFonts w:ascii="Ebrima" w:hAnsi="Ebrima" w:cs="Arial"/>
          <w:sz w:val="22"/>
          <w:szCs w:val="22"/>
          <w:lang w:val="en-US"/>
        </w:rPr>
        <w:t>Leuthardt</w:t>
      </w:r>
      <w:proofErr w:type="spellEnd"/>
      <w:r w:rsidRPr="004B140A">
        <w:rPr>
          <w:rFonts w:ascii="Ebrima" w:hAnsi="Ebrima" w:cs="Arial"/>
          <w:sz w:val="22"/>
          <w:szCs w:val="22"/>
          <w:lang w:val="en-US"/>
        </w:rPr>
        <w:t xml:space="preserve">,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41"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431" w:name="rordenbrett2000"/>
      <w:bookmarkEnd w:id="429"/>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42"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430"/>
    <w:bookmarkEnd w:id="431"/>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0C5924">
        <w:rPr>
          <w:rFonts w:ascii="Ebrima" w:hAnsi="Ebrima" w:cs="Arial"/>
          <w:sz w:val="22"/>
          <w:szCs w:val="22"/>
          <w:lang w:val="en-US"/>
        </w:rPr>
        <w:t>Rorden</w:t>
      </w:r>
      <w:proofErr w:type="spellEnd"/>
      <w:r w:rsidRPr="000C5924">
        <w:rPr>
          <w:rFonts w:ascii="Ebrima" w:hAnsi="Ebrima" w:cs="Arial"/>
          <w:sz w:val="22"/>
          <w:szCs w:val="22"/>
          <w:lang w:val="en-US"/>
        </w:rPr>
        <w:t xml:space="preserve">, C., &amp; Karnath, H. O. (2010). </w:t>
      </w:r>
      <w:r w:rsidRPr="002C6163">
        <w:rPr>
          <w:rFonts w:ascii="Ebrima" w:hAnsi="Ebrima" w:cs="Arial"/>
          <w:sz w:val="22"/>
          <w:szCs w:val="22"/>
          <w:lang w:val="en-US"/>
        </w:rPr>
        <w:t xml:space="preserve">A simple measure of neglect severity. </w:t>
      </w:r>
      <w:proofErr w:type="spellStart"/>
      <w:r w:rsidRPr="001D3C0C">
        <w:rPr>
          <w:rFonts w:ascii="Ebrima" w:hAnsi="Ebrima" w:cs="Arial"/>
          <w:i/>
          <w:iCs/>
          <w:sz w:val="22"/>
          <w:szCs w:val="22"/>
          <w:lang w:val="de-DE"/>
        </w:rPr>
        <w:t>Neuropsychologia</w:t>
      </w:r>
      <w:proofErr w:type="spellEnd"/>
      <w:r w:rsidRPr="001D3C0C">
        <w:rPr>
          <w:rFonts w:ascii="Ebrima" w:hAnsi="Ebrima" w:cs="Arial"/>
          <w:i/>
          <w:iCs/>
          <w:sz w:val="22"/>
          <w:szCs w:val="22"/>
          <w:lang w:val="de-DE"/>
        </w:rPr>
        <w:t>, 48</w:t>
      </w:r>
      <w:r w:rsidRPr="001D3C0C">
        <w:rPr>
          <w:rFonts w:ascii="Ebrima" w:hAnsi="Ebrima" w:cs="Arial"/>
          <w:sz w:val="22"/>
          <w:szCs w:val="22"/>
          <w:lang w:val="de-DE"/>
        </w:rPr>
        <w:t xml:space="preserve">(9), 2758–2763. </w:t>
      </w:r>
      <w:r w:rsidR="000C5924">
        <w:fldChar w:fldCharType="begin"/>
      </w:r>
      <w:r w:rsidR="000C5924" w:rsidRPr="000C5924">
        <w:rPr>
          <w:lang w:val="de-DE"/>
          <w:rPrChange w:id="432" w:author="Sperber" w:date="2022-10-25T09:27:00Z">
            <w:rPr/>
          </w:rPrChange>
        </w:rPr>
        <w:instrText xml:space="preserve"> HYPERLINK "https://doi.org/10.1016/j.neuropsychologia.2010.04.018" </w:instrText>
      </w:r>
      <w:r w:rsidR="000C5924">
        <w:fldChar w:fldCharType="separate"/>
      </w:r>
      <w:r w:rsidRPr="001D3C0C">
        <w:rPr>
          <w:rStyle w:val="Hyperlink"/>
          <w:rFonts w:ascii="Ebrima" w:hAnsi="Ebrima" w:cs="Arial"/>
          <w:sz w:val="22"/>
          <w:szCs w:val="22"/>
          <w:lang w:val="de-DE"/>
        </w:rPr>
        <w:t>https://doi.org/10.1016/j.neuropsychologia.2010.04.018</w:t>
      </w:r>
      <w:r w:rsidR="000C5924">
        <w:rPr>
          <w:rStyle w:val="Hyperlink"/>
          <w:rFonts w:ascii="Ebrima" w:hAnsi="Ebrima" w:cs="Arial"/>
          <w:sz w:val="22"/>
          <w:szCs w:val="22"/>
          <w:lang w:val="de-DE"/>
        </w:rPr>
        <w:fldChar w:fldCharType="end"/>
      </w:r>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433" w:name="rordenkarnath2010"/>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43"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5751F0E1" w14:textId="77777777" w:rsidR="00BA784A" w:rsidRDefault="00BA784A">
      <w:pPr>
        <w:rPr>
          <w:rFonts w:eastAsia="Times New Roman" w:cs="Arial"/>
          <w:lang w:val="en-US" w:eastAsia="en-GB"/>
        </w:rPr>
      </w:pPr>
      <w:bookmarkStart w:id="434" w:name="ruigrok2014"/>
      <w:r>
        <w:rPr>
          <w:rFonts w:cs="Arial"/>
          <w:lang w:val="en-US"/>
        </w:rPr>
        <w:br w:type="page"/>
      </w:r>
    </w:p>
    <w:p w14:paraId="6C105B12" w14:textId="2EFDBD3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E4552D">
        <w:rPr>
          <w:rFonts w:ascii="Ebrima" w:hAnsi="Ebrima" w:cs="Arial"/>
          <w:sz w:val="22"/>
          <w:szCs w:val="22"/>
          <w:lang w:val="en-US"/>
        </w:rPr>
        <w:lastRenderedPageBreak/>
        <w:t>Ruigrok</w:t>
      </w:r>
      <w:proofErr w:type="spellEnd"/>
      <w:r w:rsidRPr="00E4552D">
        <w:rPr>
          <w:rFonts w:ascii="Ebrima" w:hAnsi="Ebrima" w:cs="Arial"/>
          <w:sz w:val="22"/>
          <w:szCs w:val="22"/>
          <w:lang w:val="en-US"/>
        </w:rPr>
        <w:t xml:space="preserve">, A. N., </w:t>
      </w:r>
      <w:proofErr w:type="spellStart"/>
      <w:r w:rsidRPr="00E4552D">
        <w:rPr>
          <w:rFonts w:ascii="Ebrima" w:hAnsi="Ebrima" w:cs="Arial"/>
          <w:sz w:val="22"/>
          <w:szCs w:val="22"/>
          <w:lang w:val="en-US"/>
        </w:rPr>
        <w:t>Salimi-Khorshidi</w:t>
      </w:r>
      <w:proofErr w:type="spellEnd"/>
      <w:r w:rsidRPr="00E4552D">
        <w:rPr>
          <w:rFonts w:ascii="Ebrima" w:hAnsi="Ebrima" w:cs="Arial"/>
          <w:sz w:val="22"/>
          <w:szCs w:val="22"/>
          <w:lang w:val="en-US"/>
        </w:rPr>
        <w:t xml:space="preserve">, G., Lai, M. C., Baron-Cohen, S., Lombardo, M. V., Tait, R. J., &amp; Suckling, J. (2014). A meta-analysis of sex differences in human brain structure. </w:t>
      </w:r>
      <w:r w:rsidRPr="00E4552D">
        <w:rPr>
          <w:rFonts w:ascii="Ebrima" w:hAnsi="Ebrima" w:cs="Arial"/>
          <w:i/>
          <w:iCs/>
          <w:sz w:val="22"/>
          <w:szCs w:val="22"/>
          <w:lang w:val="en-US"/>
        </w:rPr>
        <w:t xml:space="preserve">Neuroscience &amp; </w:t>
      </w:r>
      <w:proofErr w:type="spellStart"/>
      <w:r w:rsidRPr="00E4552D">
        <w:rPr>
          <w:rFonts w:ascii="Ebrima" w:hAnsi="Ebrima" w:cs="Arial"/>
          <w:i/>
          <w:iCs/>
          <w:sz w:val="22"/>
          <w:szCs w:val="22"/>
          <w:lang w:val="en-US"/>
        </w:rPr>
        <w:t>Biobehavioral</w:t>
      </w:r>
      <w:proofErr w:type="spellEnd"/>
      <w:r w:rsidRPr="00E4552D">
        <w:rPr>
          <w:rFonts w:ascii="Ebrima" w:hAnsi="Ebrima" w:cs="Arial"/>
          <w:i/>
          <w:iCs/>
          <w:sz w:val="22"/>
          <w:szCs w:val="22"/>
          <w:lang w:val="en-US"/>
        </w:rPr>
        <w:t xml:space="preserve"> Reviews, 39</w:t>
      </w:r>
      <w:r w:rsidRPr="00E4552D">
        <w:rPr>
          <w:rFonts w:ascii="Ebrima" w:hAnsi="Ebrima" w:cs="Arial"/>
          <w:sz w:val="22"/>
          <w:szCs w:val="22"/>
          <w:lang w:val="en-US"/>
        </w:rPr>
        <w:t xml:space="preserve">, 34–50. </w:t>
      </w:r>
      <w:hyperlink r:id="rId144"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5" w:name="rupprecht2003"/>
      <w:bookmarkEnd w:id="433"/>
      <w:bookmarkEnd w:id="434"/>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7E6C19">
        <w:rPr>
          <w:rFonts w:ascii="Ebrima" w:hAnsi="Ebrima" w:cs="Arial"/>
          <w:i/>
          <w:iCs/>
          <w:sz w:val="22"/>
          <w:szCs w:val="22"/>
          <w:lang w:val="en-US"/>
        </w:rPr>
        <w:t>Psychoneuroendocrinology</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45"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6" w:name="salvalaggio2020"/>
      <w:bookmarkEnd w:id="435"/>
      <w:proofErr w:type="spellStart"/>
      <w:r w:rsidRPr="00E4552D">
        <w:rPr>
          <w:rFonts w:ascii="Ebrima" w:hAnsi="Ebrima" w:cs="Arial"/>
          <w:sz w:val="22"/>
          <w:szCs w:val="22"/>
          <w:lang w:val="en-US"/>
        </w:rPr>
        <w:t>Salvalaggio</w:t>
      </w:r>
      <w:proofErr w:type="spellEnd"/>
      <w:r w:rsidRPr="00E4552D">
        <w:rPr>
          <w:rFonts w:ascii="Ebrima" w:hAnsi="Ebrima" w:cs="Arial"/>
          <w:sz w:val="22"/>
          <w:szCs w:val="22"/>
          <w:lang w:val="en-US"/>
        </w:rPr>
        <w:t xml:space="preserve">, A., De Filippo De </w:t>
      </w:r>
      <w:proofErr w:type="spellStart"/>
      <w:r w:rsidRPr="00E4552D">
        <w:rPr>
          <w:rFonts w:ascii="Ebrima" w:hAnsi="Ebrima" w:cs="Arial"/>
          <w:sz w:val="22"/>
          <w:szCs w:val="22"/>
          <w:lang w:val="en-US"/>
        </w:rPr>
        <w:t>Grazia</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Zorzi</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Thiebaut</w:t>
      </w:r>
      <w:proofErr w:type="spellEnd"/>
      <w:r w:rsidRPr="00E4552D">
        <w:rPr>
          <w:rFonts w:ascii="Ebrima" w:hAnsi="Ebrima" w:cs="Arial"/>
          <w:sz w:val="22"/>
          <w:szCs w:val="22"/>
          <w:lang w:val="en-US"/>
        </w:rPr>
        <w:t xml:space="preserve"> de </w:t>
      </w:r>
      <w:proofErr w:type="spellStart"/>
      <w:r w:rsidRPr="00E4552D">
        <w:rPr>
          <w:rFonts w:ascii="Ebrima" w:hAnsi="Ebrima" w:cs="Arial"/>
          <w:sz w:val="22"/>
          <w:szCs w:val="22"/>
          <w:lang w:val="en-US"/>
        </w:rPr>
        <w:t>Schotten</w:t>
      </w:r>
      <w:proofErr w:type="spellEnd"/>
      <w:r w:rsidRPr="00E4552D">
        <w:rPr>
          <w:rFonts w:ascii="Ebrima" w:hAnsi="Ebrima" w:cs="Arial"/>
          <w:sz w:val="22"/>
          <w:szCs w:val="22"/>
          <w:lang w:val="en-US"/>
        </w:rPr>
        <w:t xml:space="preserve">, M., &amp; </w:t>
      </w:r>
      <w:proofErr w:type="spellStart"/>
      <w:r w:rsidRPr="00E4552D">
        <w:rPr>
          <w:rFonts w:ascii="Ebrima" w:hAnsi="Ebrima" w:cs="Arial"/>
          <w:sz w:val="22"/>
          <w:szCs w:val="22"/>
          <w:lang w:val="en-US"/>
        </w:rPr>
        <w:t>Corbetta</w:t>
      </w:r>
      <w:proofErr w:type="spellEnd"/>
      <w:r w:rsidRPr="00E4552D">
        <w:rPr>
          <w:rFonts w:ascii="Ebrima" w:hAnsi="Ebrima" w:cs="Arial"/>
          <w:sz w:val="22"/>
          <w:szCs w:val="22"/>
          <w:lang w:val="en-US"/>
        </w:rPr>
        <w:t xml:space="preserve">,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46"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37" w:name="saxena2022"/>
      <w:bookmarkEnd w:id="436"/>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47"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38" w:name="schölkopf2001"/>
      <w:bookmarkEnd w:id="437"/>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48"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39" w:name="schölkopf2000"/>
      <w:bookmarkEnd w:id="438"/>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49"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0" w:name="shields1975"/>
      <w:bookmarkEnd w:id="439"/>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50"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1" w:name="silva2010"/>
      <w:bookmarkEnd w:id="440"/>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51"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442" w:author="Sperber" w:date="2022-10-25T09:27:00Z">
            <w:rPr>
              <w:rFonts w:ascii="Ebrima" w:hAnsi="Ebrima" w:cs="Arial"/>
              <w:sz w:val="22"/>
              <w:szCs w:val="22"/>
              <w:lang w:val="en-US"/>
            </w:rPr>
          </w:rPrChange>
        </w:rPr>
      </w:pPr>
      <w:bookmarkStart w:id="443" w:name="smaczny2021"/>
      <w:proofErr w:type="spellStart"/>
      <w:r w:rsidRPr="000C5924">
        <w:rPr>
          <w:rFonts w:ascii="Ebrima" w:hAnsi="Ebrima" w:cs="Arial"/>
          <w:sz w:val="22"/>
          <w:szCs w:val="22"/>
          <w:lang w:val="en-US"/>
          <w:rPrChange w:id="444" w:author="Sperber" w:date="2022-10-25T09:27:00Z">
            <w:rPr>
              <w:rFonts w:ascii="Ebrima" w:hAnsi="Ebrima" w:cs="Arial"/>
              <w:sz w:val="22"/>
              <w:szCs w:val="22"/>
              <w:lang w:val="de-DE"/>
            </w:rPr>
          </w:rPrChange>
        </w:rPr>
        <w:t>Smaczny</w:t>
      </w:r>
      <w:proofErr w:type="spellEnd"/>
      <w:r w:rsidRPr="000C5924">
        <w:rPr>
          <w:rFonts w:ascii="Ebrima" w:hAnsi="Ebrima" w:cs="Arial"/>
          <w:sz w:val="22"/>
          <w:szCs w:val="22"/>
          <w:lang w:val="en-US"/>
          <w:rPrChange w:id="445" w:author="Sperber" w:date="2022-10-25T09:27:00Z">
            <w:rPr>
              <w:rFonts w:ascii="Ebrima" w:hAnsi="Ebrima" w:cs="Arial"/>
              <w:sz w:val="22"/>
              <w:szCs w:val="22"/>
              <w:lang w:val="de-DE"/>
            </w:rPr>
          </w:rPrChange>
        </w:rPr>
        <w:t xml:space="preserve">, S., Sperber, C., Jung, S., Moeller, K., Karnath, H. O., &amp; Klein, E. (2021). </w:t>
      </w:r>
      <w:r w:rsidRPr="00B92904">
        <w:rPr>
          <w:rFonts w:ascii="Ebrima" w:hAnsi="Ebrima" w:cs="Arial"/>
          <w:sz w:val="22"/>
          <w:szCs w:val="22"/>
          <w:lang w:val="en-US"/>
        </w:rPr>
        <w:t xml:space="preserve">Left angular gyrus disconnection impairs multiplication fact retrieval. </w:t>
      </w:r>
      <w:proofErr w:type="spellStart"/>
      <w:proofErr w:type="gramStart"/>
      <w:r w:rsidRPr="00B92904">
        <w:rPr>
          <w:rFonts w:ascii="Ebrima" w:hAnsi="Ebrima" w:cs="Arial"/>
          <w:i/>
          <w:iCs/>
          <w:sz w:val="22"/>
          <w:szCs w:val="22"/>
          <w:lang w:val="en-US"/>
        </w:rPr>
        <w:t>bioRxiv</w:t>
      </w:r>
      <w:proofErr w:type="spellEnd"/>
      <w:proofErr w:type="gramEnd"/>
      <w:r w:rsidRPr="00B92904">
        <w:rPr>
          <w:rFonts w:ascii="Ebrima" w:hAnsi="Ebrima" w:cs="Arial"/>
          <w:sz w:val="22"/>
          <w:szCs w:val="22"/>
          <w:lang w:val="en-US"/>
        </w:rPr>
        <w:t xml:space="preserve">. </w:t>
      </w:r>
      <w:r w:rsidR="000C5924">
        <w:fldChar w:fldCharType="begin"/>
      </w:r>
      <w:r w:rsidR="000C5924">
        <w:instrText xml:space="preserve"> HYPERLINK "https://doi.org/10.1101/2021.10.27.465904" </w:instrText>
      </w:r>
      <w:r w:rsidR="000C5924">
        <w:fldChar w:fldCharType="separate"/>
      </w:r>
      <w:r w:rsidRPr="000C5924">
        <w:rPr>
          <w:rStyle w:val="Hyperlink"/>
          <w:rFonts w:ascii="Ebrima" w:hAnsi="Ebrima" w:cs="Arial"/>
          <w:sz w:val="22"/>
          <w:szCs w:val="22"/>
          <w:lang w:val="de-DE"/>
          <w:rPrChange w:id="446" w:author="Sperber" w:date="2022-10-25T09:27:00Z">
            <w:rPr>
              <w:rStyle w:val="Hyperlink"/>
              <w:rFonts w:ascii="Ebrima" w:hAnsi="Ebrima" w:cs="Arial"/>
              <w:sz w:val="22"/>
              <w:szCs w:val="22"/>
              <w:lang w:val="en-US"/>
            </w:rPr>
          </w:rPrChange>
        </w:rPr>
        <w:t>https://doi.org/10.1101/2021.10.27.465904</w:t>
      </w:r>
      <w:r w:rsidR="000C5924">
        <w:rPr>
          <w:rStyle w:val="Hyperlink"/>
          <w:rFonts w:ascii="Ebrima" w:hAnsi="Ebrima" w:cs="Arial"/>
          <w:sz w:val="22"/>
          <w:szCs w:val="22"/>
          <w:lang w:val="en-US"/>
        </w:rPr>
        <w:fldChar w:fldCharType="end"/>
      </w:r>
      <w:r w:rsidRPr="000C5924">
        <w:rPr>
          <w:rFonts w:ascii="Ebrima" w:hAnsi="Ebrima" w:cs="Arial"/>
          <w:sz w:val="22"/>
          <w:szCs w:val="22"/>
          <w:lang w:val="de-DE"/>
          <w:rPrChange w:id="447" w:author="Sperber" w:date="2022-10-25T09:27:00Z">
            <w:rPr>
              <w:rFonts w:ascii="Ebrima" w:hAnsi="Ebrima" w:cs="Arial"/>
              <w:sz w:val="22"/>
              <w:szCs w:val="22"/>
              <w:lang w:val="en-US"/>
            </w:rPr>
          </w:rPrChang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8" w:name="smith2015"/>
      <w:r w:rsidRPr="00107F88">
        <w:rPr>
          <w:rFonts w:ascii="Ebrima" w:hAnsi="Ebrima" w:cs="Arial"/>
          <w:sz w:val="22"/>
          <w:szCs w:val="22"/>
          <w:lang w:val="de-DE"/>
        </w:rPr>
        <w:t xml:space="preserve">Smith, E. S., Junger, J.,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 xml:space="preserve">Neuroscience &amp; </w:t>
      </w:r>
      <w:proofErr w:type="spellStart"/>
      <w:r w:rsidRPr="00107F88">
        <w:rPr>
          <w:rFonts w:ascii="Ebrima" w:hAnsi="Ebrima" w:cs="Arial"/>
          <w:i/>
          <w:iCs/>
          <w:sz w:val="22"/>
          <w:szCs w:val="22"/>
          <w:lang w:val="en-US"/>
        </w:rPr>
        <w:t>Biobehavioral</w:t>
      </w:r>
      <w:proofErr w:type="spellEnd"/>
      <w:r w:rsidRPr="00107F88">
        <w:rPr>
          <w:rFonts w:ascii="Ebrima" w:hAnsi="Ebrima" w:cs="Arial"/>
          <w:i/>
          <w:iCs/>
          <w:sz w:val="22"/>
          <w:szCs w:val="22"/>
          <w:lang w:val="en-US"/>
        </w:rPr>
        <w:t xml:space="preserve"> Reviews, 59</w:t>
      </w:r>
      <w:r w:rsidRPr="00107F88">
        <w:rPr>
          <w:rFonts w:ascii="Ebrima" w:hAnsi="Ebrima" w:cs="Arial"/>
          <w:sz w:val="22"/>
          <w:szCs w:val="22"/>
          <w:lang w:val="en-US"/>
        </w:rPr>
        <w:t xml:space="preserve">, 251–266. </w:t>
      </w:r>
      <w:hyperlink r:id="rId152"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9" w:name="sohrabji2016"/>
      <w:bookmarkEnd w:id="441"/>
      <w:bookmarkEnd w:id="443"/>
      <w:bookmarkEnd w:id="448"/>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53"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0" w:name="sommer2004"/>
      <w:bookmarkEnd w:id="449"/>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54"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1" w:name="sperberkarnath2016"/>
      <w:bookmarkEnd w:id="450"/>
      <w:r w:rsidRPr="004B140A">
        <w:rPr>
          <w:rFonts w:ascii="Ebrima" w:hAnsi="Ebrima" w:cs="Arial"/>
          <w:sz w:val="22"/>
          <w:szCs w:val="22"/>
          <w:lang w:val="de-DE"/>
        </w:rPr>
        <w:lastRenderedPageBreak/>
        <w:t xml:space="preserve">Sperber, C., &amp; Karnath,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55"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2" w:name="sperberkarnath2017"/>
      <w:bookmarkEnd w:id="451"/>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56"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3" w:name="sperber2020"/>
      <w:bookmarkEnd w:id="452"/>
      <w:r w:rsidRPr="001D3C0C">
        <w:rPr>
          <w:rFonts w:ascii="Ebrima" w:hAnsi="Ebrima" w:cs="Arial"/>
          <w:sz w:val="22"/>
          <w:szCs w:val="22"/>
          <w:lang w:val="en-US"/>
        </w:rPr>
        <w:t xml:space="preserve">Sperber, C., Clausen, J., </w:t>
      </w:r>
      <w:proofErr w:type="spellStart"/>
      <w:r w:rsidRPr="001D3C0C">
        <w:rPr>
          <w:rFonts w:ascii="Ebrima" w:hAnsi="Ebrima" w:cs="Arial"/>
          <w:sz w:val="22"/>
          <w:szCs w:val="22"/>
          <w:lang w:val="en-US"/>
        </w:rPr>
        <w:t>Benke</w:t>
      </w:r>
      <w:proofErr w:type="spellEnd"/>
      <w:r w:rsidRPr="001D3C0C">
        <w:rPr>
          <w:rFonts w:ascii="Ebrima" w:hAnsi="Ebrima" w:cs="Arial"/>
          <w:sz w:val="22"/>
          <w:szCs w:val="22"/>
          <w:lang w:val="en-US"/>
        </w:rPr>
        <w:t xml:space="preserv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57"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54" w:name="sperber2022"/>
      <w:bookmarkEnd w:id="453"/>
      <w:r w:rsidRPr="001D3C0C">
        <w:rPr>
          <w:rFonts w:ascii="Ebrima" w:hAnsi="Ebrima" w:cs="Arial"/>
          <w:sz w:val="22"/>
          <w:szCs w:val="22"/>
          <w:lang w:val="en-US"/>
        </w:rPr>
        <w:t xml:space="preserve">Sperber, C., </w:t>
      </w:r>
      <w:proofErr w:type="spellStart"/>
      <w:r w:rsidRPr="001D3C0C">
        <w:rPr>
          <w:rFonts w:ascii="Ebrima" w:hAnsi="Ebrima" w:cs="Arial"/>
          <w:sz w:val="22"/>
          <w:szCs w:val="22"/>
          <w:lang w:val="en-US"/>
        </w:rPr>
        <w:t>Griffis</w:t>
      </w:r>
      <w:proofErr w:type="spellEnd"/>
      <w:r w:rsidRPr="001D3C0C">
        <w:rPr>
          <w:rFonts w:ascii="Ebrima" w:hAnsi="Ebrima" w:cs="Arial"/>
          <w:sz w:val="22"/>
          <w:szCs w:val="22"/>
          <w:lang w:val="en-US"/>
        </w:rPr>
        <w:t xml:space="preserve">, J., &amp; </w:t>
      </w:r>
      <w:proofErr w:type="spellStart"/>
      <w:r w:rsidRPr="001D3C0C">
        <w:rPr>
          <w:rFonts w:ascii="Ebrima" w:hAnsi="Ebrima" w:cs="Arial"/>
          <w:sz w:val="22"/>
          <w:szCs w:val="22"/>
          <w:lang w:val="en-US"/>
        </w:rPr>
        <w:t>Kasties</w:t>
      </w:r>
      <w:proofErr w:type="spellEnd"/>
      <w:r w:rsidRPr="001D3C0C">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58"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5" w:name="springer2012"/>
      <w:bookmarkStart w:id="456" w:name="stone1993"/>
      <w:bookmarkEnd w:id="454"/>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59"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455"/>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 xml:space="preserve">Age </w:t>
      </w:r>
      <w:proofErr w:type="gramStart"/>
      <w:r w:rsidRPr="00250B3C">
        <w:rPr>
          <w:rFonts w:ascii="Ebrima" w:hAnsi="Ebrima" w:cs="Arial"/>
          <w:i/>
          <w:iCs/>
          <w:sz w:val="22"/>
          <w:szCs w:val="22"/>
          <w:lang w:val="en-US"/>
        </w:rPr>
        <w:t>And</w:t>
      </w:r>
      <w:proofErr w:type="gramEnd"/>
      <w:r w:rsidRPr="00250B3C">
        <w:rPr>
          <w:rFonts w:ascii="Ebrima" w:hAnsi="Ebrima" w:cs="Arial"/>
          <w:i/>
          <w:iCs/>
          <w:sz w:val="22"/>
          <w:szCs w:val="22"/>
          <w:lang w:val="en-US"/>
        </w:rPr>
        <w:t xml:space="preserve">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60"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7" w:name="sturm2004"/>
      <w:bookmarkEnd w:id="456"/>
      <w:r w:rsidRPr="000C5924">
        <w:rPr>
          <w:rFonts w:ascii="Ebrima" w:hAnsi="Ebrima" w:cs="Arial"/>
          <w:sz w:val="22"/>
          <w:szCs w:val="22"/>
          <w:lang w:val="en-US"/>
          <w:rPrChange w:id="458" w:author="Sperber" w:date="2022-10-25T09:27:00Z">
            <w:rPr>
              <w:rFonts w:ascii="Ebrima" w:hAnsi="Ebrima" w:cs="Arial"/>
              <w:sz w:val="22"/>
              <w:szCs w:val="22"/>
              <w:lang w:val="de-DE"/>
            </w:rPr>
          </w:rPrChange>
        </w:rPr>
        <w:t xml:space="preserve">Sturm, J. W., </w:t>
      </w:r>
      <w:proofErr w:type="spellStart"/>
      <w:r w:rsidRPr="000C5924">
        <w:rPr>
          <w:rFonts w:ascii="Ebrima" w:hAnsi="Ebrima" w:cs="Arial"/>
          <w:sz w:val="22"/>
          <w:szCs w:val="22"/>
          <w:lang w:val="en-US"/>
          <w:rPrChange w:id="459" w:author="Sperber" w:date="2022-10-25T09:27:00Z">
            <w:rPr>
              <w:rFonts w:ascii="Ebrima" w:hAnsi="Ebrima" w:cs="Arial"/>
              <w:sz w:val="22"/>
              <w:szCs w:val="22"/>
              <w:lang w:val="de-DE"/>
            </w:rPr>
          </w:rPrChange>
        </w:rPr>
        <w:t>Donnan</w:t>
      </w:r>
      <w:proofErr w:type="spellEnd"/>
      <w:r w:rsidRPr="000C5924">
        <w:rPr>
          <w:rFonts w:ascii="Ebrima" w:hAnsi="Ebrima" w:cs="Arial"/>
          <w:sz w:val="22"/>
          <w:szCs w:val="22"/>
          <w:lang w:val="en-US"/>
          <w:rPrChange w:id="460" w:author="Sperber" w:date="2022-10-25T09:27:00Z">
            <w:rPr>
              <w:rFonts w:ascii="Ebrima" w:hAnsi="Ebrima" w:cs="Arial"/>
              <w:sz w:val="22"/>
              <w:szCs w:val="22"/>
              <w:lang w:val="de-DE"/>
            </w:rPr>
          </w:rPrChange>
        </w:rPr>
        <w:t xml:space="preserve">, G. A., Dewey, H. M., </w:t>
      </w:r>
      <w:proofErr w:type="spellStart"/>
      <w:r w:rsidRPr="000C5924">
        <w:rPr>
          <w:rFonts w:ascii="Ebrima" w:hAnsi="Ebrima" w:cs="Arial"/>
          <w:sz w:val="22"/>
          <w:szCs w:val="22"/>
          <w:lang w:val="en-US"/>
          <w:rPrChange w:id="461" w:author="Sperber" w:date="2022-10-25T09:27:00Z">
            <w:rPr>
              <w:rFonts w:ascii="Ebrima" w:hAnsi="Ebrima" w:cs="Arial"/>
              <w:sz w:val="22"/>
              <w:szCs w:val="22"/>
              <w:lang w:val="de-DE"/>
            </w:rPr>
          </w:rPrChange>
        </w:rPr>
        <w:t>Macdonell</w:t>
      </w:r>
      <w:proofErr w:type="spellEnd"/>
      <w:r w:rsidRPr="000C5924">
        <w:rPr>
          <w:rFonts w:ascii="Ebrima" w:hAnsi="Ebrima" w:cs="Arial"/>
          <w:sz w:val="22"/>
          <w:szCs w:val="22"/>
          <w:lang w:val="en-US"/>
          <w:rPrChange w:id="462" w:author="Sperber" w:date="2022-10-25T09:27:00Z">
            <w:rPr>
              <w:rFonts w:ascii="Ebrima" w:hAnsi="Ebrima" w:cs="Arial"/>
              <w:sz w:val="22"/>
              <w:szCs w:val="22"/>
              <w:lang w:val="de-DE"/>
            </w:rPr>
          </w:rPrChange>
        </w:rPr>
        <w:t xml:space="preserve">, R. A. L., Gilligan, A. K., </w:t>
      </w:r>
      <w:proofErr w:type="spellStart"/>
      <w:r w:rsidRPr="000C5924">
        <w:rPr>
          <w:rFonts w:ascii="Ebrima" w:hAnsi="Ebrima" w:cs="Arial"/>
          <w:sz w:val="22"/>
          <w:szCs w:val="22"/>
          <w:lang w:val="en-US"/>
          <w:rPrChange w:id="463" w:author="Sperber" w:date="2022-10-25T09:27:00Z">
            <w:rPr>
              <w:rFonts w:ascii="Ebrima" w:hAnsi="Ebrima" w:cs="Arial"/>
              <w:sz w:val="22"/>
              <w:szCs w:val="22"/>
              <w:lang w:val="de-DE"/>
            </w:rPr>
          </w:rPrChange>
        </w:rPr>
        <w:t>Srikanth</w:t>
      </w:r>
      <w:proofErr w:type="spellEnd"/>
      <w:r w:rsidRPr="000C5924">
        <w:rPr>
          <w:rFonts w:ascii="Ebrima" w:hAnsi="Ebrima" w:cs="Arial"/>
          <w:sz w:val="22"/>
          <w:szCs w:val="22"/>
          <w:lang w:val="en-US"/>
          <w:rPrChange w:id="464" w:author="Sperber" w:date="2022-10-25T09:27:00Z">
            <w:rPr>
              <w:rFonts w:ascii="Ebrima" w:hAnsi="Ebrima" w:cs="Arial"/>
              <w:sz w:val="22"/>
              <w:szCs w:val="22"/>
              <w:lang w:val="de-DE"/>
            </w:rPr>
          </w:rPrChange>
        </w:rPr>
        <w:t xml:space="preserve">, V., &amp; Thrift, A. G. (2004). </w:t>
      </w:r>
      <w:r w:rsidRPr="00250B3C">
        <w:rPr>
          <w:rFonts w:ascii="Ebrima" w:hAnsi="Ebrima" w:cs="Arial"/>
          <w:sz w:val="22"/>
          <w:szCs w:val="22"/>
          <w:lang w:val="en-US"/>
        </w:rPr>
        <w:t xml:space="preserve">Quality of Life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61"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5" w:name="sullivan2004"/>
      <w:bookmarkEnd w:id="457"/>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62" w:history="1">
        <w:r w:rsidRPr="0013527E">
          <w:rPr>
            <w:rStyle w:val="Hyperlink"/>
            <w:rFonts w:ascii="Ebrima" w:hAnsi="Ebrima" w:cs="Arial"/>
            <w:sz w:val="22"/>
            <w:szCs w:val="22"/>
            <w:lang w:val="en-US"/>
          </w:rPr>
          <w:t>https://doi.org/10.1016/s0197-4580(03)00044-7</w:t>
        </w:r>
      </w:hyperlink>
      <w:bookmarkEnd w:id="465"/>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6"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63"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67" w:name="tan2016"/>
      <w:bookmarkEnd w:id="466"/>
      <w:r w:rsidRPr="00934E1E">
        <w:rPr>
          <w:rFonts w:ascii="Ebrima" w:hAnsi="Ebrima" w:cs="Arial"/>
          <w:sz w:val="22"/>
          <w:szCs w:val="22"/>
          <w:lang w:val="en-US"/>
          <w:rPrChange w:id="468" w:author="Smaczny, Stefan" w:date="2022-10-24T14:40:00Z">
            <w:rPr>
              <w:rFonts w:ascii="Ebrima" w:hAnsi="Ebrima" w:cs="Arial"/>
              <w:sz w:val="22"/>
              <w:szCs w:val="22"/>
              <w:lang w:val="de-DE"/>
            </w:rPr>
          </w:rPrChange>
        </w:rPr>
        <w:t xml:space="preserve">Tan, A., Ma, W., </w:t>
      </w:r>
      <w:proofErr w:type="spellStart"/>
      <w:r w:rsidRPr="00934E1E">
        <w:rPr>
          <w:rFonts w:ascii="Ebrima" w:hAnsi="Ebrima" w:cs="Arial"/>
          <w:sz w:val="22"/>
          <w:szCs w:val="22"/>
          <w:lang w:val="en-US"/>
          <w:rPrChange w:id="469" w:author="Smaczny, Stefan" w:date="2022-10-24T14:40:00Z">
            <w:rPr>
              <w:rFonts w:ascii="Ebrima" w:hAnsi="Ebrima" w:cs="Arial"/>
              <w:sz w:val="22"/>
              <w:szCs w:val="22"/>
              <w:lang w:val="de-DE"/>
            </w:rPr>
          </w:rPrChange>
        </w:rPr>
        <w:t>Vira</w:t>
      </w:r>
      <w:proofErr w:type="spellEnd"/>
      <w:r w:rsidRPr="00934E1E">
        <w:rPr>
          <w:rFonts w:ascii="Ebrima" w:hAnsi="Ebrima" w:cs="Arial"/>
          <w:sz w:val="22"/>
          <w:szCs w:val="22"/>
          <w:lang w:val="en-US"/>
          <w:rPrChange w:id="470" w:author="Smaczny, Stefan" w:date="2022-10-24T14:40:00Z">
            <w:rPr>
              <w:rFonts w:ascii="Ebrima" w:hAnsi="Ebrima" w:cs="Arial"/>
              <w:sz w:val="22"/>
              <w:szCs w:val="22"/>
              <w:lang w:val="de-DE"/>
            </w:rPr>
          </w:rPrChange>
        </w:rPr>
        <w:t xml:space="preserve">, A., </w:t>
      </w:r>
      <w:proofErr w:type="spellStart"/>
      <w:r w:rsidRPr="00934E1E">
        <w:rPr>
          <w:rFonts w:ascii="Ebrima" w:hAnsi="Ebrima" w:cs="Arial"/>
          <w:sz w:val="22"/>
          <w:szCs w:val="22"/>
          <w:lang w:val="en-US"/>
          <w:rPrChange w:id="471" w:author="Smaczny, Stefan" w:date="2022-10-24T14:40:00Z">
            <w:rPr>
              <w:rFonts w:ascii="Ebrima" w:hAnsi="Ebrima" w:cs="Arial"/>
              <w:sz w:val="22"/>
              <w:szCs w:val="22"/>
              <w:lang w:val="de-DE"/>
            </w:rPr>
          </w:rPrChange>
        </w:rPr>
        <w:t>Marwha</w:t>
      </w:r>
      <w:proofErr w:type="spellEnd"/>
      <w:r w:rsidRPr="00934E1E">
        <w:rPr>
          <w:rFonts w:ascii="Ebrima" w:hAnsi="Ebrima" w:cs="Arial"/>
          <w:sz w:val="22"/>
          <w:szCs w:val="22"/>
          <w:lang w:val="en-US"/>
          <w:rPrChange w:id="472" w:author="Smaczny, Stefan" w:date="2022-10-24T14:40:00Z">
            <w:rPr>
              <w:rFonts w:ascii="Ebrima" w:hAnsi="Ebrima" w:cs="Arial"/>
              <w:sz w:val="22"/>
              <w:szCs w:val="22"/>
              <w:lang w:val="de-DE"/>
            </w:rPr>
          </w:rPrChange>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7E6C19">
        <w:rPr>
          <w:rFonts w:ascii="Ebrima" w:hAnsi="Ebrima" w:cs="Arial"/>
          <w:i/>
          <w:iCs/>
          <w:sz w:val="22"/>
          <w:szCs w:val="22"/>
          <w:lang w:val="en-US"/>
        </w:rPr>
        <w:t>NeuroImage</w:t>
      </w:r>
      <w:proofErr w:type="spellEnd"/>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64"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73" w:name="thiebautdeschotten2014"/>
      <w:bookmarkEnd w:id="467"/>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M., Lecce, F</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w:t>
      </w:r>
      <w:proofErr w:type="gramStart"/>
      <w:r w:rsidRPr="00250B3C">
        <w:rPr>
          <w:rFonts w:ascii="Ebrima" w:hAnsi="Ebrima" w:cs="Arial"/>
          <w:sz w:val="22"/>
          <w:szCs w:val="22"/>
          <w:lang w:val="en-US"/>
        </w:rPr>
        <w:t>2</w:t>
      </w:r>
      <w:proofErr w:type="gramEnd"/>
      <w:r w:rsidRPr="00250B3C">
        <w:rPr>
          <w:rFonts w:ascii="Ebrima" w:hAnsi="Ebrima" w:cs="Arial"/>
          <w:sz w:val="22"/>
          <w:szCs w:val="22"/>
          <w:lang w:val="en-US"/>
        </w:rPr>
        <w:t xml:space="preserve">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65"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605BD808" w14:textId="77777777" w:rsidR="00BA784A" w:rsidRDefault="00BA784A">
      <w:pPr>
        <w:rPr>
          <w:rFonts w:eastAsia="Times New Roman" w:cs="Arial"/>
          <w:lang w:val="en-US" w:eastAsia="en-GB"/>
        </w:rPr>
      </w:pPr>
      <w:bookmarkStart w:id="474" w:name="trzesniak2011"/>
      <w:bookmarkEnd w:id="473"/>
      <w:r>
        <w:rPr>
          <w:rFonts w:cs="Arial"/>
          <w:lang w:val="en-US"/>
        </w:rPr>
        <w:br w:type="page"/>
      </w:r>
    </w:p>
    <w:p w14:paraId="1CD614CA" w14:textId="2231822E"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B11F4">
        <w:rPr>
          <w:rFonts w:ascii="Ebrima" w:hAnsi="Ebrima" w:cs="Arial"/>
          <w:sz w:val="22"/>
          <w:szCs w:val="22"/>
          <w:lang w:val="en-US"/>
        </w:rPr>
        <w:lastRenderedPageBreak/>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66"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75" w:name="urbanski2010"/>
      <w:bookmarkEnd w:id="474"/>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67"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76" w:name="vaessen2016"/>
      <w:bookmarkEnd w:id="475"/>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68"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77" w:name="varnavahalligan2007"/>
      <w:bookmarkEnd w:id="476"/>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69"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78" w:name="verdon2009"/>
      <w:bookmarkEnd w:id="477"/>
      <w:proofErr w:type="spellStart"/>
      <w:r w:rsidRPr="00275F68">
        <w:rPr>
          <w:rFonts w:ascii="Ebrima" w:hAnsi="Ebrima" w:cs="Arial"/>
          <w:sz w:val="22"/>
          <w:szCs w:val="22"/>
          <w:lang w:val="de-DE"/>
        </w:rPr>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70"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79" w:name="votinov2021"/>
      <w:proofErr w:type="spellStart"/>
      <w:r w:rsidRPr="00107F88">
        <w:rPr>
          <w:rFonts w:ascii="Ebrima" w:hAnsi="Ebrima" w:cs="Arial"/>
          <w:sz w:val="22"/>
          <w:szCs w:val="22"/>
          <w:lang w:val="de-DE"/>
        </w:rPr>
        <w:t>Votinov</w:t>
      </w:r>
      <w:proofErr w:type="spellEnd"/>
      <w:r w:rsidRPr="00107F88">
        <w:rPr>
          <w:rFonts w:ascii="Ebrima" w:hAnsi="Ebrima" w:cs="Arial"/>
          <w:sz w:val="22"/>
          <w:szCs w:val="22"/>
          <w:lang w:val="de-DE"/>
        </w:rPr>
        <w:t xml:space="preserve">, M., </w:t>
      </w:r>
      <w:proofErr w:type="spellStart"/>
      <w:r w:rsidRPr="00107F88">
        <w:rPr>
          <w:rFonts w:ascii="Ebrima" w:hAnsi="Ebrima" w:cs="Arial"/>
          <w:sz w:val="22"/>
          <w:szCs w:val="22"/>
          <w:lang w:val="de-DE"/>
        </w:rPr>
        <w:t>Goerlich</w:t>
      </w:r>
      <w:proofErr w:type="spellEnd"/>
      <w:r w:rsidRPr="00107F88">
        <w:rPr>
          <w:rFonts w:ascii="Ebrima" w:hAnsi="Ebrima" w:cs="Arial"/>
          <w:sz w:val="22"/>
          <w:szCs w:val="22"/>
          <w:lang w:val="de-DE"/>
        </w:rPr>
        <w:t xml:space="preserve">, K. S., </w:t>
      </w:r>
      <w:proofErr w:type="spellStart"/>
      <w:r w:rsidRPr="00107F88">
        <w:rPr>
          <w:rFonts w:ascii="Ebrima" w:hAnsi="Ebrima" w:cs="Arial"/>
          <w:sz w:val="22"/>
          <w:szCs w:val="22"/>
          <w:lang w:val="de-DE"/>
        </w:rPr>
        <w:t>Puiu</w:t>
      </w:r>
      <w:proofErr w:type="spellEnd"/>
      <w:r w:rsidRPr="00107F88">
        <w:rPr>
          <w:rFonts w:ascii="Ebrima" w:hAnsi="Ebrima" w:cs="Arial"/>
          <w:sz w:val="22"/>
          <w:szCs w:val="22"/>
          <w:lang w:val="de-DE"/>
        </w:rPr>
        <w:t>, A. A., Smith, E., Nickl-</w:t>
      </w:r>
      <w:proofErr w:type="spellStart"/>
      <w:r w:rsidRPr="00107F88">
        <w:rPr>
          <w:rFonts w:ascii="Ebrima" w:hAnsi="Ebrima" w:cs="Arial"/>
          <w:sz w:val="22"/>
          <w:szCs w:val="22"/>
          <w:lang w:val="de-DE"/>
        </w:rPr>
        <w:t>Jockschat</w:t>
      </w:r>
      <w:proofErr w:type="spellEnd"/>
      <w:r w:rsidRPr="00107F88">
        <w:rPr>
          <w:rFonts w:ascii="Ebrima" w:hAnsi="Ebrima" w:cs="Arial"/>
          <w:sz w:val="22"/>
          <w:szCs w:val="22"/>
          <w:lang w:val="de-DE"/>
        </w:rPr>
        <w:t xml:space="preserve">, T.,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71"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0" w:name="voyer1996"/>
      <w:bookmarkEnd w:id="478"/>
      <w:bookmarkEnd w:id="479"/>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72"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1" w:name="voyer2016"/>
      <w:bookmarkEnd w:id="480"/>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73"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2" w:name="wee2008"/>
      <w:bookmarkEnd w:id="481"/>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74"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3" w:name="weintraubmesulam1985"/>
      <w:bookmarkEnd w:id="482"/>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4" w:name="wiesen2020"/>
      <w:bookmarkEnd w:id="483"/>
      <w:proofErr w:type="spellStart"/>
      <w:r w:rsidRPr="007E6C19">
        <w:rPr>
          <w:rFonts w:ascii="Ebrima" w:hAnsi="Ebrima" w:cs="Arial"/>
          <w:sz w:val="22"/>
          <w:szCs w:val="22"/>
          <w:lang w:val="en-US"/>
        </w:rPr>
        <w:t>Wiesen</w:t>
      </w:r>
      <w:proofErr w:type="spellEnd"/>
      <w:r w:rsidRPr="007E6C19">
        <w:rPr>
          <w:rFonts w:ascii="Ebrima" w:hAnsi="Ebrima" w:cs="Arial"/>
          <w:sz w:val="22"/>
          <w:szCs w:val="22"/>
          <w:lang w:val="en-US"/>
        </w:rPr>
        <w:t xml:space="preserve">,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75"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5" w:name="wisniewski1998"/>
      <w:bookmarkEnd w:id="484"/>
      <w:r w:rsidRPr="00250B3C">
        <w:rPr>
          <w:rFonts w:ascii="Ebrima" w:hAnsi="Ebrima" w:cs="Arial"/>
          <w:sz w:val="22"/>
          <w:szCs w:val="22"/>
          <w:lang w:val="en-US"/>
        </w:rPr>
        <w:lastRenderedPageBreak/>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76"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6" w:name="wu2015"/>
      <w:bookmarkEnd w:id="485"/>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77"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87" w:name="yan2010"/>
      <w:bookmarkEnd w:id="486"/>
      <w:r w:rsidRPr="00934E1E">
        <w:rPr>
          <w:rFonts w:ascii="Ebrima" w:hAnsi="Ebrima" w:cs="Arial"/>
          <w:sz w:val="22"/>
          <w:szCs w:val="22"/>
          <w:lang w:val="en-US"/>
          <w:rPrChange w:id="488" w:author="Smaczny, Stefan" w:date="2022-10-24T14:40:00Z">
            <w:rPr>
              <w:rFonts w:ascii="Ebrima" w:hAnsi="Ebrima" w:cs="Arial"/>
              <w:sz w:val="22"/>
              <w:szCs w:val="22"/>
              <w:lang w:val="de-DE"/>
            </w:rPr>
          </w:rPrChange>
        </w:rPr>
        <w:t>Yan, C., Gong, G., Wang, J., Wang, D., Liu, D., Zhu, C</w:t>
      </w:r>
      <w:proofErr w:type="gramStart"/>
      <w:r w:rsidRPr="00934E1E">
        <w:rPr>
          <w:rFonts w:ascii="Ebrima" w:hAnsi="Ebrima" w:cs="Arial"/>
          <w:sz w:val="22"/>
          <w:szCs w:val="22"/>
          <w:lang w:val="en-US"/>
          <w:rPrChange w:id="489" w:author="Smaczny, Stefan" w:date="2022-10-24T14:40:00Z">
            <w:rPr>
              <w:rFonts w:ascii="Ebrima" w:hAnsi="Ebrima" w:cs="Arial"/>
              <w:sz w:val="22"/>
              <w:szCs w:val="22"/>
              <w:lang w:val="de-DE"/>
            </w:rPr>
          </w:rPrChange>
        </w:rPr>
        <w:t>., . . .</w:t>
      </w:r>
      <w:proofErr w:type="gramEnd"/>
      <w:r w:rsidRPr="00934E1E">
        <w:rPr>
          <w:rFonts w:ascii="Ebrima" w:hAnsi="Ebrima" w:cs="Arial"/>
          <w:sz w:val="22"/>
          <w:szCs w:val="22"/>
          <w:lang w:val="en-US"/>
          <w:rPrChange w:id="490" w:author="Smaczny, Stefan" w:date="2022-10-24T14:40:00Z">
            <w:rPr>
              <w:rFonts w:ascii="Ebrima" w:hAnsi="Ebrima" w:cs="Arial"/>
              <w:sz w:val="22"/>
              <w:szCs w:val="22"/>
              <w:lang w:val="de-DE"/>
            </w:rPr>
          </w:rPrChange>
        </w:rPr>
        <w:t xml:space="preserve">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78" w:history="1">
        <w:r w:rsidRPr="002B686C">
          <w:rPr>
            <w:rStyle w:val="Hyperlink"/>
            <w:rFonts w:ascii="Ebrima" w:hAnsi="Ebrima" w:cs="Arial"/>
            <w:sz w:val="22"/>
            <w:szCs w:val="22"/>
            <w:lang w:val="en-US"/>
          </w:rPr>
          <w:t>https://doi.org/10.1093/cercor/bhq111</w:t>
        </w:r>
      </w:hyperlink>
      <w:bookmarkEnd w:id="487"/>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91" w:name="yeh2018"/>
      <w:proofErr w:type="spellStart"/>
      <w:r w:rsidRPr="000C5924">
        <w:rPr>
          <w:rFonts w:ascii="Ebrima" w:hAnsi="Ebrima" w:cs="Arial"/>
          <w:sz w:val="22"/>
          <w:szCs w:val="22"/>
          <w:lang w:val="en-US"/>
          <w:rPrChange w:id="492" w:author="Sperber" w:date="2022-10-25T09:27:00Z">
            <w:rPr>
              <w:rFonts w:ascii="Ebrima" w:hAnsi="Ebrima" w:cs="Arial"/>
              <w:sz w:val="22"/>
              <w:szCs w:val="22"/>
              <w:lang w:val="de-DE"/>
            </w:rPr>
          </w:rPrChange>
        </w:rPr>
        <w:t>Yeh</w:t>
      </w:r>
      <w:proofErr w:type="spellEnd"/>
      <w:r w:rsidRPr="000C5924">
        <w:rPr>
          <w:rFonts w:ascii="Ebrima" w:hAnsi="Ebrima" w:cs="Arial"/>
          <w:sz w:val="22"/>
          <w:szCs w:val="22"/>
          <w:lang w:val="en-US"/>
          <w:rPrChange w:id="493" w:author="Sperber" w:date="2022-10-25T09:27:00Z">
            <w:rPr>
              <w:rFonts w:ascii="Ebrima" w:hAnsi="Ebrima" w:cs="Arial"/>
              <w:sz w:val="22"/>
              <w:szCs w:val="22"/>
              <w:lang w:val="de-DE"/>
            </w:rPr>
          </w:rPrChange>
        </w:rPr>
        <w:t xml:space="preserve">, F. C., </w:t>
      </w:r>
      <w:proofErr w:type="spellStart"/>
      <w:r w:rsidRPr="000C5924">
        <w:rPr>
          <w:rFonts w:ascii="Ebrima" w:hAnsi="Ebrima" w:cs="Arial"/>
          <w:sz w:val="22"/>
          <w:szCs w:val="22"/>
          <w:lang w:val="en-US"/>
          <w:rPrChange w:id="494" w:author="Sperber" w:date="2022-10-25T09:27:00Z">
            <w:rPr>
              <w:rFonts w:ascii="Ebrima" w:hAnsi="Ebrima" w:cs="Arial"/>
              <w:sz w:val="22"/>
              <w:szCs w:val="22"/>
              <w:lang w:val="de-DE"/>
            </w:rPr>
          </w:rPrChange>
        </w:rPr>
        <w:t>Panesar</w:t>
      </w:r>
      <w:proofErr w:type="spellEnd"/>
      <w:r w:rsidRPr="000C5924">
        <w:rPr>
          <w:rFonts w:ascii="Ebrima" w:hAnsi="Ebrima" w:cs="Arial"/>
          <w:sz w:val="22"/>
          <w:szCs w:val="22"/>
          <w:lang w:val="en-US"/>
          <w:rPrChange w:id="495" w:author="Sperber" w:date="2022-10-25T09:27:00Z">
            <w:rPr>
              <w:rFonts w:ascii="Ebrima" w:hAnsi="Ebrima" w:cs="Arial"/>
              <w:sz w:val="22"/>
              <w:szCs w:val="22"/>
              <w:lang w:val="de-DE"/>
            </w:rPr>
          </w:rPrChange>
        </w:rPr>
        <w:t xml:space="preserve">, S., </w:t>
      </w:r>
      <w:proofErr w:type="spellStart"/>
      <w:r w:rsidRPr="000C5924">
        <w:rPr>
          <w:rFonts w:ascii="Ebrima" w:hAnsi="Ebrima" w:cs="Arial"/>
          <w:sz w:val="22"/>
          <w:szCs w:val="22"/>
          <w:lang w:val="en-US"/>
          <w:rPrChange w:id="496" w:author="Sperber" w:date="2022-10-25T09:27:00Z">
            <w:rPr>
              <w:rFonts w:ascii="Ebrima" w:hAnsi="Ebrima" w:cs="Arial"/>
              <w:sz w:val="22"/>
              <w:szCs w:val="22"/>
              <w:lang w:val="de-DE"/>
            </w:rPr>
          </w:rPrChange>
        </w:rPr>
        <w:t>Fernandes</w:t>
      </w:r>
      <w:proofErr w:type="spellEnd"/>
      <w:r w:rsidRPr="000C5924">
        <w:rPr>
          <w:rFonts w:ascii="Ebrima" w:hAnsi="Ebrima" w:cs="Arial"/>
          <w:sz w:val="22"/>
          <w:szCs w:val="22"/>
          <w:lang w:val="en-US"/>
          <w:rPrChange w:id="497" w:author="Sperber" w:date="2022-10-25T09:27:00Z">
            <w:rPr>
              <w:rFonts w:ascii="Ebrima" w:hAnsi="Ebrima" w:cs="Arial"/>
              <w:sz w:val="22"/>
              <w:szCs w:val="22"/>
              <w:lang w:val="de-DE"/>
            </w:rPr>
          </w:rPrChange>
        </w:rPr>
        <w:t xml:space="preserve">, D., </w:t>
      </w:r>
      <w:proofErr w:type="spellStart"/>
      <w:r w:rsidRPr="000C5924">
        <w:rPr>
          <w:rFonts w:ascii="Ebrima" w:hAnsi="Ebrima" w:cs="Arial"/>
          <w:sz w:val="22"/>
          <w:szCs w:val="22"/>
          <w:lang w:val="en-US"/>
          <w:rPrChange w:id="498" w:author="Sperber" w:date="2022-10-25T09:27:00Z">
            <w:rPr>
              <w:rFonts w:ascii="Ebrima" w:hAnsi="Ebrima" w:cs="Arial"/>
              <w:sz w:val="22"/>
              <w:szCs w:val="22"/>
              <w:lang w:val="de-DE"/>
            </w:rPr>
          </w:rPrChange>
        </w:rPr>
        <w:t>Meola</w:t>
      </w:r>
      <w:proofErr w:type="spellEnd"/>
      <w:r w:rsidRPr="000C5924">
        <w:rPr>
          <w:rFonts w:ascii="Ebrima" w:hAnsi="Ebrima" w:cs="Arial"/>
          <w:sz w:val="22"/>
          <w:szCs w:val="22"/>
          <w:lang w:val="en-US"/>
          <w:rPrChange w:id="499" w:author="Sperber" w:date="2022-10-25T09:27:00Z">
            <w:rPr>
              <w:rFonts w:ascii="Ebrima" w:hAnsi="Ebrima" w:cs="Arial"/>
              <w:sz w:val="22"/>
              <w:szCs w:val="22"/>
              <w:lang w:val="de-DE"/>
            </w:rPr>
          </w:rPrChange>
        </w:rPr>
        <w:t>, A., Yoshino, M., Fernandez-Miranda, J. C</w:t>
      </w:r>
      <w:proofErr w:type="gramStart"/>
      <w:r w:rsidRPr="000C5924">
        <w:rPr>
          <w:rFonts w:ascii="Ebrima" w:hAnsi="Ebrima" w:cs="Arial"/>
          <w:sz w:val="22"/>
          <w:szCs w:val="22"/>
          <w:lang w:val="en-US"/>
          <w:rPrChange w:id="500" w:author="Sperber" w:date="2022-10-25T09:27:00Z">
            <w:rPr>
              <w:rFonts w:ascii="Ebrima" w:hAnsi="Ebrima" w:cs="Arial"/>
              <w:sz w:val="22"/>
              <w:szCs w:val="22"/>
              <w:lang w:val="de-DE"/>
            </w:rPr>
          </w:rPrChange>
        </w:rPr>
        <w:t>., . . .</w:t>
      </w:r>
      <w:proofErr w:type="gramEnd"/>
      <w:r w:rsidRPr="000C5924">
        <w:rPr>
          <w:rFonts w:ascii="Ebrima" w:hAnsi="Ebrima" w:cs="Arial"/>
          <w:sz w:val="22"/>
          <w:szCs w:val="22"/>
          <w:lang w:val="en-US"/>
          <w:rPrChange w:id="501" w:author="Sperber" w:date="2022-10-25T09:27:00Z">
            <w:rPr>
              <w:rFonts w:ascii="Ebrima" w:hAnsi="Ebrima" w:cs="Arial"/>
              <w:sz w:val="22"/>
              <w:szCs w:val="22"/>
              <w:lang w:val="de-DE"/>
            </w:rPr>
          </w:rPrChange>
        </w:rPr>
        <w:t xml:space="preserve">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79"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502" w:name="zaslerkaplan2016"/>
      <w:bookmarkEnd w:id="491"/>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80"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503" w:name="zell2015"/>
      <w:bookmarkEnd w:id="502"/>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81" w:history="1">
        <w:r w:rsidRPr="002B686C">
          <w:rPr>
            <w:rStyle w:val="Hyperlink"/>
            <w:rFonts w:ascii="Ebrima" w:hAnsi="Ebrima" w:cs="Arial"/>
            <w:sz w:val="22"/>
            <w:szCs w:val="22"/>
            <w:lang w:val="de-DE"/>
          </w:rPr>
          <w:t>https://doi.org/10.1037/a0038208</w:t>
        </w:r>
      </w:hyperlink>
      <w:bookmarkEnd w:id="503"/>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504" w:name="zhang2014"/>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82"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504"/>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505" w:name="_Toc116064628"/>
      <w:bookmarkStart w:id="506" w:name="_Toc117242388"/>
      <w:r w:rsidRPr="004345A1">
        <w:rPr>
          <w:b w:val="0"/>
        </w:rPr>
        <w:lastRenderedPageBreak/>
        <w:t>Ack</w:t>
      </w:r>
      <w:r>
        <w:rPr>
          <w:b w:val="0"/>
        </w:rPr>
        <w:t>nowledgements</w:t>
      </w:r>
      <w:bookmarkEnd w:id="505"/>
      <w:bookmarkEnd w:id="506"/>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proofErr w:type="gramStart"/>
      <w:r>
        <w:t>First and foremost</w:t>
      </w:r>
      <w:proofErr w:type="gramEnd"/>
      <w:r>
        <w:t xml:space="preserve">,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proofErr w:type="gramStart"/>
      <w:r w:rsidR="00BD6708" w:rsidRPr="00BD6708">
        <w:t>would have never been accomplished</w:t>
      </w:r>
      <w:proofErr w:type="gramEnd"/>
      <w:r w:rsidR="00BD6708" w:rsidRPr="00BD6708">
        <w:t xml:space="preserve">.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w:t>
      </w:r>
      <w:proofErr w:type="spellStart"/>
      <w:r>
        <w:t>Prof.</w:t>
      </w:r>
      <w:proofErr w:type="spellEnd"/>
      <w:r>
        <w:t xml:space="preserve"> </w:t>
      </w:r>
      <w:proofErr w:type="spellStart"/>
      <w:r>
        <w:t>Dr.</w:t>
      </w:r>
      <w:proofErr w:type="spellEnd"/>
      <w:r>
        <w:t xml:space="preserve"> </w:t>
      </w:r>
      <w:proofErr w:type="spellStart"/>
      <w:r>
        <w:t>Dr.</w:t>
      </w:r>
      <w:proofErr w:type="spellEnd"/>
      <w:r>
        <w:t xml:space="preserve"> Karnath for his invaluable expertise, </w:t>
      </w:r>
      <w:r w:rsidR="00031B27">
        <w:t xml:space="preserve">patience, and open-mindedness. Further, I would like to thank </w:t>
      </w:r>
      <w:proofErr w:type="spellStart"/>
      <w:r w:rsidR="00031B27">
        <w:t>Prof.</w:t>
      </w:r>
      <w:proofErr w:type="spellEnd"/>
      <w:r w:rsidR="00031B27">
        <w:t xml:space="preserve">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all the stimulating discussions and valuable input during our lunch breaks and weekly lab meetings.</w:t>
      </w:r>
      <w:r w:rsidR="000027EC">
        <w:t xml:space="preserve"> Thanks should also go to Ina </w:t>
      </w:r>
      <w:proofErr w:type="spellStart"/>
      <w:r w:rsidR="000027EC">
        <w:t>Baumeister</w:t>
      </w:r>
      <w:proofErr w:type="spellEnd"/>
      <w:r w:rsidR="000027EC">
        <w:t xml:space="preserve"> for her support in all administrative matters. </w:t>
      </w:r>
    </w:p>
    <w:p w14:paraId="39CC1DBA" w14:textId="11BEF073" w:rsidR="004345A1" w:rsidRPr="004345A1" w:rsidRDefault="003F654A" w:rsidP="00BA784A">
      <w:pPr>
        <w:spacing w:line="276" w:lineRule="auto"/>
        <w:rPr>
          <w:rFonts w:eastAsiaTheme="majorEastAsia"/>
        </w:rPr>
      </w:pPr>
      <w:r>
        <w:t xml:space="preserve">Lastly, I want to give special thanks to my friends </w:t>
      </w:r>
      <w:r w:rsidR="00B2219D">
        <w:t xml:space="preserve">Hannah </w:t>
      </w:r>
      <w:proofErr w:type="spellStart"/>
      <w:r w:rsidR="00B2219D">
        <w:t>Terborg</w:t>
      </w:r>
      <w:proofErr w:type="spellEnd"/>
      <w:r w:rsidR="00B2219D">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507" w:name="_Toc116064629"/>
      <w:bookmarkStart w:id="508" w:name="_Toc117242389"/>
      <w:r>
        <w:rPr>
          <w:b w:val="0"/>
        </w:rPr>
        <w:lastRenderedPageBreak/>
        <w:t>Data Usage Statement</w:t>
      </w:r>
      <w:bookmarkEnd w:id="507"/>
      <w:bookmarkEnd w:id="50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w:t>
      </w:r>
      <w:proofErr w:type="spellStart"/>
      <w:r>
        <w:t>Keßler</w:t>
      </w:r>
      <w:proofErr w:type="spellEnd"/>
      <w:r>
        <w:t xml:space="preserve">.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509" w:name="_Toc116064630"/>
      <w:bookmarkStart w:id="510" w:name="_Toc117242390"/>
      <w:r>
        <w:rPr>
          <w:b w:val="0"/>
          <w:bCs w:val="0"/>
        </w:rPr>
        <w:lastRenderedPageBreak/>
        <w:t>Appendix</w:t>
      </w:r>
      <w:bookmarkEnd w:id="509"/>
      <w:bookmarkEnd w:id="510"/>
    </w:p>
    <w:p w14:paraId="147D8AAF" w14:textId="77777777" w:rsidR="00F76B93" w:rsidRPr="00F76B93" w:rsidRDefault="00F76B93" w:rsidP="00F76B93"/>
    <w:p w14:paraId="2CAAA965" w14:textId="117401E9" w:rsidR="0089785B" w:rsidRDefault="00D91FE5" w:rsidP="00F76B93">
      <w:pPr>
        <w:pStyle w:val="berschrift3"/>
      </w:pPr>
      <w:bookmarkStart w:id="511" w:name="_Appendix_A:_List"/>
      <w:bookmarkStart w:id="512" w:name="_Toc116064631"/>
      <w:bookmarkStart w:id="513" w:name="_Toc117242391"/>
      <w:bookmarkEnd w:id="511"/>
      <w:r>
        <w:t>Appendix</w:t>
      </w:r>
      <w:r w:rsidR="00F76B93">
        <w:t xml:space="preserve"> A: List of Abbreviations</w:t>
      </w:r>
      <w:bookmarkEnd w:id="512"/>
      <w:bookmarkEnd w:id="513"/>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proofErr w:type="spellStart"/>
            <w:r>
              <w:t>CoC</w:t>
            </w:r>
            <w:proofErr w:type="spellEnd"/>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 xml:space="preserve">Inferior </w:t>
            </w:r>
            <w:proofErr w:type="spellStart"/>
            <w:r w:rsidRPr="00AA6B9F">
              <w:t>Fronto</w:t>
            </w:r>
            <w:proofErr w:type="spellEnd"/>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proofErr w:type="spellStart"/>
            <w:r>
              <w:t>Interthalamic</w:t>
            </w:r>
            <w:proofErr w:type="spellEnd"/>
            <w:r>
              <w:t xml:space="preserve">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proofErr w:type="spellStart"/>
            <w:r>
              <w:t>OrG</w:t>
            </w:r>
            <w:proofErr w:type="spellEnd"/>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 xml:space="preserve">Superior </w:t>
            </w:r>
            <w:proofErr w:type="spellStart"/>
            <w:r w:rsidRPr="00AA6B9F">
              <w:t>Fronto</w:t>
            </w:r>
            <w:proofErr w:type="spellEnd"/>
            <w:r w:rsidRPr="00AA6B9F">
              <w:t>-Occipital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514" w:name="_Toc116064632"/>
      <w:bookmarkStart w:id="515" w:name="_Toc117242392"/>
      <w:r>
        <w:lastRenderedPageBreak/>
        <w:t>Appendix</w:t>
      </w:r>
      <w:r w:rsidR="00AE3409">
        <w:t xml:space="preserve"> B: </w:t>
      </w:r>
      <w:r>
        <w:t>Supplementary</w:t>
      </w:r>
      <w:r w:rsidR="00AE3409">
        <w:t xml:space="preserve"> Tables and </w:t>
      </w:r>
      <w:r>
        <w:t>Figure</w:t>
      </w:r>
      <w:r w:rsidR="008F1B24">
        <w:t>s</w:t>
      </w:r>
      <w:bookmarkEnd w:id="514"/>
      <w:bookmarkEnd w:id="515"/>
    </w:p>
    <w:p w14:paraId="5317A780" w14:textId="4BAFC5F3" w:rsidR="00AE3409" w:rsidRDefault="00D91FE5" w:rsidP="0089785B">
      <w:bookmarkStart w:id="516"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516"/>
    </w:tbl>
    <w:p w14:paraId="52C50F03" w14:textId="6CDDB716" w:rsidR="00944DA2" w:rsidRDefault="00944DA2" w:rsidP="0089785B"/>
    <w:p w14:paraId="10C5AE65" w14:textId="3BB29AD1" w:rsidR="00944DA2" w:rsidRDefault="00D91FE5" w:rsidP="0089785B">
      <w:bookmarkStart w:id="517"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4EB1883" w:rsidR="00071492" w:rsidRDefault="00F23203" w:rsidP="0089785B">
      <w:pPr>
        <w:rPr>
          <w:sz w:val="18"/>
          <w:szCs w:val="18"/>
          <w:lang w:val="en-US"/>
        </w:rPr>
      </w:pPr>
      <w:r>
        <w:br/>
      </w:r>
      <w:r w:rsidR="00E43438" w:rsidRPr="00A91C22">
        <w:rPr>
          <w:sz w:val="18"/>
          <w:szCs w:val="18"/>
          <w:lang w:val="en-US"/>
        </w:rPr>
        <w:t xml:space="preserve">Results </w:t>
      </w:r>
      <w:proofErr w:type="gramStart"/>
      <w:r w:rsidR="00E43438" w:rsidRPr="00A91C22">
        <w:rPr>
          <w:sz w:val="18"/>
          <w:szCs w:val="18"/>
          <w:lang w:val="en-US"/>
        </w:rPr>
        <w:t>are given</w:t>
      </w:r>
      <w:proofErr w:type="gramEnd"/>
      <w:r w:rsidR="00E43438" w:rsidRPr="00A91C22">
        <w:rPr>
          <w:sz w:val="18"/>
          <w:szCs w:val="18"/>
          <w:lang w:val="en-US"/>
        </w:rPr>
        <w:t xml:space="preserve"> as either number of patients or mean (standard deviation) [range]. The lesion volume </w:t>
      </w:r>
      <w:proofErr w:type="gramStart"/>
      <w:r w:rsidR="00E43438" w:rsidRPr="00A91C22">
        <w:rPr>
          <w:sz w:val="18"/>
          <w:szCs w:val="18"/>
          <w:lang w:val="en-US"/>
        </w:rPr>
        <w:t>was computed</w:t>
      </w:r>
      <w:proofErr w:type="gramEnd"/>
      <w:r w:rsidR="00E43438" w:rsidRPr="00A91C22">
        <w:rPr>
          <w:sz w:val="18"/>
          <w:szCs w:val="18"/>
          <w:lang w:val="en-US"/>
        </w:rPr>
        <w:t xml:space="preserve">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t>
      </w:r>
      <w:proofErr w:type="gramStart"/>
      <w:r w:rsidR="00E43438" w:rsidRPr="00A91C22">
        <w:rPr>
          <w:sz w:val="18"/>
          <w:szCs w:val="18"/>
          <w:lang w:val="en-US"/>
        </w:rPr>
        <w:t>was first confirmed</w:t>
      </w:r>
      <w:proofErr w:type="gramEnd"/>
      <w:r w:rsidR="00E43438" w:rsidRPr="00A91C22">
        <w:rPr>
          <w:sz w:val="18"/>
          <w:szCs w:val="18"/>
          <w:lang w:val="en-US"/>
        </w:rPr>
        <w:t xml:space="preserve">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012899">
        <w:fldChar w:fldCharType="begin"/>
      </w:r>
      <w:r w:rsidR="00012899">
        <w:instrText xml:space="preserve"> HYPERLINK \l "rordenkarnath2010" </w:instrText>
      </w:r>
      <w:r w:rsidR="00012899">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Karnath, 2010</w:t>
      </w:r>
      <w:r w:rsidR="00012899">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517"/>
    <w:p w14:paraId="3955CF96" w14:textId="2E3BAE78" w:rsidR="00A72E7A" w:rsidRPr="00A161AB" w:rsidRDefault="00CE2208" w:rsidP="0089785B">
      <w:pPr>
        <w:rPr>
          <w:sz w:val="18"/>
          <w:szCs w:val="18"/>
          <w:lang w:val="en-US"/>
        </w:rPr>
      </w:pPr>
      <w:r>
        <w:rPr>
          <w:sz w:val="18"/>
          <w:szCs w:val="18"/>
          <w:lang w:val="en-US"/>
        </w:rPr>
        <w:br/>
      </w:r>
      <w:bookmarkStart w:id="518"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518"/>
    <w:p w14:paraId="1ECA4B35" w14:textId="32F5A080" w:rsidR="00E13A04" w:rsidRPr="009C731D" w:rsidRDefault="00AA6B9F" w:rsidP="00E13A04">
      <w:r>
        <w:rPr>
          <w:b/>
          <w:bCs/>
        </w:rPr>
        <w:lastRenderedPageBreak/>
        <w:br/>
      </w:r>
      <w:bookmarkStart w:id="519"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519"/>
      <w:r w:rsidR="00AA6B9F">
        <w:rPr>
          <w:sz w:val="18"/>
          <w:szCs w:val="18"/>
          <w:lang w:val="en-US"/>
        </w:rPr>
        <w:br/>
      </w:r>
      <w:r w:rsidR="00CE2208">
        <w:rPr>
          <w:rStyle w:val="Hyperlink"/>
          <w:rFonts w:ascii="Ebrima" w:hAnsi="Ebrima"/>
          <w:sz w:val="18"/>
          <w:szCs w:val="18"/>
          <w:lang w:val="en-US"/>
        </w:rPr>
        <w:br/>
      </w:r>
      <w:bookmarkStart w:id="520"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520"/>
    <w:p w14:paraId="4DDD5654" w14:textId="7426E4DE" w:rsidR="008F1B24" w:rsidRPr="002B5302" w:rsidRDefault="00A7162F" w:rsidP="0089785B">
      <w:pPr>
        <w:rPr>
          <w:b/>
        </w:rPr>
      </w:pPr>
      <w:r>
        <w:rPr>
          <w:b/>
        </w:rPr>
        <w:br w:type="page"/>
      </w:r>
      <w:bookmarkStart w:id="521"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commentRangeStart w:id="522"/>
      <w:r w:rsidR="0092609B" w:rsidRPr="004C1AE0">
        <w:t>Number</w:t>
      </w:r>
      <w:commentRangeEnd w:id="522"/>
      <w:r w:rsidR="00A86DD5">
        <w:rPr>
          <w:rStyle w:val="Kommentarzeichen"/>
        </w:rPr>
        <w:commentReference w:id="522"/>
      </w:r>
      <w:r w:rsidR="0092609B" w:rsidRPr="004C1AE0">
        <w:t xml:space="preserve">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w:t>
      </w:r>
      <w:proofErr w:type="gramStart"/>
      <w:r w:rsidR="00EC203E" w:rsidRPr="00604194">
        <w:rPr>
          <w:sz w:val="18"/>
        </w:rPr>
        <w:t>are given</w:t>
      </w:r>
      <w:proofErr w:type="gramEnd"/>
      <w:r w:rsidR="00EC203E" w:rsidRPr="00604194">
        <w:rPr>
          <w:sz w:val="18"/>
        </w:rPr>
        <w:t xml:space="preserve"> as number of significant disconnections associated with this region (percentage relative to total number of disconnections). </w:t>
      </w:r>
      <w:r w:rsidR="002B0A6A" w:rsidRPr="00604194">
        <w:rPr>
          <w:sz w:val="18"/>
        </w:rPr>
        <w:t xml:space="preserve">Regions </w:t>
      </w:r>
      <w:proofErr w:type="gramStart"/>
      <w:r w:rsidR="002B0A6A" w:rsidRPr="00604194">
        <w:rPr>
          <w:sz w:val="18"/>
        </w:rPr>
        <w:t>are based</w:t>
      </w:r>
      <w:proofErr w:type="gramEnd"/>
      <w:r w:rsidR="002B0A6A" w:rsidRPr="00604194">
        <w:rPr>
          <w:sz w:val="18"/>
        </w:rPr>
        <w:t xml:space="preserve">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 xml:space="preserve">add up to 200% – this is because there are always </w:t>
      </w:r>
      <w:proofErr w:type="gramStart"/>
      <w:r w:rsidR="002A4CD5" w:rsidRPr="00604194">
        <w:rPr>
          <w:sz w:val="18"/>
        </w:rPr>
        <w:t>2</w:t>
      </w:r>
      <w:proofErr w:type="gramEnd"/>
      <w:r w:rsidR="002A4CD5" w:rsidRPr="00604194">
        <w:rPr>
          <w:sz w:val="18"/>
        </w:rPr>
        <w:t xml:space="preserve"> nodes/regions involved in a disconnection. Thus, there are twice as many disconnected nodes as there are disconnections.</w:t>
      </w:r>
      <w:r w:rsidR="002A4CD5">
        <w:rPr>
          <w:sz w:val="18"/>
        </w:rPr>
        <w:t xml:space="preserve"> </w:t>
      </w:r>
    </w:p>
    <w:bookmarkEnd w:id="521"/>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523" w:name="_Appendix_C:_Supplementary"/>
      <w:bookmarkStart w:id="524" w:name="s_figure01lesionoverlay_neglect"/>
      <w:bookmarkEnd w:id="523"/>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3"/>
                    <a:stretch>
                      <a:fillRect/>
                    </a:stretch>
                  </pic:blipFill>
                  <pic:spPr>
                    <a:xfrm>
                      <a:off x="0" y="0"/>
                      <a:ext cx="5618930" cy="3136493"/>
                    </a:xfrm>
                    <a:prstGeom prst="rect">
                      <a:avLst/>
                    </a:prstGeom>
                  </pic:spPr>
                </pic:pic>
              </a:graphicData>
            </a:graphic>
          </wp:inline>
        </w:drawing>
      </w:r>
    </w:p>
    <w:p w14:paraId="281ECFE0" w14:textId="70F4A03B"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00012899">
        <w:fldChar w:fldCharType="begin"/>
      </w:r>
      <w:r w:rsidR="00012899">
        <w:instrText xml:space="preserve"> HYPERLINK \l "rordenbrett2000" </w:instrText>
      </w:r>
      <w:r w:rsidR="00012899">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12899">
        <w:rPr>
          <w:rStyle w:val="Hyperlink"/>
          <w:rFonts w:ascii="Ebrima" w:eastAsia="Times New Roman" w:hAnsi="Ebrima" w:cs="Arial"/>
          <w:sz w:val="18"/>
          <w:szCs w:val="18"/>
        </w:rPr>
        <w:fldChar w:fldCharType="end"/>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525" w:name="s_figure02lesionoverlay_non"/>
      <w:bookmarkEnd w:id="52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536315" cy="3119670"/>
                    </a:xfrm>
                    <a:prstGeom prst="rect">
                      <a:avLst/>
                    </a:prstGeom>
                  </pic:spPr>
                </pic:pic>
              </a:graphicData>
            </a:graphic>
          </wp:inline>
        </w:drawing>
      </w:r>
    </w:p>
    <w:p w14:paraId="1172D5E7" w14:textId="1E2288A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00012899">
        <w:fldChar w:fldCharType="begin"/>
      </w:r>
      <w:r w:rsidR="00012899">
        <w:instrText xml:space="preserve"> HYPERLINK \l "rordenbrett2000" </w:instrText>
      </w:r>
      <w:r w:rsidR="00012899">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12899">
        <w:rPr>
          <w:rStyle w:val="Hyperlink"/>
          <w:rFonts w:ascii="Ebrima" w:eastAsia="Times New Roman" w:hAnsi="Ebrima" w:cs="Arial"/>
          <w:sz w:val="18"/>
          <w:szCs w:val="18"/>
        </w:rPr>
        <w:fldChar w:fldCharType="end"/>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w:t>
      </w:r>
      <w:bookmarkEnd w:id="525"/>
    </w:p>
    <w:sectPr w:rsidR="007B0B61" w:rsidRPr="00AA6B9F" w:rsidSect="004D0CF4">
      <w:headerReference w:type="default" r:id="rId185"/>
      <w:footerReference w:type="default" r:id="rId1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sa" w:date="2022-10-21T12:37:00Z" w:initials="L">
    <w:p w14:paraId="138A306E" w14:textId="5A8F5AD8" w:rsidR="00012899" w:rsidRDefault="00012899">
      <w:pPr>
        <w:pStyle w:val="Kommentartext"/>
        <w:rPr>
          <w:lang w:val="de-DE"/>
        </w:rPr>
      </w:pPr>
      <w:r>
        <w:rPr>
          <w:rStyle w:val="Kommentarzeichen"/>
        </w:rPr>
        <w:annotationRef/>
      </w:r>
      <w:r w:rsidRPr="00147784">
        <w:rPr>
          <w:lang w:val="de-DE"/>
        </w:rPr>
        <w:t xml:space="preserve">Es gibt ja eine Vorlage für die </w:t>
      </w:r>
      <w:proofErr w:type="spellStart"/>
      <w:r w:rsidRPr="00147784">
        <w:rPr>
          <w:lang w:val="de-DE"/>
        </w:rPr>
        <w:t>cover</w:t>
      </w:r>
      <w:proofErr w:type="spellEnd"/>
      <w:r w:rsidRPr="00147784">
        <w:rPr>
          <w:lang w:val="de-DE"/>
        </w:rPr>
        <w:t xml:space="preserve"> </w:t>
      </w:r>
      <w:proofErr w:type="spellStart"/>
      <w:r w:rsidRPr="00147784">
        <w:rPr>
          <w:lang w:val="de-DE"/>
        </w:rPr>
        <w:t>page</w:t>
      </w:r>
      <w:proofErr w:type="spellEnd"/>
      <w:r>
        <w:rPr>
          <w:lang w:val="de-DE"/>
        </w:rPr>
        <w:t>/</w:t>
      </w:r>
      <w:proofErr w:type="spellStart"/>
      <w:r>
        <w:rPr>
          <w:lang w:val="de-DE"/>
        </w:rPr>
        <w:t>second</w:t>
      </w:r>
      <w:proofErr w:type="spellEnd"/>
      <w:r>
        <w:rPr>
          <w:lang w:val="de-DE"/>
        </w:rPr>
        <w:t xml:space="preserve"> </w:t>
      </w:r>
      <w:proofErr w:type="spellStart"/>
      <w:r>
        <w:rPr>
          <w:lang w:val="de-DE"/>
        </w:rPr>
        <w:t>page</w:t>
      </w:r>
      <w:proofErr w:type="spellEnd"/>
      <w:r w:rsidRPr="00147784">
        <w:rPr>
          <w:lang w:val="de-DE"/>
        </w:rPr>
        <w:t xml:space="preserve"> vom </w:t>
      </w:r>
      <w:r>
        <w:rPr>
          <w:lang w:val="de-DE"/>
        </w:rPr>
        <w:t xml:space="preserve">GTC – sicher, dass du diese abändern darfst? </w:t>
      </w:r>
    </w:p>
    <w:p w14:paraId="17CF31E7" w14:textId="77777777" w:rsidR="00012899" w:rsidRDefault="00012899">
      <w:pPr>
        <w:pStyle w:val="Kommentartext"/>
        <w:rPr>
          <w:lang w:val="de-DE"/>
        </w:rPr>
      </w:pPr>
    </w:p>
    <w:p w14:paraId="2436DC4C" w14:textId="0DA37AFA" w:rsidR="00012899" w:rsidRDefault="00012899">
      <w:pPr>
        <w:pStyle w:val="Kommentartext"/>
        <w:rPr>
          <w:lang w:val="de-DE"/>
        </w:rPr>
      </w:pPr>
      <w:hyperlink r:id="rId1" w:history="1">
        <w:r w:rsidRPr="004D0E02">
          <w:rPr>
            <w:rStyle w:val="Hyperlink"/>
            <w:rFonts w:ascii="Ebrima" w:hAnsi="Ebrima"/>
            <w:lang w:val="de-DE"/>
          </w:rPr>
          <w:t>https://view.officeapps.live.com/op/view.aspx?src=https%3A%2F%2Fwww.neuroschool-tuebingen.de%2Ffileadmin%2Fuser_upload%2Fdocuments%2Fforms%2FCover_page_of_the_master_thesis.doc&amp;wdOrigin=BROWSELINK</w:t>
        </w:r>
      </w:hyperlink>
    </w:p>
    <w:p w14:paraId="41C61CDB" w14:textId="77777777" w:rsidR="00012899" w:rsidRPr="002B68A6" w:rsidRDefault="00012899">
      <w:pPr>
        <w:pStyle w:val="Kommentartext"/>
        <w:rPr>
          <w:lang w:val="de-DE"/>
        </w:rPr>
      </w:pPr>
    </w:p>
  </w:comment>
  <w:comment w:id="1" w:author="Lisa" w:date="2022-10-21T12:12:00Z" w:initials="L">
    <w:p w14:paraId="159B45C4" w14:textId="12EE6C70" w:rsidR="00012899" w:rsidRPr="00EF6B08" w:rsidRDefault="00012899">
      <w:pPr>
        <w:pStyle w:val="Kommentartext"/>
        <w:rPr>
          <w:lang w:val="en-US"/>
        </w:rPr>
      </w:pPr>
      <w:r>
        <w:rPr>
          <w:rStyle w:val="Kommentarzeichen"/>
        </w:rPr>
        <w:annotationRef/>
      </w:r>
      <w:r w:rsidRPr="00EF6B08">
        <w:rPr>
          <w:lang w:val="de-DE"/>
        </w:rPr>
        <w:t>Ich bin mir nicht sicher, ob wir beim Titel nicht noch spezifischer sein müssen, weil es ja nicht</w:t>
      </w:r>
      <w:r>
        <w:rPr>
          <w:lang w:val="de-DE"/>
        </w:rPr>
        <w:t xml:space="preserve"> (mehr)</w:t>
      </w:r>
      <w:r w:rsidRPr="00EF6B08">
        <w:rPr>
          <w:lang w:val="de-DE"/>
        </w:rPr>
        <w:t xml:space="preserve"> hauptsächlich um </w:t>
      </w:r>
      <w:proofErr w:type="spellStart"/>
      <w:r w:rsidRPr="00EF6B08">
        <w:rPr>
          <w:lang w:val="de-DE"/>
        </w:rPr>
        <w:t>neglect</w:t>
      </w:r>
      <w:proofErr w:type="spellEnd"/>
      <w:r w:rsidRPr="00EF6B08">
        <w:rPr>
          <w:lang w:val="de-DE"/>
        </w:rPr>
        <w:t>-spezifische Unterschiede geht</w:t>
      </w:r>
      <w:r>
        <w:rPr>
          <w:lang w:val="de-DE"/>
        </w:rPr>
        <w:t xml:space="preserve">. </w:t>
      </w:r>
      <w:proofErr w:type="spellStart"/>
      <w:r w:rsidRPr="00EF6B08">
        <w:rPr>
          <w:lang w:val="en-US"/>
        </w:rPr>
        <w:t>Idee</w:t>
      </w:r>
      <w:proofErr w:type="spellEnd"/>
      <w:r>
        <w:rPr>
          <w:lang w:val="en-US"/>
        </w:rPr>
        <w:t>:</w:t>
      </w:r>
      <w:r w:rsidRPr="00EF6B08">
        <w:rPr>
          <w:lang w:val="en-US"/>
        </w:rPr>
        <w:t xml:space="preserve"> “Sex-specific lesion patterns and </w:t>
      </w:r>
      <w:proofErr w:type="spellStart"/>
      <w:r w:rsidRPr="00EF6B08">
        <w:rPr>
          <w:lang w:val="en-US"/>
        </w:rPr>
        <w:t>disconnectome</w:t>
      </w:r>
      <w:proofErr w:type="spellEnd"/>
      <w:r w:rsidRPr="00EF6B08">
        <w:rPr>
          <w:lang w:val="en-US"/>
        </w:rPr>
        <w:t xml:space="preserve"> induced by stroke and corresponding sex differences associated with acute visuospatial neglect”</w:t>
      </w:r>
    </w:p>
  </w:comment>
  <w:comment w:id="2" w:author="Smaczny, Stefan" w:date="2022-10-24T14:40:00Z" w:initials="SS">
    <w:p w14:paraId="05601F3B" w14:textId="30133E47" w:rsidR="00012899" w:rsidRPr="00934E1E" w:rsidRDefault="00012899">
      <w:pPr>
        <w:pStyle w:val="Kommentartext"/>
        <w:rPr>
          <w:lang w:val="de-DE"/>
        </w:rPr>
      </w:pPr>
      <w:r>
        <w:rPr>
          <w:rStyle w:val="Kommentarzeichen"/>
        </w:rPr>
        <w:annotationRef/>
      </w:r>
      <w:r w:rsidRPr="00934E1E">
        <w:rPr>
          <w:lang w:val="de-DE"/>
        </w:rPr>
        <w:t xml:space="preserve">Finde ich auch gut. Der anfängliche </w:t>
      </w:r>
      <w:r>
        <w:rPr>
          <w:lang w:val="de-DE"/>
        </w:rPr>
        <w:t xml:space="preserve">Antrag war ja ein Working Title </w:t>
      </w:r>
      <w:r w:rsidRPr="00934E1E">
        <w:rPr>
          <w:lang w:val="de-DE"/>
        </w:rPr>
        <w:sym w:font="Wingdings" w:char="F04A"/>
      </w:r>
    </w:p>
  </w:comment>
  <w:comment w:id="16" w:author="Lisa" w:date="2022-10-21T12:31:00Z" w:initials="L">
    <w:p w14:paraId="0BCE7C96" w14:textId="04ACCBDD" w:rsidR="00012899" w:rsidRPr="000E3BB2" w:rsidRDefault="00012899">
      <w:pPr>
        <w:pStyle w:val="Kommentartext"/>
        <w:rPr>
          <w:lang w:val="de-DE"/>
        </w:rPr>
      </w:pPr>
      <w:r>
        <w:rPr>
          <w:rStyle w:val="Kommentarzeichen"/>
        </w:rPr>
        <w:annotationRef/>
      </w:r>
      <w:r w:rsidRPr="000E3BB2">
        <w:rPr>
          <w:lang w:val="de-DE"/>
        </w:rPr>
        <w:t xml:space="preserve">Inhaltsverzeichnis: Hast du keine Unterpunkte bei der </w:t>
      </w:r>
      <w:r>
        <w:rPr>
          <w:lang w:val="de-DE"/>
        </w:rPr>
        <w:t xml:space="preserve">Diskussion? Und 3. Data Analysis stellt wie gesagt </w:t>
      </w:r>
      <w:proofErr w:type="spellStart"/>
      <w:r>
        <w:rPr>
          <w:lang w:val="de-DE"/>
        </w:rPr>
        <w:t>eigt</w:t>
      </w:r>
      <w:proofErr w:type="spellEnd"/>
      <w:r>
        <w:rPr>
          <w:lang w:val="de-DE"/>
        </w:rPr>
        <w:t>. Keinen eigenen Punkt dar und gehört zu den Methoden, also zu 2.</w:t>
      </w:r>
    </w:p>
  </w:comment>
  <w:comment w:id="17" w:author="Smaczny, Stefan" w:date="2022-10-24T14:41:00Z" w:initials="SS">
    <w:p w14:paraId="78402169" w14:textId="51AD00DC" w:rsidR="00012899" w:rsidRPr="00934E1E" w:rsidRDefault="00012899">
      <w:pPr>
        <w:pStyle w:val="Kommentartext"/>
        <w:rPr>
          <w:lang w:val="de-DE"/>
        </w:rPr>
      </w:pPr>
      <w:r>
        <w:rPr>
          <w:rStyle w:val="Kommentarzeichen"/>
        </w:rPr>
        <w:annotationRef/>
      </w:r>
      <w:r w:rsidRPr="00934E1E">
        <w:rPr>
          <w:lang w:val="de-DE"/>
        </w:rPr>
        <w:t>D</w:t>
      </w:r>
      <w:r>
        <w:rPr>
          <w:lang w:val="de-DE"/>
        </w:rPr>
        <w:t>as suggeriert mir, dass vorge</w:t>
      </w:r>
      <w:r w:rsidRPr="00934E1E">
        <w:rPr>
          <w:lang w:val="de-DE"/>
        </w:rPr>
        <w:t>sc</w:t>
      </w:r>
      <w:r>
        <w:rPr>
          <w:lang w:val="de-DE"/>
        </w:rPr>
        <w:t>h</w:t>
      </w:r>
      <w:r w:rsidRPr="00934E1E">
        <w:rPr>
          <w:lang w:val="de-DE"/>
        </w:rPr>
        <w:t xml:space="preserve">lagen wurde, dass unterschiedliche </w:t>
      </w:r>
      <w:r>
        <w:rPr>
          <w:lang w:val="de-DE"/>
        </w:rPr>
        <w:t>Konnektivität die Ursache aller Geschlechtsunterschiede ist, also vielleicht etwas weicher formulieren?</w:t>
      </w:r>
    </w:p>
  </w:comment>
  <w:comment w:id="18" w:author="Lisa" w:date="2022-10-21T19:14:00Z" w:initials="L">
    <w:p w14:paraId="3D12F10E" w14:textId="3E807954" w:rsidR="00012899" w:rsidRPr="00934E1E" w:rsidRDefault="00012899">
      <w:pPr>
        <w:pStyle w:val="Kommentartext"/>
        <w:rPr>
          <w:lang w:val="de-DE"/>
        </w:rPr>
      </w:pPr>
      <w:r>
        <w:rPr>
          <w:rStyle w:val="Kommentarzeichen"/>
        </w:rPr>
        <w:annotationRef/>
      </w:r>
      <w:proofErr w:type="spellStart"/>
      <w:r w:rsidRPr="00934E1E">
        <w:rPr>
          <w:lang w:val="de-DE"/>
        </w:rPr>
        <w:t>Greater</w:t>
      </w:r>
      <w:proofErr w:type="spellEnd"/>
      <w:r w:rsidRPr="00934E1E">
        <w:rPr>
          <w:lang w:val="de-DE"/>
        </w:rPr>
        <w:t xml:space="preserve"> </w:t>
      </w:r>
      <w:proofErr w:type="spellStart"/>
      <w:r w:rsidRPr="00934E1E">
        <w:rPr>
          <w:lang w:val="de-DE"/>
        </w:rPr>
        <w:t>proportion</w:t>
      </w:r>
      <w:proofErr w:type="spellEnd"/>
      <w:r w:rsidRPr="00934E1E">
        <w:rPr>
          <w:lang w:val="de-DE"/>
        </w:rPr>
        <w:t>?</w:t>
      </w:r>
    </w:p>
  </w:comment>
  <w:comment w:id="19" w:author="Smaczny, Stefan" w:date="2022-10-24T14:43:00Z" w:initials="SS">
    <w:p w14:paraId="4A15DEFD" w14:textId="6E67042D" w:rsidR="00012899" w:rsidRPr="00934E1E" w:rsidRDefault="00012899">
      <w:pPr>
        <w:pStyle w:val="Kommentartext"/>
        <w:rPr>
          <w:lang w:val="de-DE"/>
        </w:rPr>
      </w:pPr>
      <w:r>
        <w:rPr>
          <w:rStyle w:val="Kommentarzeichen"/>
        </w:rPr>
        <w:annotationRef/>
      </w:r>
      <w:r w:rsidRPr="00934E1E">
        <w:rPr>
          <w:lang w:val="de-DE"/>
        </w:rPr>
        <w:t>Finde ich auch passender.</w:t>
      </w:r>
    </w:p>
  </w:comment>
  <w:comment w:id="20" w:author="Lisa" w:date="2022-10-21T13:06:00Z" w:initials="L">
    <w:p w14:paraId="30097961" w14:textId="53E8C87A" w:rsidR="00012899" w:rsidRPr="00CE35AB" w:rsidRDefault="00012899">
      <w:pPr>
        <w:pStyle w:val="Kommentartext"/>
        <w:rPr>
          <w:lang w:val="de-DE"/>
        </w:rPr>
      </w:pPr>
      <w:r>
        <w:rPr>
          <w:rStyle w:val="Kommentarzeichen"/>
        </w:rPr>
        <w:annotationRef/>
      </w:r>
      <w:r w:rsidRPr="00CE35AB">
        <w:rPr>
          <w:lang w:val="de-DE"/>
        </w:rPr>
        <w:t xml:space="preserve">“… </w:t>
      </w:r>
      <w:proofErr w:type="spellStart"/>
      <w:r w:rsidRPr="00CE35AB">
        <w:rPr>
          <w:lang w:val="de-DE"/>
        </w:rPr>
        <w:t>affect</w:t>
      </w:r>
      <w:proofErr w:type="spellEnd"/>
      <w:r w:rsidRPr="00CE35AB">
        <w:rPr>
          <w:lang w:val="de-DE"/>
        </w:rPr>
        <w:t xml:space="preserve"> … </w:t>
      </w:r>
      <w:proofErr w:type="spellStart"/>
      <w:r w:rsidRPr="00CE35AB">
        <w:rPr>
          <w:lang w:val="de-DE"/>
        </w:rPr>
        <w:t>affect</w:t>
      </w:r>
      <w:proofErr w:type="spellEnd"/>
      <w:r w:rsidRPr="00CE35AB">
        <w:rPr>
          <w:lang w:val="de-DE"/>
        </w:rPr>
        <w:t xml:space="preserve"> …” fehlt hier ein AND</w:t>
      </w:r>
      <w:r>
        <w:rPr>
          <w:lang w:val="de-DE"/>
        </w:rPr>
        <w:t xml:space="preserve">? Irgendwas scheint hier falsch… </w:t>
      </w:r>
    </w:p>
  </w:comment>
  <w:comment w:id="22" w:author="Lisa" w:date="2022-10-21T13:14:00Z" w:initials="L">
    <w:p w14:paraId="4A68A7FA" w14:textId="6ACA5438" w:rsidR="00012899" w:rsidRDefault="00012899">
      <w:pPr>
        <w:pStyle w:val="Kommentartext"/>
      </w:pPr>
      <w:r>
        <w:rPr>
          <w:rStyle w:val="Kommentarzeichen"/>
        </w:rPr>
        <w:annotationRef/>
      </w:r>
      <w:r w:rsidRPr="000C5924">
        <w:rPr>
          <w:lang w:val="de-DE"/>
        </w:rPr>
        <w:t xml:space="preserve">Hier </w:t>
      </w:r>
      <w:proofErr w:type="spellStart"/>
      <w:r w:rsidRPr="000C5924">
        <w:rPr>
          <w:lang w:val="de-DE"/>
        </w:rPr>
        <w:t>vlt</w:t>
      </w:r>
      <w:proofErr w:type="spellEnd"/>
      <w:r w:rsidRPr="000C5924">
        <w:rPr>
          <w:lang w:val="de-DE"/>
        </w:rPr>
        <w:t xml:space="preserve">. </w:t>
      </w:r>
      <w:proofErr w:type="spellStart"/>
      <w:r>
        <w:t>Noch</w:t>
      </w:r>
      <w:proofErr w:type="spellEnd"/>
      <w:r>
        <w:t xml:space="preserve"> </w:t>
      </w:r>
      <w:proofErr w:type="spellStart"/>
      <w:r>
        <w:t>hinzufügen</w:t>
      </w:r>
      <w:proofErr w:type="spellEnd"/>
      <w:r>
        <w:t>: “However, the accuracy of predicting sex was not above chance level.”</w:t>
      </w:r>
    </w:p>
  </w:comment>
  <w:comment w:id="23" w:author="Smaczny, Stefan" w:date="2022-10-24T14:46:00Z" w:initials="SS">
    <w:p w14:paraId="5D540149" w14:textId="7D68FB1B" w:rsidR="00012899" w:rsidRPr="00934E1E" w:rsidRDefault="00012899">
      <w:pPr>
        <w:pStyle w:val="Kommentartext"/>
        <w:rPr>
          <w:lang w:val="de-DE"/>
        </w:rPr>
      </w:pPr>
      <w:r>
        <w:rPr>
          <w:rStyle w:val="Kommentarzeichen"/>
        </w:rPr>
        <w:annotationRef/>
      </w:r>
      <w:r w:rsidRPr="00934E1E">
        <w:rPr>
          <w:lang w:val="de-DE"/>
        </w:rPr>
        <w:t xml:space="preserve">“… </w:t>
      </w:r>
      <w:proofErr w:type="spellStart"/>
      <w:r w:rsidRPr="00934E1E">
        <w:rPr>
          <w:lang w:val="de-DE"/>
        </w:rPr>
        <w:t>of</w:t>
      </w:r>
      <w:proofErr w:type="spellEnd"/>
      <w:r w:rsidRPr="00934E1E">
        <w:rPr>
          <w:lang w:val="de-DE"/>
        </w:rPr>
        <w:t xml:space="preserve"> </w:t>
      </w:r>
      <w:proofErr w:type="spellStart"/>
      <w:r w:rsidRPr="00934E1E">
        <w:rPr>
          <w:lang w:val="de-DE"/>
        </w:rPr>
        <w:t>sex</w:t>
      </w:r>
      <w:proofErr w:type="spellEnd"/>
      <w:r w:rsidRPr="00934E1E">
        <w:rPr>
          <w:lang w:val="de-DE"/>
        </w:rPr>
        <w:t xml:space="preserve"> </w:t>
      </w:r>
      <w:proofErr w:type="spellStart"/>
      <w:r w:rsidRPr="00934E1E">
        <w:rPr>
          <w:lang w:val="de-DE"/>
        </w:rPr>
        <w:t>alone</w:t>
      </w:r>
      <w:proofErr w:type="spellEnd"/>
      <w:r w:rsidRPr="00934E1E">
        <w:rPr>
          <w:lang w:val="de-DE"/>
        </w:rPr>
        <w:t>.</w:t>
      </w:r>
      <w:r>
        <w:rPr>
          <w:lang w:val="de-DE"/>
        </w:rPr>
        <w:t xml:space="preserve">.. </w:t>
      </w:r>
      <w:r w:rsidRPr="00934E1E">
        <w:rPr>
          <w:lang w:val="de-DE"/>
        </w:rPr>
        <w:t>”, oder</w:t>
      </w:r>
      <w:r>
        <w:rPr>
          <w:lang w:val="de-DE"/>
        </w:rPr>
        <w:t>?</w:t>
      </w:r>
    </w:p>
  </w:comment>
  <w:comment w:id="24" w:author="Lisa" w:date="2022-10-21T13:18:00Z" w:initials="L">
    <w:p w14:paraId="15E54B42" w14:textId="77777777" w:rsidR="00012899" w:rsidRPr="00D200FA" w:rsidRDefault="00012899">
      <w:pPr>
        <w:pStyle w:val="Kommentartext"/>
        <w:rPr>
          <w:lang w:val="de-DE"/>
        </w:rPr>
      </w:pPr>
      <w:r>
        <w:rPr>
          <w:rStyle w:val="Kommentarzeichen"/>
        </w:rPr>
        <w:annotationRef/>
      </w:r>
      <w:r w:rsidRPr="00D200FA">
        <w:rPr>
          <w:lang w:val="de-DE"/>
        </w:rPr>
        <w:t>Hier bin ich mir nicht sicher, ob die Aussage zu gewagt ist.</w:t>
      </w:r>
    </w:p>
    <w:p w14:paraId="0C9347D0" w14:textId="77777777" w:rsidR="00012899" w:rsidRDefault="00012899">
      <w:pPr>
        <w:pStyle w:val="Kommentartext"/>
        <w:rPr>
          <w:lang w:val="de-DE"/>
        </w:rPr>
      </w:pPr>
      <w:proofErr w:type="spellStart"/>
      <w:r w:rsidRPr="00D200FA">
        <w:rPr>
          <w:lang w:val="de-DE"/>
        </w:rPr>
        <w:t>Vlt</w:t>
      </w:r>
      <w:proofErr w:type="spellEnd"/>
      <w:r w:rsidRPr="00D200FA">
        <w:rPr>
          <w:lang w:val="de-DE"/>
        </w:rPr>
        <w:t>. Eher zum Schluss etwas in die Richtung schrei</w:t>
      </w:r>
      <w:r>
        <w:rPr>
          <w:lang w:val="de-DE"/>
        </w:rPr>
        <w:t>ben, dass zukünftige Studien wichtig sind, die die sex-</w:t>
      </w:r>
      <w:proofErr w:type="spellStart"/>
      <w:r>
        <w:rPr>
          <w:lang w:val="de-DE"/>
        </w:rPr>
        <w:t>specific</w:t>
      </w:r>
      <w:proofErr w:type="spellEnd"/>
      <w:r>
        <w:rPr>
          <w:lang w:val="de-DE"/>
        </w:rPr>
        <w:t xml:space="preserve"> Unterschiede näher beleuchten, auch im Hinblick auf sex-</w:t>
      </w:r>
      <w:proofErr w:type="spellStart"/>
      <w:r>
        <w:rPr>
          <w:lang w:val="de-DE"/>
        </w:rPr>
        <w:t>specific</w:t>
      </w:r>
      <w:proofErr w:type="spellEnd"/>
      <w:r>
        <w:rPr>
          <w:lang w:val="de-DE"/>
        </w:rPr>
        <w:t xml:space="preserve"> </w:t>
      </w:r>
      <w:proofErr w:type="spellStart"/>
      <w:r>
        <w:rPr>
          <w:lang w:val="de-DE"/>
        </w:rPr>
        <w:t>medicine</w:t>
      </w:r>
      <w:proofErr w:type="spellEnd"/>
      <w:r>
        <w:rPr>
          <w:lang w:val="de-DE"/>
        </w:rPr>
        <w:t xml:space="preserve">. </w:t>
      </w:r>
    </w:p>
    <w:p w14:paraId="66EA3821" w14:textId="1B8EE7E5" w:rsidR="00012899" w:rsidRPr="00D200FA" w:rsidRDefault="00012899">
      <w:pPr>
        <w:pStyle w:val="Kommentartext"/>
        <w:rPr>
          <w:lang w:val="de-DE"/>
        </w:rPr>
      </w:pPr>
      <w:r>
        <w:rPr>
          <w:lang w:val="de-DE"/>
        </w:rPr>
        <w:t xml:space="preserve">Gern auch etwas angeben wie toll und wichtig die Studie ist! ;-) </w:t>
      </w:r>
    </w:p>
  </w:comment>
  <w:comment w:id="25" w:author="Smaczny, Stefan" w:date="2022-10-24T14:47:00Z" w:initials="SS">
    <w:p w14:paraId="29193217" w14:textId="055A9B8E" w:rsidR="00012899" w:rsidRDefault="00012899">
      <w:pPr>
        <w:pStyle w:val="Kommentartext"/>
      </w:pPr>
      <w:r>
        <w:rPr>
          <w:rStyle w:val="Kommentarzeichen"/>
        </w:rPr>
        <w:annotationRef/>
      </w:r>
      <w:r>
        <w:t xml:space="preserve">… </w:t>
      </w:r>
      <w:proofErr w:type="spellStart"/>
      <w:proofErr w:type="gramStart"/>
      <w:r>
        <w:t>vielleicht</w:t>
      </w:r>
      <w:proofErr w:type="spellEnd"/>
      <w:proofErr w:type="gramEnd"/>
      <w:r>
        <w:t xml:space="preserve"> </w:t>
      </w:r>
      <w:proofErr w:type="spellStart"/>
      <w:r>
        <w:t>sowas</w:t>
      </w:r>
      <w:proofErr w:type="spellEnd"/>
      <w:r>
        <w:t xml:space="preserve"> </w:t>
      </w:r>
      <w:proofErr w:type="spellStart"/>
      <w:r>
        <w:t>wie</w:t>
      </w:r>
      <w:proofErr w:type="spellEnd"/>
      <w:r>
        <w:t xml:space="preserve"> “(…), which might partially explain sex differences in the occurrence of disconnection syndromes such as neglect”… </w:t>
      </w:r>
      <w:proofErr w:type="spellStart"/>
      <w:r>
        <w:t>ist</w:t>
      </w:r>
      <w:proofErr w:type="spellEnd"/>
      <w:r>
        <w:t xml:space="preserve"> das </w:t>
      </w:r>
      <w:proofErr w:type="spellStart"/>
      <w:r>
        <w:t>verständlich</w:t>
      </w:r>
      <w:proofErr w:type="spellEnd"/>
      <w:r>
        <w:t xml:space="preserve">? </w:t>
      </w:r>
    </w:p>
  </w:comment>
  <w:comment w:id="60" w:author="Lisa" w:date="2022-10-21T17:40:00Z" w:initials="L">
    <w:p w14:paraId="196D37F9" w14:textId="5C9F0895" w:rsidR="00012899" w:rsidRPr="00572270" w:rsidRDefault="00012899">
      <w:pPr>
        <w:pStyle w:val="Kommentartext"/>
        <w:rPr>
          <w:lang w:val="de-DE"/>
        </w:rPr>
      </w:pPr>
      <w:r>
        <w:rPr>
          <w:rStyle w:val="Kommentarzeichen"/>
        </w:rPr>
        <w:annotationRef/>
      </w:r>
      <w:r w:rsidRPr="00572270">
        <w:rPr>
          <w:lang w:val="de-DE"/>
        </w:rPr>
        <w:t xml:space="preserve">Wurde hier nicht der </w:t>
      </w:r>
      <w:proofErr w:type="spellStart"/>
      <w:r w:rsidRPr="00572270">
        <w:rPr>
          <w:lang w:val="de-DE"/>
        </w:rPr>
        <w:t>Liebermeister</w:t>
      </w:r>
      <w:proofErr w:type="spellEnd"/>
      <w:r w:rsidRPr="00572270">
        <w:rPr>
          <w:lang w:val="de-DE"/>
        </w:rPr>
        <w:t xml:space="preserve"> T</w:t>
      </w:r>
      <w:r>
        <w:rPr>
          <w:lang w:val="de-DE"/>
        </w:rPr>
        <w:t>est angewandt?</w:t>
      </w:r>
    </w:p>
  </w:comment>
  <w:comment w:id="61" w:author="Lisa" w:date="2022-10-21T17:42:00Z" w:initials="L">
    <w:p w14:paraId="3CDDB15A" w14:textId="2C7E639E" w:rsidR="00012899" w:rsidRPr="00572270" w:rsidRDefault="00012899">
      <w:pPr>
        <w:pStyle w:val="Kommentartext"/>
        <w:rPr>
          <w:lang w:val="en-US"/>
        </w:rPr>
      </w:pPr>
      <w:r>
        <w:rPr>
          <w:rStyle w:val="Kommentarzeichen"/>
        </w:rPr>
        <w:annotationRef/>
      </w:r>
      <w:r w:rsidRPr="00572270">
        <w:rPr>
          <w:lang w:val="de-DE"/>
        </w:rPr>
        <w:t xml:space="preserve">Ich finde, dass das leider nicht ganz sauber </w:t>
      </w:r>
      <w:r>
        <w:rPr>
          <w:lang w:val="de-DE"/>
        </w:rPr>
        <w:t xml:space="preserve">formuliert ist (siehe andere Kommentare zu dieser </w:t>
      </w:r>
      <w:proofErr w:type="spellStart"/>
      <w:r>
        <w:rPr>
          <w:lang w:val="de-DE"/>
        </w:rPr>
        <w:t>thematik</w:t>
      </w:r>
      <w:proofErr w:type="spellEnd"/>
      <w:r>
        <w:rPr>
          <w:lang w:val="de-DE"/>
        </w:rPr>
        <w:t xml:space="preserve">). 1) Wenn, dann statistisch unterschiedlich (unterschiedlich sind die </w:t>
      </w:r>
      <w:proofErr w:type="spellStart"/>
      <w:r>
        <w:rPr>
          <w:lang w:val="de-DE"/>
        </w:rPr>
        <w:t>lesion</w:t>
      </w:r>
      <w:proofErr w:type="spellEnd"/>
      <w:r>
        <w:rPr>
          <w:lang w:val="de-DE"/>
        </w:rPr>
        <w:t xml:space="preserve"> </w:t>
      </w:r>
      <w:proofErr w:type="spellStart"/>
      <w:r>
        <w:rPr>
          <w:lang w:val="de-DE"/>
        </w:rPr>
        <w:t>overlaps</w:t>
      </w:r>
      <w:proofErr w:type="spellEnd"/>
      <w:r>
        <w:rPr>
          <w:lang w:val="de-DE"/>
        </w:rPr>
        <w:t xml:space="preserve"> ja, oder nicht?). 2) Streng genommen sagt die Analyse, ob ein </w:t>
      </w:r>
      <w:proofErr w:type="spellStart"/>
      <w:r>
        <w:rPr>
          <w:lang w:val="de-DE"/>
        </w:rPr>
        <w:t>Voxel</w:t>
      </w:r>
      <w:proofErr w:type="spellEnd"/>
      <w:r>
        <w:rPr>
          <w:lang w:val="de-DE"/>
        </w:rPr>
        <w:t xml:space="preserve"> statistisch öfter bei Frauen/Männern geschädigt ist. </w:t>
      </w:r>
      <w:r w:rsidRPr="00572270">
        <w:rPr>
          <w:lang w:val="en-US"/>
        </w:rPr>
        <w:t>„This was done to investigate whether there are specific voxels that are more often lesioned in women or men, r</w:t>
      </w:r>
      <w:r>
        <w:rPr>
          <w:lang w:val="en-US"/>
        </w:rPr>
        <w:t>espectively.”</w:t>
      </w:r>
    </w:p>
  </w:comment>
  <w:comment w:id="62" w:author="Smaczny, Stefan" w:date="2022-10-24T14:56:00Z" w:initials="SS">
    <w:p w14:paraId="11EFF1E5" w14:textId="469B4509" w:rsidR="00012899" w:rsidRPr="002B52B4" w:rsidRDefault="00012899">
      <w:pPr>
        <w:pStyle w:val="Kommentartext"/>
        <w:rPr>
          <w:lang w:val="de-DE"/>
        </w:rPr>
      </w:pPr>
      <w:r>
        <w:rPr>
          <w:rStyle w:val="Kommentarzeichen"/>
        </w:rPr>
        <w:annotationRef/>
      </w:r>
      <w:r w:rsidRPr="002B52B4">
        <w:rPr>
          <w:lang w:val="de-DE"/>
        </w:rPr>
        <w:t>Stimmt. “</w:t>
      </w:r>
      <w:proofErr w:type="spellStart"/>
      <w:r w:rsidRPr="002B52B4">
        <w:rPr>
          <w:lang w:val="de-DE"/>
        </w:rPr>
        <w:t>Lesion</w:t>
      </w:r>
      <w:proofErr w:type="spellEnd"/>
      <w:r w:rsidRPr="002B52B4">
        <w:rPr>
          <w:lang w:val="de-DE"/>
        </w:rPr>
        <w:t xml:space="preserve"> </w:t>
      </w:r>
      <w:proofErr w:type="spellStart"/>
      <w:r w:rsidRPr="002B52B4">
        <w:rPr>
          <w:lang w:val="de-DE"/>
        </w:rPr>
        <w:t>patterns</w:t>
      </w:r>
      <w:proofErr w:type="spellEnd"/>
      <w:r w:rsidRPr="002B52B4">
        <w:rPr>
          <w:lang w:val="de-DE"/>
        </w:rPr>
        <w:t xml:space="preserve">” ist zwar im </w:t>
      </w:r>
      <w:r>
        <w:rPr>
          <w:lang w:val="de-DE"/>
        </w:rPr>
        <w:t xml:space="preserve">Prinzip, was uns ‚inhaltlich‘ interessiert, aber wir </w:t>
      </w:r>
      <w:proofErr w:type="spellStart"/>
      <w:r>
        <w:rPr>
          <w:lang w:val="de-DE"/>
        </w:rPr>
        <w:t>utnersuchen</w:t>
      </w:r>
      <w:proofErr w:type="spellEnd"/>
      <w:r>
        <w:rPr>
          <w:lang w:val="de-DE"/>
        </w:rPr>
        <w:t xml:space="preserve"> ja individuelle </w:t>
      </w:r>
      <w:proofErr w:type="spellStart"/>
      <w:r>
        <w:rPr>
          <w:lang w:val="de-DE"/>
        </w:rPr>
        <w:t>Voxels</w:t>
      </w:r>
      <w:proofErr w:type="spellEnd"/>
      <w:r>
        <w:rPr>
          <w:lang w:val="de-DE"/>
        </w:rPr>
        <w:t xml:space="preserve">. </w:t>
      </w:r>
    </w:p>
  </w:comment>
  <w:comment w:id="67" w:author="Smaczny, Stefan" w:date="2022-10-24T15:00:00Z" w:initials="SS">
    <w:p w14:paraId="349C271A" w14:textId="2032318A" w:rsidR="00012899" w:rsidRPr="007C36DF" w:rsidRDefault="00012899">
      <w:pPr>
        <w:pStyle w:val="Kommentartext"/>
        <w:rPr>
          <w:lang w:val="de-DE"/>
        </w:rPr>
      </w:pPr>
      <w:r>
        <w:rPr>
          <w:rStyle w:val="Kommentarzeichen"/>
        </w:rPr>
        <w:annotationRef/>
      </w:r>
      <w:r w:rsidRPr="007C36DF">
        <w:rPr>
          <w:lang w:val="de-DE"/>
        </w:rPr>
        <w:t xml:space="preserve">Hier ist es ähnlich wie oben. </w:t>
      </w:r>
      <w:r>
        <w:rPr>
          <w:lang w:val="de-DE"/>
        </w:rPr>
        <w:t>Und bedenken, dass du hier nicht mehr „</w:t>
      </w:r>
      <w:proofErr w:type="spellStart"/>
      <w:r>
        <w:rPr>
          <w:lang w:val="de-DE"/>
        </w:rPr>
        <w:t>damaged</w:t>
      </w:r>
      <w:proofErr w:type="spellEnd"/>
      <w:r>
        <w:rPr>
          <w:lang w:val="de-DE"/>
        </w:rPr>
        <w:t xml:space="preserve">“ </w:t>
      </w:r>
      <w:proofErr w:type="spellStart"/>
      <w:r>
        <w:rPr>
          <w:lang w:val="de-DE"/>
        </w:rPr>
        <w:t>vs</w:t>
      </w:r>
      <w:proofErr w:type="spellEnd"/>
      <w:r>
        <w:rPr>
          <w:lang w:val="de-DE"/>
        </w:rPr>
        <w:t xml:space="preserve"> „non-</w:t>
      </w:r>
      <w:proofErr w:type="spellStart"/>
      <w:r>
        <w:rPr>
          <w:lang w:val="de-DE"/>
        </w:rPr>
        <w:t>damaged</w:t>
      </w:r>
      <w:proofErr w:type="spellEnd"/>
      <w:r>
        <w:rPr>
          <w:lang w:val="de-DE"/>
        </w:rPr>
        <w:t xml:space="preserve">“ hast, sondern betonen, dass jetzt </w:t>
      </w:r>
      <w:proofErr w:type="spellStart"/>
      <w:r>
        <w:rPr>
          <w:lang w:val="de-DE"/>
        </w:rPr>
        <w:t>Voxel</w:t>
      </w:r>
      <w:proofErr w:type="spellEnd"/>
      <w:r>
        <w:rPr>
          <w:lang w:val="de-DE"/>
        </w:rPr>
        <w:t xml:space="preserve"> einen kontinuierlichen </w:t>
      </w:r>
      <w:proofErr w:type="spellStart"/>
      <w:r>
        <w:rPr>
          <w:lang w:val="de-DE"/>
        </w:rPr>
        <w:t>Diskonnektionswert</w:t>
      </w:r>
      <w:proofErr w:type="spellEnd"/>
      <w:r>
        <w:rPr>
          <w:lang w:val="de-DE"/>
        </w:rPr>
        <w:t xml:space="preserve"> haben </w:t>
      </w:r>
    </w:p>
  </w:comment>
  <w:comment w:id="79" w:author="Lisa" w:date="2022-10-21T13:52:00Z" w:initials="L">
    <w:p w14:paraId="4A38D683" w14:textId="6E8E63A4" w:rsidR="00012899" w:rsidRPr="00F34438" w:rsidRDefault="00012899">
      <w:pPr>
        <w:pStyle w:val="Kommentartext"/>
        <w:rPr>
          <w:lang w:val="de-DE"/>
        </w:rPr>
      </w:pPr>
      <w:r>
        <w:rPr>
          <w:rStyle w:val="Kommentarzeichen"/>
        </w:rPr>
        <w:annotationRef/>
      </w:r>
      <w:r w:rsidRPr="00F34438">
        <w:rPr>
          <w:lang w:val="de-DE"/>
        </w:rPr>
        <w:t xml:space="preserve">Stimmt nicht mit den Abkürzungen in der </w:t>
      </w:r>
      <w:r>
        <w:rPr>
          <w:lang w:val="de-DE"/>
        </w:rPr>
        <w:t>Grafik überein. (Am besten die in der Grafik ändern).</w:t>
      </w:r>
    </w:p>
  </w:comment>
  <w:comment w:id="81" w:author="Lisa" w:date="2022-10-21T14:05:00Z" w:initials="L">
    <w:p w14:paraId="08B31833" w14:textId="4E4DCFDF" w:rsidR="00012899" w:rsidRPr="00C914E7" w:rsidRDefault="00012899">
      <w:pPr>
        <w:pStyle w:val="Kommentartext"/>
        <w:rPr>
          <w:lang w:val="de-DE"/>
        </w:rPr>
      </w:pPr>
      <w:r>
        <w:rPr>
          <w:rStyle w:val="Kommentarzeichen"/>
        </w:rPr>
        <w:annotationRef/>
      </w:r>
      <w:r w:rsidRPr="00C914E7">
        <w:rPr>
          <w:lang w:val="de-DE"/>
        </w:rPr>
        <w:t xml:space="preserve">Manchmal verwendest du ein kleines n und manchmal ein großes </w:t>
      </w:r>
      <w:r>
        <w:rPr>
          <w:lang w:val="de-DE"/>
        </w:rPr>
        <w:t>N für die Stichprobengrößen (Text und Grafiken).</w:t>
      </w:r>
    </w:p>
  </w:comment>
  <w:comment w:id="85" w:author="Lisa" w:date="2022-10-21T13:56:00Z" w:initials="L">
    <w:p w14:paraId="76C83685" w14:textId="72EC0752" w:rsidR="00012899" w:rsidRPr="004B73EA" w:rsidRDefault="00012899">
      <w:pPr>
        <w:pStyle w:val="Kommentartext"/>
        <w:rPr>
          <w:lang w:val="de-DE"/>
        </w:rPr>
      </w:pPr>
      <w:r>
        <w:rPr>
          <w:rStyle w:val="Kommentarzeichen"/>
        </w:rPr>
        <w:annotationRef/>
      </w:r>
      <w:r w:rsidRPr="004B73EA">
        <w:rPr>
          <w:lang w:val="de-DE"/>
        </w:rPr>
        <w:t>Die F</w:t>
      </w:r>
      <w:r>
        <w:rPr>
          <w:lang w:val="de-DE"/>
        </w:rPr>
        <w:t>arbskalen</w:t>
      </w:r>
      <w:r w:rsidRPr="004B73EA">
        <w:rPr>
          <w:lang w:val="de-DE"/>
        </w:rPr>
        <w:t xml:space="preserve"> kann man leider nur schlecht ablesen. </w:t>
      </w:r>
      <w:r>
        <w:rPr>
          <w:lang w:val="de-DE"/>
        </w:rPr>
        <w:t xml:space="preserve">Würde nicht eine Skala für alle </w:t>
      </w:r>
      <w:proofErr w:type="spellStart"/>
      <w:r>
        <w:rPr>
          <w:lang w:val="de-DE"/>
        </w:rPr>
        <w:t>Subplots</w:t>
      </w:r>
      <w:proofErr w:type="spellEnd"/>
      <w:r>
        <w:rPr>
          <w:lang w:val="de-DE"/>
        </w:rPr>
        <w:t xml:space="preserve"> genügen?</w:t>
      </w:r>
    </w:p>
  </w:comment>
  <w:comment w:id="87" w:author="Lisa" w:date="2022-10-21T14:00:00Z" w:initials="L">
    <w:p w14:paraId="28F45664" w14:textId="6FCDD006" w:rsidR="00012899" w:rsidRPr="00D07314" w:rsidRDefault="00012899">
      <w:pPr>
        <w:pStyle w:val="Kommentartext"/>
        <w:rPr>
          <w:lang w:val="de-DE"/>
        </w:rPr>
      </w:pPr>
      <w:r>
        <w:rPr>
          <w:rStyle w:val="Kommentarzeichen"/>
        </w:rPr>
        <w:annotationRef/>
      </w:r>
      <w:proofErr w:type="spellStart"/>
      <w:r w:rsidRPr="00D07314">
        <w:rPr>
          <w:lang w:val="de-DE"/>
        </w:rPr>
        <w:t>Evt</w:t>
      </w:r>
      <w:proofErr w:type="spellEnd"/>
      <w:r w:rsidRPr="00D07314">
        <w:rPr>
          <w:lang w:val="de-DE"/>
        </w:rPr>
        <w:t>. Würden Pfeile</w:t>
      </w:r>
      <w:r>
        <w:rPr>
          <w:lang w:val="de-DE"/>
        </w:rPr>
        <w:t>/Kringel</w:t>
      </w:r>
      <w:r w:rsidRPr="00D07314">
        <w:rPr>
          <w:lang w:val="de-DE"/>
        </w:rPr>
        <w:t xml:space="preserve"> helfen, die </w:t>
      </w:r>
      <w:proofErr w:type="spellStart"/>
      <w:r w:rsidRPr="00D07314">
        <w:rPr>
          <w:lang w:val="de-DE"/>
        </w:rPr>
        <w:t>V</w:t>
      </w:r>
      <w:r>
        <w:rPr>
          <w:lang w:val="de-DE"/>
        </w:rPr>
        <w:t>oxel</w:t>
      </w:r>
      <w:proofErr w:type="spellEnd"/>
      <w:r>
        <w:rPr>
          <w:lang w:val="de-DE"/>
        </w:rPr>
        <w:t xml:space="preserve"> besser zu finden (ich sehe nicht auf allen Slices rote </w:t>
      </w:r>
      <w:proofErr w:type="spellStart"/>
      <w:r>
        <w:rPr>
          <w:lang w:val="de-DE"/>
        </w:rPr>
        <w:t>Voxel</w:t>
      </w:r>
      <w:proofErr w:type="spellEnd"/>
      <w:r>
        <w:rPr>
          <w:lang w:val="de-DE"/>
        </w:rPr>
        <w:t>?)</w:t>
      </w:r>
    </w:p>
  </w:comment>
  <w:comment w:id="88" w:author="Smaczny, Stefan" w:date="2022-10-24T15:07:00Z" w:initials="SS">
    <w:p w14:paraId="3FCD3CD0" w14:textId="3D3539C0" w:rsidR="00012899" w:rsidRPr="007C36DF" w:rsidRDefault="00012899">
      <w:pPr>
        <w:pStyle w:val="Kommentartext"/>
        <w:rPr>
          <w:lang w:val="de-DE"/>
        </w:rPr>
      </w:pPr>
      <w:r>
        <w:rPr>
          <w:rStyle w:val="Kommentarzeichen"/>
        </w:rPr>
        <w:annotationRef/>
      </w:r>
      <w:r w:rsidRPr="007C36DF">
        <w:rPr>
          <w:lang w:val="de-DE"/>
        </w:rPr>
        <w:t xml:space="preserve">Gut, man kann reinzoomen. Aber es den </w:t>
      </w:r>
      <w:r>
        <w:rPr>
          <w:lang w:val="de-DE"/>
        </w:rPr>
        <w:t xml:space="preserve">Lesenden besonders einfach zu machen, ist immer gut </w:t>
      </w:r>
      <w:r w:rsidRPr="007C36DF">
        <w:rPr>
          <w:lang w:val="de-DE"/>
        </w:rPr>
        <w:sym w:font="Wingdings" w:char="F04A"/>
      </w:r>
    </w:p>
  </w:comment>
  <w:comment w:id="92" w:author="Lisa" w:date="2022-10-21T14:03:00Z" w:initials="L">
    <w:p w14:paraId="619988EE" w14:textId="251D0CEA" w:rsidR="00012899" w:rsidRPr="00934E1E" w:rsidRDefault="00012899">
      <w:pPr>
        <w:pStyle w:val="Kommentartext"/>
        <w:rPr>
          <w:lang w:val="de-DE"/>
        </w:rPr>
      </w:pPr>
      <w:r>
        <w:rPr>
          <w:rStyle w:val="Kommentarzeichen"/>
        </w:rPr>
        <w:annotationRef/>
      </w:r>
      <w:r w:rsidRPr="00934E1E">
        <w:rPr>
          <w:lang w:val="de-DE"/>
        </w:rPr>
        <w:t>Ähnlich zu oben.</w:t>
      </w:r>
    </w:p>
  </w:comment>
  <w:comment w:id="96" w:author="Lisa" w:date="2022-10-21T14:08:00Z" w:initials="L">
    <w:p w14:paraId="6D56CD45" w14:textId="6C8A4780" w:rsidR="00012899" w:rsidRPr="004A460C" w:rsidRDefault="00012899">
      <w:pPr>
        <w:pStyle w:val="Kommentartext"/>
        <w:rPr>
          <w:lang w:val="de-DE"/>
        </w:rPr>
      </w:pPr>
      <w:r>
        <w:rPr>
          <w:rStyle w:val="Kommentarzeichen"/>
        </w:rPr>
        <w:annotationRef/>
      </w:r>
      <w:proofErr w:type="spellStart"/>
      <w:r w:rsidRPr="004A460C">
        <w:rPr>
          <w:lang w:val="de-DE"/>
        </w:rPr>
        <w:t>Significant</w:t>
      </w:r>
      <w:proofErr w:type="spellEnd"/>
      <w:r w:rsidRPr="004A460C">
        <w:rPr>
          <w:lang w:val="de-DE"/>
        </w:rPr>
        <w:t xml:space="preserve"> </w:t>
      </w:r>
      <w:proofErr w:type="spellStart"/>
      <w:r w:rsidRPr="004A460C">
        <w:rPr>
          <w:lang w:val="de-DE"/>
        </w:rPr>
        <w:t>of</w:t>
      </w:r>
      <w:proofErr w:type="spellEnd"/>
      <w:r w:rsidRPr="004A460C">
        <w:rPr>
          <w:lang w:val="de-DE"/>
        </w:rPr>
        <w:t xml:space="preserve"> </w:t>
      </w:r>
      <w:proofErr w:type="spellStart"/>
      <w:r w:rsidRPr="004A460C">
        <w:rPr>
          <w:lang w:val="de-DE"/>
        </w:rPr>
        <w:t>what</w:t>
      </w:r>
      <w:proofErr w:type="spellEnd"/>
      <w:r w:rsidRPr="004A460C">
        <w:rPr>
          <w:lang w:val="de-DE"/>
        </w:rPr>
        <w:t xml:space="preserve">? Was für </w:t>
      </w:r>
      <w:proofErr w:type="spellStart"/>
      <w:r w:rsidRPr="004A460C">
        <w:rPr>
          <w:lang w:val="de-DE"/>
        </w:rPr>
        <w:t>disconnections</w:t>
      </w:r>
      <w:proofErr w:type="spellEnd"/>
      <w:r w:rsidRPr="004A460C">
        <w:rPr>
          <w:lang w:val="de-DE"/>
        </w:rPr>
        <w:t xml:space="preserve"> sind hier dargestellt</w:t>
      </w:r>
      <w:r>
        <w:rPr>
          <w:lang w:val="de-DE"/>
        </w:rPr>
        <w:t xml:space="preserve"> (</w:t>
      </w:r>
      <w:proofErr w:type="spellStart"/>
      <w:r>
        <w:rPr>
          <w:lang w:val="de-DE"/>
        </w:rPr>
        <w:t>associated</w:t>
      </w:r>
      <w:proofErr w:type="spellEnd"/>
      <w:r>
        <w:rPr>
          <w:lang w:val="de-DE"/>
        </w:rPr>
        <w:t xml:space="preserve"> </w:t>
      </w:r>
      <w:proofErr w:type="spellStart"/>
      <w:r>
        <w:rPr>
          <w:lang w:val="de-DE"/>
        </w:rPr>
        <w:t>with</w:t>
      </w:r>
      <w:proofErr w:type="spellEnd"/>
      <w:r>
        <w:rPr>
          <w:lang w:val="de-DE"/>
        </w:rPr>
        <w:t xml:space="preserve"> …)</w:t>
      </w:r>
      <w:r w:rsidRPr="004A460C">
        <w:rPr>
          <w:lang w:val="de-DE"/>
        </w:rPr>
        <w:t>? (Legende sollte für sich stehen.</w:t>
      </w:r>
      <w:r>
        <w:rPr>
          <w:lang w:val="de-DE"/>
        </w:rPr>
        <w:t>) Wenn möglich, auch gern noch einen zweiten Blickwinkel zeigen.</w:t>
      </w:r>
    </w:p>
  </w:comment>
  <w:comment w:id="98" w:author="Lisa" w:date="2022-10-21T14:16:00Z" w:initials="L">
    <w:p w14:paraId="5C1A8C32" w14:textId="68028561" w:rsidR="00012899" w:rsidRPr="00351BCE" w:rsidRDefault="00012899">
      <w:pPr>
        <w:pStyle w:val="Kommentartext"/>
        <w:rPr>
          <w:lang w:val="de-DE"/>
        </w:rPr>
      </w:pPr>
      <w:r>
        <w:rPr>
          <w:rStyle w:val="Kommentarzeichen"/>
        </w:rPr>
        <w:annotationRef/>
      </w:r>
      <w:r w:rsidRPr="00351BCE">
        <w:rPr>
          <w:lang w:val="de-DE"/>
        </w:rPr>
        <w:t>Ich würde hier</w:t>
      </w:r>
      <w:r>
        <w:rPr>
          <w:lang w:val="de-DE"/>
        </w:rPr>
        <w:t xml:space="preserve"> noch kurz erklären, was du mit ROI meinst. </w:t>
      </w:r>
      <w:proofErr w:type="spellStart"/>
      <w:r>
        <w:rPr>
          <w:lang w:val="de-DE"/>
        </w:rPr>
        <w:t>Node</w:t>
      </w:r>
      <w:proofErr w:type="spellEnd"/>
      <w:r>
        <w:rPr>
          <w:lang w:val="de-DE"/>
        </w:rPr>
        <w:t xml:space="preserve"> ist ja die Region des BN246-Atlas, und ROI dann alle </w:t>
      </w:r>
      <w:proofErr w:type="spellStart"/>
      <w:r>
        <w:rPr>
          <w:lang w:val="de-DE"/>
        </w:rPr>
        <w:t>nodes</w:t>
      </w:r>
      <w:proofErr w:type="spellEnd"/>
      <w:r>
        <w:rPr>
          <w:lang w:val="de-DE"/>
        </w:rPr>
        <w:t xml:space="preserve"> einer übergeordneten Region zusammengefasst, oder?</w:t>
      </w:r>
    </w:p>
  </w:comment>
  <w:comment w:id="100" w:author="Lisa" w:date="2022-10-21T14:22:00Z" w:initials="L">
    <w:p w14:paraId="062CCB93" w14:textId="1C432540" w:rsidR="00012899" w:rsidRPr="00DB6EB3" w:rsidRDefault="00012899">
      <w:pPr>
        <w:pStyle w:val="Kommentartext"/>
        <w:rPr>
          <w:lang w:val="de-DE"/>
        </w:rPr>
      </w:pPr>
      <w:r>
        <w:rPr>
          <w:rStyle w:val="Kommentarzeichen"/>
        </w:rPr>
        <w:annotationRef/>
      </w:r>
      <w:r w:rsidRPr="00DB6EB3">
        <w:rPr>
          <w:lang w:val="de-DE"/>
        </w:rPr>
        <w:t xml:space="preserve">Auch das würde ich genauer erklären. </w:t>
      </w:r>
      <w:r>
        <w:rPr>
          <w:lang w:val="de-DE"/>
        </w:rPr>
        <w:t xml:space="preserve">Der </w:t>
      </w:r>
      <w:proofErr w:type="spellStart"/>
      <w:r>
        <w:rPr>
          <w:lang w:val="de-DE"/>
        </w:rPr>
        <w:t>Wilcoxon</w:t>
      </w:r>
      <w:proofErr w:type="spellEnd"/>
      <w:r>
        <w:rPr>
          <w:lang w:val="de-DE"/>
        </w:rPr>
        <w:t xml:space="preserve"> </w:t>
      </w:r>
      <w:proofErr w:type="spellStart"/>
      <w:r>
        <w:rPr>
          <w:lang w:val="de-DE"/>
        </w:rPr>
        <w:t>test</w:t>
      </w:r>
      <w:proofErr w:type="spellEnd"/>
      <w:r>
        <w:rPr>
          <w:lang w:val="de-DE"/>
        </w:rPr>
        <w:t xml:space="preserve"> schaut ja </w:t>
      </w:r>
      <w:proofErr w:type="spellStart"/>
      <w:r>
        <w:rPr>
          <w:lang w:val="de-DE"/>
        </w:rPr>
        <w:t>ach</w:t>
      </w:r>
      <w:proofErr w:type="spellEnd"/>
      <w:r>
        <w:rPr>
          <w:lang w:val="de-DE"/>
        </w:rPr>
        <w:t xml:space="preserve"> einer Assoziation zwischen Disconnection score und Geschlecht (0/1). </w:t>
      </w:r>
      <w:r w:rsidRPr="00DB6EB3">
        <w:rPr>
          <w:lang w:val="de-DE"/>
        </w:rPr>
        <w:t>Wenn du also die „</w:t>
      </w:r>
      <w:proofErr w:type="spellStart"/>
      <w:r w:rsidRPr="00DB6EB3">
        <w:rPr>
          <w:lang w:val="de-DE"/>
        </w:rPr>
        <w:t>disconnections</w:t>
      </w:r>
      <w:proofErr w:type="spellEnd"/>
      <w:r w:rsidRPr="00DB6EB3">
        <w:rPr>
          <w:lang w:val="de-DE"/>
        </w:rPr>
        <w:t xml:space="preserve"> </w:t>
      </w:r>
      <w:proofErr w:type="spellStart"/>
      <w:r w:rsidRPr="00DB6EB3">
        <w:rPr>
          <w:lang w:val="de-DE"/>
        </w:rPr>
        <w:t>with</w:t>
      </w:r>
      <w:proofErr w:type="spellEnd"/>
      <w:r w:rsidRPr="00DB6EB3">
        <w:rPr>
          <w:lang w:val="de-DE"/>
        </w:rPr>
        <w:t xml:space="preserve"> </w:t>
      </w:r>
      <w:proofErr w:type="spellStart"/>
      <w:r w:rsidRPr="00DB6EB3">
        <w:rPr>
          <w:lang w:val="de-DE"/>
        </w:rPr>
        <w:t>the</w:t>
      </w:r>
      <w:proofErr w:type="spellEnd"/>
      <w:r w:rsidRPr="00DB6EB3">
        <w:rPr>
          <w:lang w:val="de-DE"/>
        </w:rPr>
        <w:t xml:space="preserve"> 10 </w:t>
      </w:r>
      <w:proofErr w:type="spellStart"/>
      <w:r w:rsidRPr="00DB6EB3">
        <w:rPr>
          <w:lang w:val="de-DE"/>
        </w:rPr>
        <w:t>highest</w:t>
      </w:r>
      <w:proofErr w:type="spellEnd"/>
      <w:r w:rsidRPr="00DB6EB3">
        <w:rPr>
          <w:lang w:val="de-DE"/>
        </w:rPr>
        <w:t xml:space="preserve"> z-</w:t>
      </w:r>
      <w:proofErr w:type="spellStart"/>
      <w:r w:rsidRPr="00DB6EB3">
        <w:rPr>
          <w:lang w:val="de-DE"/>
        </w:rPr>
        <w:t>values</w:t>
      </w:r>
      <w:proofErr w:type="spellEnd"/>
      <w:r w:rsidRPr="00DB6EB3">
        <w:rPr>
          <w:lang w:val="de-DE"/>
        </w:rPr>
        <w:t xml:space="preserve"> </w:t>
      </w:r>
      <w:proofErr w:type="spellStart"/>
      <w:r w:rsidRPr="00DB6EB3">
        <w:rPr>
          <w:lang w:val="de-DE"/>
        </w:rPr>
        <w:t>following</w:t>
      </w:r>
      <w:proofErr w:type="spellEnd"/>
      <w:r w:rsidRPr="00DB6EB3">
        <w:rPr>
          <w:lang w:val="de-DE"/>
        </w:rPr>
        <w:t xml:space="preserve"> </w:t>
      </w:r>
      <w:proofErr w:type="spellStart"/>
      <w:r>
        <w:rPr>
          <w:lang w:val="de-DE"/>
        </w:rPr>
        <w:t>the</w:t>
      </w:r>
      <w:proofErr w:type="spellEnd"/>
      <w:r>
        <w:rPr>
          <w:lang w:val="de-DE"/>
        </w:rPr>
        <w:t xml:space="preserve"> </w:t>
      </w:r>
      <w:proofErr w:type="spellStart"/>
      <w:r>
        <w:rPr>
          <w:lang w:val="de-DE"/>
        </w:rPr>
        <w:t>analysi</w:t>
      </w:r>
      <w:r w:rsidRPr="00DB6EB3">
        <w:rPr>
          <w:lang w:val="de-DE"/>
        </w:rPr>
        <w:t>s</w:t>
      </w:r>
      <w:proofErr w:type="spellEnd"/>
      <w:r w:rsidRPr="00DB6EB3">
        <w:rPr>
          <w:lang w:val="de-DE"/>
        </w:rPr>
        <w:t xml:space="preserve"> </w:t>
      </w:r>
      <w:proofErr w:type="spellStart"/>
      <w:r w:rsidRPr="00DB6EB3">
        <w:rPr>
          <w:lang w:val="de-DE"/>
        </w:rPr>
        <w:t>for</w:t>
      </w:r>
      <w:proofErr w:type="spellEnd"/>
      <w:r w:rsidRPr="00DB6EB3">
        <w:rPr>
          <w:lang w:val="de-DE"/>
        </w:rPr>
        <w:t xml:space="preserve"> </w:t>
      </w:r>
      <w:proofErr w:type="spellStart"/>
      <w:r w:rsidRPr="00DB6EB3">
        <w:rPr>
          <w:lang w:val="de-DE"/>
        </w:rPr>
        <w:t>the</w:t>
      </w:r>
      <w:proofErr w:type="spellEnd"/>
      <w:r w:rsidRPr="00DB6EB3">
        <w:rPr>
          <w:lang w:val="de-DE"/>
        </w:rPr>
        <w:t xml:space="preserve"> </w:t>
      </w:r>
      <w:proofErr w:type="spellStart"/>
      <w:r w:rsidRPr="00DB6EB3">
        <w:rPr>
          <w:lang w:val="de-DE"/>
        </w:rPr>
        <w:t>female</w:t>
      </w:r>
      <w:proofErr w:type="spellEnd"/>
      <w:r w:rsidRPr="00DB6EB3">
        <w:rPr>
          <w:lang w:val="de-DE"/>
        </w:rPr>
        <w:t xml:space="preserve"> </w:t>
      </w:r>
      <w:proofErr w:type="spellStart"/>
      <w:r w:rsidRPr="00DB6EB3">
        <w:rPr>
          <w:lang w:val="de-DE"/>
        </w:rPr>
        <w:t>and</w:t>
      </w:r>
      <w:proofErr w:type="spellEnd"/>
      <w:r w:rsidRPr="00DB6EB3">
        <w:rPr>
          <w:lang w:val="de-DE"/>
        </w:rPr>
        <w:t xml:space="preserve"> male </w:t>
      </w:r>
      <w:proofErr w:type="spellStart"/>
      <w:r w:rsidRPr="00DB6EB3">
        <w:rPr>
          <w:lang w:val="de-DE"/>
        </w:rPr>
        <w:t>subsamples</w:t>
      </w:r>
      <w:proofErr w:type="spellEnd"/>
      <w:r w:rsidRPr="00DB6EB3">
        <w:rPr>
          <w:lang w:val="de-DE"/>
        </w:rPr>
        <w:t xml:space="preserve">” darstellst, könnte man denken, du hast zwei separate Analysen gemacht. </w:t>
      </w:r>
      <w:r>
        <w:rPr>
          <w:lang w:val="de-DE"/>
        </w:rPr>
        <w:t>Du meinst aber, dass du jeweils die höchsten z-Werte berichtest, die der Analyse nach stärker mit Männern/Frauen assoziiert sind, richtig? (Also einen höheren Mittelwert bei Frauen/Männern haben.)</w:t>
      </w:r>
    </w:p>
  </w:comment>
  <w:comment w:id="103" w:author="Lisa" w:date="2022-10-21T14:34:00Z" w:initials="L">
    <w:p w14:paraId="2925548E" w14:textId="7F325E2F" w:rsidR="00012899" w:rsidRPr="00E16B96" w:rsidRDefault="00012899">
      <w:pPr>
        <w:pStyle w:val="Kommentartext"/>
        <w:rPr>
          <w:lang w:val="de-DE"/>
        </w:rPr>
      </w:pPr>
      <w:r>
        <w:rPr>
          <w:rStyle w:val="Kommentarzeichen"/>
        </w:rPr>
        <w:annotationRef/>
      </w:r>
      <w:r w:rsidRPr="00E16B96">
        <w:rPr>
          <w:lang w:val="de-DE"/>
        </w:rPr>
        <w:t>Wieso hast du die Beschreibung, dass die P</w:t>
      </w:r>
      <w:r>
        <w:rPr>
          <w:lang w:val="de-DE"/>
        </w:rPr>
        <w:t xml:space="preserve">rädiktion von Geschlecht </w:t>
      </w:r>
      <w:proofErr w:type="spellStart"/>
      <w:r>
        <w:rPr>
          <w:lang w:val="de-DE"/>
        </w:rPr>
        <w:t>below</w:t>
      </w:r>
      <w:proofErr w:type="spellEnd"/>
      <w:r>
        <w:rPr>
          <w:lang w:val="de-DE"/>
        </w:rPr>
        <w:t xml:space="preserve"> </w:t>
      </w:r>
      <w:proofErr w:type="spellStart"/>
      <w:r>
        <w:rPr>
          <w:lang w:val="de-DE"/>
        </w:rPr>
        <w:t>chance</w:t>
      </w:r>
      <w:proofErr w:type="spellEnd"/>
      <w:r>
        <w:rPr>
          <w:lang w:val="de-DE"/>
        </w:rPr>
        <w:t xml:space="preserve"> </w:t>
      </w:r>
      <w:proofErr w:type="spellStart"/>
      <w:r>
        <w:rPr>
          <w:lang w:val="de-DE"/>
        </w:rPr>
        <w:t>level</w:t>
      </w:r>
      <w:proofErr w:type="spellEnd"/>
      <w:r>
        <w:rPr>
          <w:lang w:val="de-DE"/>
        </w:rPr>
        <w:t xml:space="preserve"> war, nun weggelassen? Das ist für die Hauptstory wichtig. Außerdem war ja die Erklärung, was </w:t>
      </w:r>
      <w:proofErr w:type="spellStart"/>
      <w:r>
        <w:rPr>
          <w:lang w:val="de-DE"/>
        </w:rPr>
        <w:t>chance</w:t>
      </w:r>
      <w:proofErr w:type="spellEnd"/>
      <w:r>
        <w:rPr>
          <w:lang w:val="de-DE"/>
        </w:rPr>
        <w:t xml:space="preserve"> </w:t>
      </w:r>
      <w:proofErr w:type="spellStart"/>
      <w:r>
        <w:rPr>
          <w:lang w:val="de-DE"/>
        </w:rPr>
        <w:t>level</w:t>
      </w:r>
      <w:proofErr w:type="spellEnd"/>
      <w:r>
        <w:rPr>
          <w:lang w:val="de-DE"/>
        </w:rPr>
        <w:t xml:space="preserve"> bei einer zwei- und vier-Klassen Prädiktion ist wichtig (kann auch in die Tabellenbeschreibung rein).</w:t>
      </w:r>
    </w:p>
  </w:comment>
  <w:comment w:id="107" w:author="Lisa" w:date="2022-10-24T12:08:00Z" w:initials="L">
    <w:p w14:paraId="3417E46F" w14:textId="2E4D5BA4" w:rsidR="00012899" w:rsidRDefault="00012899">
      <w:pPr>
        <w:pStyle w:val="Kommentartext"/>
        <w:rPr>
          <w:lang w:val="de-DE"/>
        </w:rPr>
      </w:pPr>
      <w:r>
        <w:rPr>
          <w:rStyle w:val="Kommentarzeichen"/>
        </w:rPr>
        <w:annotationRef/>
      </w:r>
      <w:r w:rsidRPr="00F40934">
        <w:rPr>
          <w:lang w:val="de-DE"/>
        </w:rPr>
        <w:t>Ein paar Punkte, die aktuell noch fehlen, wir aber schon mündlich besprochen hatten</w:t>
      </w:r>
      <w:r>
        <w:rPr>
          <w:lang w:val="de-DE"/>
        </w:rPr>
        <w:t>:</w:t>
      </w:r>
    </w:p>
    <w:p w14:paraId="0DA7AFA1" w14:textId="77777777" w:rsidR="00012899" w:rsidRDefault="00012899" w:rsidP="00F40934">
      <w:pPr>
        <w:pStyle w:val="Kommentartext"/>
        <w:numPr>
          <w:ilvl w:val="0"/>
          <w:numId w:val="21"/>
        </w:numPr>
        <w:rPr>
          <w:lang w:val="de-DE"/>
        </w:rPr>
      </w:pPr>
      <w:r>
        <w:rPr>
          <w:lang w:val="de-DE"/>
        </w:rPr>
        <w:t xml:space="preserve">Auch, wenn wir teils keine signifikanten Ergebnisse erzielt haben und nicht sagen können, ob das sample dafür zu klein war, ist der Effekt dann anscheinend so klein, dass er vermutlich uninteressant ist, da 103 pro Gruppe ausreichend sein sollte für </w:t>
      </w:r>
      <w:proofErr w:type="spellStart"/>
      <w:r>
        <w:rPr>
          <w:lang w:val="de-DE"/>
        </w:rPr>
        <w:t>effects</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interest</w:t>
      </w:r>
      <w:proofErr w:type="spellEnd"/>
      <w:r>
        <w:rPr>
          <w:lang w:val="de-DE"/>
        </w:rPr>
        <w:t>.</w:t>
      </w:r>
    </w:p>
    <w:p w14:paraId="69C1E178" w14:textId="48B0F14A" w:rsidR="00012899" w:rsidRPr="00C64F28" w:rsidRDefault="00012899" w:rsidP="00C64F28">
      <w:pPr>
        <w:pStyle w:val="Kommentartext"/>
        <w:numPr>
          <w:ilvl w:val="0"/>
          <w:numId w:val="21"/>
        </w:numPr>
        <w:rPr>
          <w:lang w:val="en-US"/>
        </w:rPr>
      </w:pPr>
      <w:r>
        <w:rPr>
          <w:lang w:val="de-DE"/>
        </w:rPr>
        <w:t xml:space="preserve">Das hast du zwar angesprochen, aber </w:t>
      </w:r>
      <w:proofErr w:type="spellStart"/>
      <w:r>
        <w:rPr>
          <w:lang w:val="de-DE"/>
        </w:rPr>
        <w:t>vlt</w:t>
      </w:r>
      <w:proofErr w:type="spellEnd"/>
      <w:r>
        <w:rPr>
          <w:lang w:val="de-DE"/>
        </w:rPr>
        <w:t xml:space="preserve"> noch etwas konkretisieren: </w:t>
      </w:r>
      <w:r w:rsidRPr="00C64F28">
        <w:rPr>
          <w:lang w:val="de-DE"/>
        </w:rPr>
        <w:t xml:space="preserve">Disconnectivity </w:t>
      </w:r>
      <w:proofErr w:type="spellStart"/>
      <w:r w:rsidRPr="00C64F28">
        <w:rPr>
          <w:lang w:val="de-DE"/>
        </w:rPr>
        <w:t>matrices</w:t>
      </w:r>
      <w:proofErr w:type="spellEnd"/>
      <w:r w:rsidRPr="00C64F28">
        <w:rPr>
          <w:lang w:val="de-DE"/>
        </w:rPr>
        <w:t xml:space="preserve"> </w:t>
      </w:r>
      <w:proofErr w:type="spellStart"/>
      <w:r w:rsidRPr="00C64F28">
        <w:rPr>
          <w:lang w:val="de-DE"/>
        </w:rPr>
        <w:t>are</w:t>
      </w:r>
      <w:proofErr w:type="spellEnd"/>
      <w:r w:rsidRPr="00C64F28">
        <w:rPr>
          <w:lang w:val="de-DE"/>
        </w:rPr>
        <w:t xml:space="preserve"> </w:t>
      </w:r>
      <w:proofErr w:type="spellStart"/>
      <w:r w:rsidRPr="00C64F28">
        <w:rPr>
          <w:lang w:val="de-DE"/>
        </w:rPr>
        <w:t>based</w:t>
      </w:r>
      <w:proofErr w:type="spellEnd"/>
      <w:r w:rsidRPr="00C64F28">
        <w:rPr>
          <w:lang w:val="de-DE"/>
        </w:rPr>
        <w:t xml:space="preserve"> on </w:t>
      </w:r>
      <w:proofErr w:type="spellStart"/>
      <w:r w:rsidRPr="00C64F28">
        <w:rPr>
          <w:lang w:val="de-DE"/>
        </w:rPr>
        <w:t>the</w:t>
      </w:r>
      <w:proofErr w:type="spellEnd"/>
      <w:r w:rsidRPr="00C64F28">
        <w:rPr>
          <w:lang w:val="de-DE"/>
        </w:rPr>
        <w:t xml:space="preserve"> same </w:t>
      </w:r>
      <w:proofErr w:type="spellStart"/>
      <w:r>
        <w:rPr>
          <w:lang w:val="de-DE"/>
        </w:rPr>
        <w:t>atlas</w:t>
      </w:r>
      <w:proofErr w:type="spellEnd"/>
      <w:r>
        <w:rPr>
          <w:lang w:val="de-DE"/>
        </w:rPr>
        <w:t xml:space="preserve"> </w:t>
      </w:r>
      <w:proofErr w:type="spellStart"/>
      <w:r>
        <w:rPr>
          <w:lang w:val="de-DE"/>
        </w:rPr>
        <w:t>for</w:t>
      </w:r>
      <w:proofErr w:type="spellEnd"/>
      <w:r>
        <w:rPr>
          <w:lang w:val="de-DE"/>
        </w:rPr>
        <w:t xml:space="preserve"> </w:t>
      </w:r>
      <w:proofErr w:type="spellStart"/>
      <w:r>
        <w:rPr>
          <w:lang w:val="de-DE"/>
        </w:rPr>
        <w:t>males</w:t>
      </w:r>
      <w:proofErr w:type="spellEnd"/>
      <w:r>
        <w:rPr>
          <w:lang w:val="de-DE"/>
        </w:rPr>
        <w:t xml:space="preserve"> </w:t>
      </w:r>
      <w:proofErr w:type="spellStart"/>
      <w:r>
        <w:rPr>
          <w:lang w:val="de-DE"/>
        </w:rPr>
        <w:t>and</w:t>
      </w:r>
      <w:proofErr w:type="spellEnd"/>
      <w:r>
        <w:rPr>
          <w:lang w:val="de-DE"/>
        </w:rPr>
        <w:t xml:space="preserve"> </w:t>
      </w:r>
      <w:proofErr w:type="spellStart"/>
      <w:r>
        <w:rPr>
          <w:lang w:val="de-DE"/>
        </w:rPr>
        <w:t>females</w:t>
      </w:r>
      <w:proofErr w:type="spellEnd"/>
      <w:r>
        <w:rPr>
          <w:lang w:val="de-DE"/>
        </w:rPr>
        <w:t xml:space="preserve">. </w:t>
      </w:r>
      <w:r w:rsidRPr="00C64F28">
        <w:rPr>
          <w:lang w:val="en-US"/>
        </w:rPr>
        <w:t>Hence, we can only find differences in disconnectivity originated from sex-specific lesion sites, and differences</w:t>
      </w:r>
      <w:r>
        <w:rPr>
          <w:lang w:val="en-US"/>
        </w:rPr>
        <w:t xml:space="preserve"> </w:t>
      </w:r>
      <w:r w:rsidRPr="00C64F28">
        <w:rPr>
          <w:lang w:val="en-US"/>
        </w:rPr>
        <w:t>in the significance of specific disconnected fibers on the behavioral outcome.</w:t>
      </w:r>
      <w:r>
        <w:rPr>
          <w:lang w:val="en-US"/>
        </w:rPr>
        <w:t xml:space="preserve"> </w:t>
      </w:r>
      <w:r w:rsidRPr="00C64F28">
        <w:rPr>
          <w:lang w:val="en-US"/>
        </w:rPr>
        <w:t xml:space="preserve">However, one would need sex-specific diffusion templates to evaluate hereditary differences in connectivity (amount of intra- and interhemispheric (dis)connections) between females and males. </w:t>
      </w:r>
    </w:p>
  </w:comment>
  <w:comment w:id="109" w:author="Lisa" w:date="2022-10-24T12:05:00Z" w:initials="L">
    <w:p w14:paraId="5B388853" w14:textId="682F0551" w:rsidR="00012899" w:rsidRPr="000F7634" w:rsidRDefault="00012899">
      <w:pPr>
        <w:pStyle w:val="Kommentartext"/>
        <w:rPr>
          <w:lang w:val="de-DE"/>
        </w:rPr>
      </w:pPr>
      <w:r>
        <w:rPr>
          <w:rStyle w:val="Kommentarzeichen"/>
        </w:rPr>
        <w:annotationRef/>
      </w:r>
      <w:r w:rsidRPr="000F7634">
        <w:rPr>
          <w:lang w:val="de-DE"/>
        </w:rPr>
        <w:t>Aktuell nimmst du keinen Bezug auf deine 4 F</w:t>
      </w:r>
      <w:r>
        <w:rPr>
          <w:lang w:val="de-DE"/>
        </w:rPr>
        <w:t>ragen in der Einleitung. Diese sollten in der Diskussion aufgegriffen und auch „beantwortet“ werden.</w:t>
      </w:r>
    </w:p>
  </w:comment>
  <w:comment w:id="110" w:author="Lisa" w:date="2022-10-21T14:57:00Z" w:initials="L">
    <w:p w14:paraId="78B5CBAF" w14:textId="0B8DE32D" w:rsidR="00012899" w:rsidRPr="00934E1E" w:rsidRDefault="00012899">
      <w:pPr>
        <w:pStyle w:val="Kommentartext"/>
        <w:rPr>
          <w:lang w:val="de-DE"/>
        </w:rPr>
      </w:pPr>
      <w:r>
        <w:rPr>
          <w:rStyle w:val="Kommentarzeichen"/>
        </w:rPr>
        <w:annotationRef/>
      </w:r>
      <w:r>
        <w:t xml:space="preserve">Indirectly quantified disconnectivity measures, </w:t>
      </w:r>
      <w:proofErr w:type="spellStart"/>
      <w:r>
        <w:t>aber</w:t>
      </w:r>
      <w:proofErr w:type="spellEnd"/>
      <w:r>
        <w:t xml:space="preserve"> direct region-to-region disconnections. </w:t>
      </w:r>
      <w:r w:rsidRPr="00934E1E">
        <w:rPr>
          <w:lang w:val="de-DE"/>
        </w:rPr>
        <w:t>“</w:t>
      </w:r>
      <w:proofErr w:type="spellStart"/>
      <w:r w:rsidRPr="00934E1E">
        <w:rPr>
          <w:lang w:val="de-DE"/>
        </w:rPr>
        <w:t>indirect</w:t>
      </w:r>
      <w:proofErr w:type="spellEnd"/>
      <w:r w:rsidRPr="00934E1E">
        <w:rPr>
          <w:lang w:val="de-DE"/>
        </w:rPr>
        <w:t xml:space="preserve">” ist also nicht ganz genau. </w:t>
      </w:r>
    </w:p>
  </w:comment>
  <w:comment w:id="111" w:author="Smaczny, Stefan" w:date="2022-10-24T15:20:00Z" w:initials="SS">
    <w:p w14:paraId="76E5E734" w14:textId="1713242B" w:rsidR="00012899" w:rsidRPr="003B551D" w:rsidRDefault="00012899">
      <w:pPr>
        <w:pStyle w:val="Kommentartext"/>
        <w:rPr>
          <w:lang w:val="de-DE"/>
        </w:rPr>
      </w:pPr>
      <w:r>
        <w:rPr>
          <w:rStyle w:val="Kommentarzeichen"/>
        </w:rPr>
        <w:annotationRef/>
      </w:r>
      <w:r w:rsidRPr="003B551D">
        <w:rPr>
          <w:lang w:val="de-DE"/>
        </w:rPr>
        <w:t xml:space="preserve">Puh, auch die </w:t>
      </w:r>
      <w:proofErr w:type="spellStart"/>
      <w:r w:rsidRPr="003B551D">
        <w:rPr>
          <w:lang w:val="de-DE"/>
        </w:rPr>
        <w:t>region</w:t>
      </w:r>
      <w:proofErr w:type="spellEnd"/>
      <w:r w:rsidRPr="003B551D">
        <w:rPr>
          <w:lang w:val="de-DE"/>
        </w:rPr>
        <w:t>-</w:t>
      </w:r>
      <w:proofErr w:type="spellStart"/>
      <w:r w:rsidRPr="003B551D">
        <w:rPr>
          <w:lang w:val="de-DE"/>
        </w:rPr>
        <w:t>to</w:t>
      </w:r>
      <w:proofErr w:type="spellEnd"/>
      <w:r w:rsidRPr="003B551D">
        <w:rPr>
          <w:lang w:val="de-DE"/>
        </w:rPr>
        <w:t xml:space="preserve">-region </w:t>
      </w:r>
      <w:proofErr w:type="spellStart"/>
      <w:r w:rsidRPr="003B551D">
        <w:rPr>
          <w:lang w:val="de-DE"/>
        </w:rPr>
        <w:t>measures</w:t>
      </w:r>
      <w:proofErr w:type="spellEnd"/>
      <w:r w:rsidRPr="003B551D">
        <w:rPr>
          <w:lang w:val="de-DE"/>
        </w:rPr>
        <w:t xml:space="preserve"> basieren doch auf indirekten Schätzungen…</w:t>
      </w:r>
      <w:r>
        <w:rPr>
          <w:lang w:val="de-DE"/>
        </w:rPr>
        <w:t>?</w:t>
      </w:r>
    </w:p>
  </w:comment>
  <w:comment w:id="112" w:author="Lisa" w:date="2022-10-21T15:00:00Z" w:initials="L">
    <w:p w14:paraId="379E3010" w14:textId="7537457F" w:rsidR="00012899" w:rsidRPr="007531BF" w:rsidRDefault="00012899">
      <w:pPr>
        <w:pStyle w:val="Kommentartext"/>
        <w:rPr>
          <w:lang w:val="de-DE"/>
        </w:rPr>
      </w:pPr>
      <w:r>
        <w:rPr>
          <w:rStyle w:val="Kommentarzeichen"/>
        </w:rPr>
        <w:annotationRef/>
      </w:r>
      <w:r w:rsidRPr="00F12240">
        <w:rPr>
          <w:lang w:val="de-DE"/>
        </w:rPr>
        <w:t xml:space="preserve">Klingt so, als wären die </w:t>
      </w:r>
      <w:proofErr w:type="spellStart"/>
      <w:r w:rsidRPr="00F12240">
        <w:rPr>
          <w:lang w:val="de-DE"/>
        </w:rPr>
        <w:t>lesion</w:t>
      </w:r>
      <w:proofErr w:type="spellEnd"/>
      <w:r w:rsidRPr="00F12240">
        <w:rPr>
          <w:lang w:val="de-DE"/>
        </w:rPr>
        <w:t xml:space="preserve"> </w:t>
      </w:r>
      <w:proofErr w:type="spellStart"/>
      <w:r w:rsidRPr="00F12240">
        <w:rPr>
          <w:lang w:val="de-DE"/>
        </w:rPr>
        <w:t>maps</w:t>
      </w:r>
      <w:proofErr w:type="spellEnd"/>
      <w:r w:rsidRPr="00F12240">
        <w:rPr>
          <w:lang w:val="de-DE"/>
        </w:rPr>
        <w:t xml:space="preserve"> nicht whole-brain. </w:t>
      </w:r>
      <w:proofErr w:type="spellStart"/>
      <w:r w:rsidRPr="00F12240">
        <w:rPr>
          <w:lang w:val="en-US"/>
        </w:rPr>
        <w:t>V</w:t>
      </w:r>
      <w:r>
        <w:rPr>
          <w:lang w:val="en-US"/>
        </w:rPr>
        <w:t>lt</w:t>
      </w:r>
      <w:proofErr w:type="spellEnd"/>
      <w:r>
        <w:rPr>
          <w:lang w:val="en-US"/>
        </w:rPr>
        <w:t xml:space="preserve"> </w:t>
      </w:r>
      <w:proofErr w:type="gramStart"/>
      <w:r w:rsidRPr="00F12240">
        <w:rPr>
          <w:lang w:val="en-US"/>
        </w:rPr>
        <w:t>„</w:t>
      </w:r>
      <w:r>
        <w:rPr>
          <w:lang w:val="en-US"/>
        </w:rPr>
        <w:t>[</w:t>
      </w:r>
      <w:proofErr w:type="gramEnd"/>
      <w:r>
        <w:rPr>
          <w:lang w:val="en-US"/>
        </w:rPr>
        <w:t>…] and</w:t>
      </w:r>
      <w:r w:rsidRPr="00F12240">
        <w:rPr>
          <w:lang w:val="en-US"/>
        </w:rPr>
        <w:t xml:space="preserve"> continuous disconnectiv</w:t>
      </w:r>
      <w:r>
        <w:rPr>
          <w:lang w:val="en-US"/>
        </w:rPr>
        <w:t>i</w:t>
      </w:r>
      <w:r w:rsidRPr="00F12240">
        <w:rPr>
          <w:lang w:val="en-US"/>
        </w:rPr>
        <w:t>ty maps of the whole brain</w:t>
      </w:r>
      <w:r>
        <w:rPr>
          <w:lang w:val="en-US"/>
        </w:rPr>
        <w:t xml:space="preserve"> […]”? </w:t>
      </w:r>
      <w:r w:rsidRPr="007531BF">
        <w:rPr>
          <w:lang w:val="de-DE"/>
        </w:rPr>
        <w:t>(</w:t>
      </w:r>
      <w:proofErr w:type="spellStart"/>
      <w:r w:rsidRPr="007531BF">
        <w:rPr>
          <w:lang w:val="de-DE"/>
        </w:rPr>
        <w:t>Maps</w:t>
      </w:r>
      <w:proofErr w:type="spellEnd"/>
      <w:r w:rsidRPr="007531BF">
        <w:rPr>
          <w:lang w:val="de-DE"/>
        </w:rPr>
        <w:t xml:space="preserve"> sagt </w:t>
      </w:r>
      <w:proofErr w:type="spellStart"/>
      <w:r w:rsidRPr="007531BF">
        <w:rPr>
          <w:lang w:val="de-DE"/>
        </w:rPr>
        <w:t>eigt</w:t>
      </w:r>
      <w:proofErr w:type="spellEnd"/>
      <w:r w:rsidRPr="007531BF">
        <w:rPr>
          <w:lang w:val="de-DE"/>
        </w:rPr>
        <w:t xml:space="preserve"> schon, dass es sich nicht um die </w:t>
      </w:r>
      <w:proofErr w:type="spellStart"/>
      <w:r w:rsidRPr="007531BF">
        <w:rPr>
          <w:lang w:val="de-DE"/>
        </w:rPr>
        <w:t>parcel-wise</w:t>
      </w:r>
      <w:proofErr w:type="spellEnd"/>
      <w:r w:rsidRPr="007531BF">
        <w:rPr>
          <w:lang w:val="de-DE"/>
        </w:rPr>
        <w:t xml:space="preserve"> </w:t>
      </w:r>
      <w:proofErr w:type="spellStart"/>
      <w:r w:rsidRPr="007531BF">
        <w:rPr>
          <w:lang w:val="de-DE"/>
        </w:rPr>
        <w:t>matrices</w:t>
      </w:r>
      <w:proofErr w:type="spellEnd"/>
      <w:r w:rsidRPr="007531BF">
        <w:rPr>
          <w:lang w:val="de-DE"/>
        </w:rPr>
        <w:t xml:space="preserve"> handelt</w:t>
      </w:r>
      <w:r>
        <w:rPr>
          <w:lang w:val="de-DE"/>
        </w:rPr>
        <w:t>.)</w:t>
      </w:r>
    </w:p>
  </w:comment>
  <w:comment w:id="113" w:author="Lisa" w:date="2022-10-21T15:06:00Z" w:initials="L">
    <w:p w14:paraId="215DEE7C" w14:textId="33A71855" w:rsidR="00012899" w:rsidRPr="0089537C" w:rsidRDefault="00012899">
      <w:pPr>
        <w:pStyle w:val="Kommentartext"/>
        <w:rPr>
          <w:lang w:val="de-DE"/>
        </w:rPr>
      </w:pPr>
      <w:r>
        <w:rPr>
          <w:rStyle w:val="Kommentarzeichen"/>
        </w:rPr>
        <w:annotationRef/>
      </w:r>
      <w:proofErr w:type="spellStart"/>
      <w:r>
        <w:t>Meinst</w:t>
      </w:r>
      <w:proofErr w:type="spellEnd"/>
      <w:r>
        <w:t xml:space="preserve"> du </w:t>
      </w:r>
      <w:proofErr w:type="spellStart"/>
      <w:r>
        <w:t>nicht</w:t>
      </w:r>
      <w:proofErr w:type="spellEnd"/>
      <w:r>
        <w:t xml:space="preserve"> </w:t>
      </w:r>
      <w:proofErr w:type="spellStart"/>
      <w:r>
        <w:t>eher</w:t>
      </w:r>
      <w:proofErr w:type="spellEnd"/>
      <w:r>
        <w:t xml:space="preserve">: “While no voxels of the lesion and disconnection maps were significantly associated with sex”? </w:t>
      </w:r>
      <w:r w:rsidRPr="0089537C">
        <w:rPr>
          <w:lang w:val="de-DE"/>
        </w:rPr>
        <w:t>“</w:t>
      </w:r>
      <w:proofErr w:type="spellStart"/>
      <w:r w:rsidRPr="0089537C">
        <w:rPr>
          <w:lang w:val="de-DE"/>
        </w:rPr>
        <w:t>men</w:t>
      </w:r>
      <w:proofErr w:type="spellEnd"/>
      <w:r w:rsidRPr="0089537C">
        <w:rPr>
          <w:lang w:val="de-DE"/>
        </w:rPr>
        <w:t xml:space="preserve"> </w:t>
      </w:r>
      <w:proofErr w:type="spellStart"/>
      <w:r w:rsidRPr="0089537C">
        <w:rPr>
          <w:lang w:val="de-DE"/>
        </w:rPr>
        <w:t>and</w:t>
      </w:r>
      <w:proofErr w:type="spellEnd"/>
      <w:r w:rsidRPr="0089537C">
        <w:rPr>
          <w:lang w:val="de-DE"/>
        </w:rPr>
        <w:t xml:space="preserve"> </w:t>
      </w:r>
      <w:proofErr w:type="spellStart"/>
      <w:r w:rsidRPr="0089537C">
        <w:rPr>
          <w:lang w:val="de-DE"/>
        </w:rPr>
        <w:t>women</w:t>
      </w:r>
      <w:proofErr w:type="spellEnd"/>
      <w:r w:rsidRPr="0089537C">
        <w:rPr>
          <w:lang w:val="de-DE"/>
        </w:rPr>
        <w:t xml:space="preserve"> </w:t>
      </w:r>
      <w:proofErr w:type="spellStart"/>
      <w:r w:rsidRPr="0089537C">
        <w:rPr>
          <w:lang w:val="de-DE"/>
        </w:rPr>
        <w:t>did</w:t>
      </w:r>
      <w:proofErr w:type="spellEnd"/>
      <w:r w:rsidRPr="0089537C">
        <w:rPr>
          <w:lang w:val="de-DE"/>
        </w:rPr>
        <w:t xml:space="preserve"> not </w:t>
      </w:r>
      <w:proofErr w:type="spellStart"/>
      <w:r w:rsidRPr="0089537C">
        <w:rPr>
          <w:lang w:val="de-DE"/>
        </w:rPr>
        <w:t>differ</w:t>
      </w:r>
      <w:proofErr w:type="spellEnd"/>
      <w:r w:rsidRPr="0089537C">
        <w:rPr>
          <w:lang w:val="de-DE"/>
        </w:rPr>
        <w:t>” klingt nach zwei separaten Analysen mit ähnlichen E</w:t>
      </w:r>
      <w:r>
        <w:rPr>
          <w:lang w:val="de-DE"/>
        </w:rPr>
        <w:t>rgebnissen oder einem Test, der Frauen und Männer statistisch vergleicht – war aber beides nicht der Fall oder?</w:t>
      </w:r>
    </w:p>
  </w:comment>
  <w:comment w:id="114" w:author="Smaczny, Stefan" w:date="2022-10-24T15:21:00Z" w:initials="SS">
    <w:p w14:paraId="2D053809" w14:textId="7C5FD055" w:rsidR="00012899" w:rsidRPr="003B551D" w:rsidRDefault="00012899">
      <w:pPr>
        <w:pStyle w:val="Kommentartext"/>
        <w:rPr>
          <w:lang w:val="de-DE"/>
        </w:rPr>
      </w:pPr>
      <w:r>
        <w:rPr>
          <w:rStyle w:val="Kommentarzeichen"/>
        </w:rPr>
        <w:annotationRef/>
      </w:r>
      <w:r w:rsidRPr="003B551D">
        <w:rPr>
          <w:lang w:val="de-DE"/>
        </w:rPr>
        <w:t xml:space="preserve">Vor allem ist ja der </w:t>
      </w:r>
      <w:proofErr w:type="spellStart"/>
      <w:r w:rsidRPr="003B551D">
        <w:rPr>
          <w:lang w:val="de-DE"/>
        </w:rPr>
        <w:t>V</w:t>
      </w:r>
      <w:r>
        <w:rPr>
          <w:lang w:val="de-DE"/>
        </w:rPr>
        <w:t>oxel</w:t>
      </w:r>
      <w:proofErr w:type="spellEnd"/>
      <w:r>
        <w:rPr>
          <w:lang w:val="de-DE"/>
        </w:rPr>
        <w:t xml:space="preserve"> Status die abhängige Variable, also ist es hier vielleicht besser auf die </w:t>
      </w:r>
      <w:proofErr w:type="spellStart"/>
      <w:r>
        <w:rPr>
          <w:lang w:val="de-DE"/>
        </w:rPr>
        <w:t>Voxels</w:t>
      </w:r>
      <w:proofErr w:type="spellEnd"/>
      <w:r>
        <w:rPr>
          <w:lang w:val="de-DE"/>
        </w:rPr>
        <w:t xml:space="preserve"> einzugehen, so wie Lisa es hier beschreibt.</w:t>
      </w:r>
    </w:p>
  </w:comment>
  <w:comment w:id="117" w:author="Lisa" w:date="2022-10-21T15:12:00Z" w:initials="L">
    <w:p w14:paraId="6A1B5E23" w14:textId="072C9F81" w:rsidR="00012899" w:rsidRPr="00934E1E" w:rsidRDefault="00012899">
      <w:pPr>
        <w:pStyle w:val="Kommentartext"/>
        <w:rPr>
          <w:lang w:val="de-DE"/>
        </w:rPr>
      </w:pPr>
      <w:r>
        <w:rPr>
          <w:rStyle w:val="Kommentarzeichen"/>
        </w:rPr>
        <w:annotationRef/>
      </w:r>
      <w:r w:rsidRPr="00934E1E">
        <w:rPr>
          <w:lang w:val="de-DE"/>
        </w:rPr>
        <w:t xml:space="preserve">Doppelt </w:t>
      </w:r>
      <w:proofErr w:type="spellStart"/>
      <w:r w:rsidRPr="00934E1E">
        <w:rPr>
          <w:lang w:val="de-DE"/>
        </w:rPr>
        <w:t>gemobbelt</w:t>
      </w:r>
      <w:proofErr w:type="spellEnd"/>
      <w:r w:rsidRPr="00934E1E">
        <w:rPr>
          <w:lang w:val="de-DE"/>
        </w:rPr>
        <w:t xml:space="preserve">, entweder </w:t>
      </w:r>
      <w:proofErr w:type="spellStart"/>
      <w:r w:rsidRPr="00934E1E">
        <w:rPr>
          <w:lang w:val="de-DE"/>
        </w:rPr>
        <w:t>men</w:t>
      </w:r>
      <w:proofErr w:type="spellEnd"/>
      <w:r w:rsidRPr="00934E1E">
        <w:rPr>
          <w:lang w:val="de-DE"/>
        </w:rPr>
        <w:t xml:space="preserve"> </w:t>
      </w:r>
      <w:proofErr w:type="spellStart"/>
      <w:r w:rsidRPr="00934E1E">
        <w:rPr>
          <w:lang w:val="de-DE"/>
        </w:rPr>
        <w:t>and</w:t>
      </w:r>
      <w:proofErr w:type="spellEnd"/>
      <w:r w:rsidRPr="00934E1E">
        <w:rPr>
          <w:lang w:val="de-DE"/>
        </w:rPr>
        <w:t xml:space="preserve"> </w:t>
      </w:r>
      <w:proofErr w:type="spellStart"/>
      <w:r w:rsidRPr="00934E1E">
        <w:rPr>
          <w:lang w:val="de-DE"/>
        </w:rPr>
        <w:t>women</w:t>
      </w:r>
      <w:proofErr w:type="spellEnd"/>
      <w:r w:rsidRPr="00934E1E">
        <w:rPr>
          <w:lang w:val="de-DE"/>
        </w:rPr>
        <w:t xml:space="preserve"> oder sex-</w:t>
      </w:r>
      <w:proofErr w:type="spellStart"/>
      <w:r w:rsidRPr="00934E1E">
        <w:rPr>
          <w:lang w:val="de-DE"/>
        </w:rPr>
        <w:t>specific</w:t>
      </w:r>
      <w:proofErr w:type="spellEnd"/>
      <w:r w:rsidRPr="00934E1E">
        <w:rPr>
          <w:lang w:val="de-DE"/>
        </w:rPr>
        <w:t>.</w:t>
      </w:r>
    </w:p>
  </w:comment>
  <w:comment w:id="118" w:author="Smaczny, Stefan" w:date="2022-10-24T15:22:00Z" w:initials="SS">
    <w:p w14:paraId="7CAF3155" w14:textId="56C3785D" w:rsidR="00012899" w:rsidRPr="000C5924" w:rsidRDefault="00012899">
      <w:pPr>
        <w:pStyle w:val="Kommentartext"/>
        <w:rPr>
          <w:lang w:val="de-DE"/>
        </w:rPr>
      </w:pPr>
      <w:r>
        <w:rPr>
          <w:rStyle w:val="Kommentarzeichen"/>
        </w:rPr>
        <w:annotationRef/>
      </w:r>
      <w:r w:rsidRPr="000C5924">
        <w:rPr>
          <w:lang w:val="de-DE"/>
        </w:rPr>
        <w:t>*</w:t>
      </w:r>
      <w:proofErr w:type="gramStart"/>
      <w:r w:rsidRPr="000C5924">
        <w:rPr>
          <w:lang w:val="de-DE"/>
        </w:rPr>
        <w:t>gemoppelt :P</w:t>
      </w:r>
      <w:proofErr w:type="gramEnd"/>
    </w:p>
  </w:comment>
  <w:comment w:id="135" w:author="Smaczny, Stefan" w:date="2022-10-24T15:26:00Z" w:initials="SS">
    <w:p w14:paraId="7E75E0D3" w14:textId="7B0A1D1E" w:rsidR="00012899" w:rsidRPr="003B551D" w:rsidRDefault="00012899">
      <w:pPr>
        <w:pStyle w:val="Kommentartext"/>
        <w:rPr>
          <w:lang w:val="de-DE"/>
        </w:rPr>
      </w:pPr>
      <w:r>
        <w:rPr>
          <w:rStyle w:val="Kommentarzeichen"/>
        </w:rPr>
        <w:annotationRef/>
      </w:r>
      <w:r w:rsidRPr="003B551D">
        <w:rPr>
          <w:lang w:val="de-DE"/>
        </w:rPr>
        <w:t xml:space="preserve">Gibt es </w:t>
      </w:r>
      <w:proofErr w:type="spellStart"/>
      <w:r w:rsidRPr="003B551D">
        <w:rPr>
          <w:lang w:val="de-DE"/>
        </w:rPr>
        <w:t>arterial</w:t>
      </w:r>
      <w:proofErr w:type="spellEnd"/>
      <w:r w:rsidRPr="003B551D">
        <w:rPr>
          <w:lang w:val="de-DE"/>
        </w:rPr>
        <w:t xml:space="preserve"> </w:t>
      </w:r>
      <w:proofErr w:type="spellStart"/>
      <w:r w:rsidRPr="003B551D">
        <w:rPr>
          <w:lang w:val="de-DE"/>
        </w:rPr>
        <w:t>territories</w:t>
      </w:r>
      <w:proofErr w:type="spellEnd"/>
      <w:r w:rsidRPr="003B551D">
        <w:rPr>
          <w:lang w:val="de-DE"/>
        </w:rPr>
        <w:t xml:space="preserve">, die nicht von </w:t>
      </w:r>
      <w:proofErr w:type="spellStart"/>
      <w:r w:rsidRPr="003B551D">
        <w:rPr>
          <w:lang w:val="de-DE"/>
        </w:rPr>
        <w:t>ischaemic</w:t>
      </w:r>
      <w:proofErr w:type="spellEnd"/>
      <w:r w:rsidRPr="003B551D">
        <w:rPr>
          <w:lang w:val="de-DE"/>
        </w:rPr>
        <w:t xml:space="preserve"> </w:t>
      </w:r>
      <w:proofErr w:type="spellStart"/>
      <w:r w:rsidRPr="003B551D">
        <w:rPr>
          <w:lang w:val="de-DE"/>
        </w:rPr>
        <w:t>strokes</w:t>
      </w:r>
      <w:proofErr w:type="spellEnd"/>
      <w:r w:rsidRPr="003B551D">
        <w:rPr>
          <w:lang w:val="de-DE"/>
        </w:rPr>
        <w:t xml:space="preserve"> </w:t>
      </w:r>
      <w:proofErr w:type="spellStart"/>
      <w:r w:rsidRPr="003B551D">
        <w:rPr>
          <w:lang w:val="de-DE"/>
        </w:rPr>
        <w:t>affected</w:t>
      </w:r>
      <w:proofErr w:type="spellEnd"/>
      <w:r w:rsidRPr="003B551D">
        <w:rPr>
          <w:lang w:val="de-DE"/>
        </w:rPr>
        <w:t xml:space="preserve"> sind</w:t>
      </w:r>
      <w:r>
        <w:rPr>
          <w:lang w:val="de-DE"/>
        </w:rPr>
        <w:t>?</w:t>
      </w:r>
      <w:r>
        <w:rPr>
          <w:lang w:val="de-DE"/>
        </w:rPr>
        <w:br/>
        <w:t xml:space="preserve">Oder meinst du die </w:t>
      </w:r>
      <w:proofErr w:type="spellStart"/>
      <w:r>
        <w:rPr>
          <w:lang w:val="de-DE"/>
        </w:rPr>
        <w:t>territories</w:t>
      </w:r>
      <w:proofErr w:type="spellEnd"/>
      <w:r>
        <w:rPr>
          <w:lang w:val="de-DE"/>
        </w:rPr>
        <w:t xml:space="preserve"> </w:t>
      </w:r>
      <w:proofErr w:type="spellStart"/>
      <w:r>
        <w:rPr>
          <w:lang w:val="de-DE"/>
        </w:rPr>
        <w:t>most</w:t>
      </w:r>
      <w:proofErr w:type="spellEnd"/>
      <w:r>
        <w:rPr>
          <w:lang w:val="de-DE"/>
        </w:rPr>
        <w:t xml:space="preserve"> </w:t>
      </w:r>
      <w:proofErr w:type="spellStart"/>
      <w:r>
        <w:rPr>
          <w:lang w:val="de-DE"/>
        </w:rPr>
        <w:t>commonly</w:t>
      </w:r>
      <w:proofErr w:type="spellEnd"/>
      <w:r>
        <w:rPr>
          <w:lang w:val="de-DE"/>
        </w:rPr>
        <w:t xml:space="preserve"> </w:t>
      </w:r>
      <w:proofErr w:type="spellStart"/>
      <w:r>
        <w:rPr>
          <w:lang w:val="de-DE"/>
        </w:rPr>
        <w:t>affected</w:t>
      </w:r>
      <w:proofErr w:type="spellEnd"/>
      <w:r>
        <w:rPr>
          <w:lang w:val="de-DE"/>
        </w:rPr>
        <w:t>?</w:t>
      </w:r>
    </w:p>
  </w:comment>
  <w:comment w:id="136" w:author="Lisa" w:date="2022-10-21T15:27:00Z" w:initials="L">
    <w:p w14:paraId="32487BAC" w14:textId="462F63B8" w:rsidR="00012899" w:rsidRPr="00934E1E" w:rsidRDefault="00012899">
      <w:pPr>
        <w:pStyle w:val="Kommentartext"/>
        <w:rPr>
          <w:lang w:val="en-US"/>
        </w:rPr>
      </w:pPr>
      <w:r>
        <w:rPr>
          <w:rStyle w:val="Kommentarzeichen"/>
        </w:rPr>
        <w:annotationRef/>
      </w:r>
      <w:r w:rsidRPr="00E351B5">
        <w:rPr>
          <w:lang w:val="de-DE"/>
        </w:rPr>
        <w:t xml:space="preserve">Was genau? Haben Frauen öfter einen </w:t>
      </w:r>
      <w:r>
        <w:rPr>
          <w:lang w:val="de-DE"/>
        </w:rPr>
        <w:t xml:space="preserve">Schlaganfall allgemein, öfter eine Ischämie? </w:t>
      </w:r>
      <w:r w:rsidRPr="00934E1E">
        <w:rPr>
          <w:lang w:val="en-US"/>
        </w:rPr>
        <w:t xml:space="preserve">Oder was </w:t>
      </w:r>
      <w:proofErr w:type="spellStart"/>
      <w:r w:rsidRPr="00934E1E">
        <w:rPr>
          <w:lang w:val="en-US"/>
        </w:rPr>
        <w:t>anderes</w:t>
      </w:r>
      <w:proofErr w:type="spellEnd"/>
      <w:r w:rsidRPr="00934E1E">
        <w:rPr>
          <w:lang w:val="en-US"/>
        </w:rPr>
        <w:t>?</w:t>
      </w:r>
    </w:p>
  </w:comment>
  <w:comment w:id="138" w:author="Lisa" w:date="2022-10-21T17:52:00Z" w:initials="L">
    <w:p w14:paraId="3AEBE77B" w14:textId="2A072DDC" w:rsidR="00012899" w:rsidRDefault="00012899">
      <w:pPr>
        <w:pStyle w:val="Kommentartext"/>
      </w:pPr>
      <w:r>
        <w:rPr>
          <w:rStyle w:val="Kommentarzeichen"/>
        </w:rPr>
        <w:annotationRef/>
      </w:r>
      <w:r>
        <w:t xml:space="preserve">… </w:t>
      </w:r>
      <w:proofErr w:type="gramStart"/>
      <w:r>
        <w:t>voxels</w:t>
      </w:r>
      <w:proofErr w:type="gramEnd"/>
      <w:r>
        <w:t xml:space="preserve"> significantly more frequently damaged in women or men, respectively, …</w:t>
      </w:r>
    </w:p>
  </w:comment>
  <w:comment w:id="142" w:author="Lisa" w:date="2022-10-21T17:59:00Z" w:initials="L">
    <w:p w14:paraId="6B371AE1" w14:textId="52D39247" w:rsidR="00012899" w:rsidRPr="00DF4A9E" w:rsidRDefault="00012899">
      <w:pPr>
        <w:pStyle w:val="Kommentartext"/>
        <w:rPr>
          <w:lang w:val="en-US"/>
        </w:rPr>
      </w:pPr>
      <w:r>
        <w:rPr>
          <w:rStyle w:val="Kommentarzeichen"/>
        </w:rPr>
        <w:annotationRef/>
      </w:r>
      <w:r w:rsidRPr="00032F9E">
        <w:rPr>
          <w:lang w:val="de-DE"/>
        </w:rPr>
        <w:t xml:space="preserve">Es gibt ja aber auch </w:t>
      </w:r>
      <w:proofErr w:type="spellStart"/>
      <w:r w:rsidRPr="00032F9E">
        <w:rPr>
          <w:lang w:val="de-DE"/>
        </w:rPr>
        <w:t>neglect</w:t>
      </w:r>
      <w:proofErr w:type="spellEnd"/>
      <w:r w:rsidRPr="00032F9E">
        <w:rPr>
          <w:lang w:val="de-DE"/>
        </w:rPr>
        <w:t xml:space="preserve"> nach linksseitigem S</w:t>
      </w:r>
      <w:r>
        <w:rPr>
          <w:lang w:val="de-DE"/>
        </w:rPr>
        <w:t xml:space="preserve">chlaganfall, nur eben deutlich seltener. </w:t>
      </w:r>
      <w:proofErr w:type="spellStart"/>
      <w:r w:rsidRPr="00DF4A9E">
        <w:rPr>
          <w:lang w:val="en-US"/>
        </w:rPr>
        <w:t>Würde</w:t>
      </w:r>
      <w:proofErr w:type="spellEnd"/>
      <w:r w:rsidRPr="00DF4A9E">
        <w:rPr>
          <w:lang w:val="en-US"/>
        </w:rPr>
        <w:t xml:space="preserve"> </w:t>
      </w:r>
      <w:proofErr w:type="spellStart"/>
      <w:r w:rsidRPr="00DF4A9E">
        <w:rPr>
          <w:lang w:val="en-US"/>
        </w:rPr>
        <w:t>daher</w:t>
      </w:r>
      <w:proofErr w:type="spellEnd"/>
      <w:r w:rsidRPr="00DF4A9E">
        <w:rPr>
          <w:lang w:val="en-US"/>
        </w:rPr>
        <w:t xml:space="preserve"> die </w:t>
      </w:r>
      <w:proofErr w:type="spellStart"/>
      <w:r w:rsidRPr="00DF4A9E">
        <w:rPr>
          <w:lang w:val="en-US"/>
        </w:rPr>
        <w:t>Begründung</w:t>
      </w:r>
      <w:proofErr w:type="spellEnd"/>
      <w:r w:rsidRPr="00DF4A9E">
        <w:rPr>
          <w:lang w:val="en-US"/>
        </w:rPr>
        <w:t xml:space="preserve"> </w:t>
      </w:r>
      <w:proofErr w:type="spellStart"/>
      <w:r w:rsidRPr="00DF4A9E">
        <w:rPr>
          <w:lang w:val="en-US"/>
        </w:rPr>
        <w:t>umformulieren</w:t>
      </w:r>
      <w:proofErr w:type="spellEnd"/>
      <w:r w:rsidRPr="00DF4A9E">
        <w:rPr>
          <w:lang w:val="en-US"/>
        </w:rPr>
        <w:t xml:space="preserve"> in </w:t>
      </w:r>
      <w:proofErr w:type="spellStart"/>
      <w:r w:rsidRPr="00DF4A9E">
        <w:rPr>
          <w:lang w:val="en-US"/>
        </w:rPr>
        <w:t>Richtung</w:t>
      </w:r>
      <w:proofErr w:type="spellEnd"/>
      <w:r w:rsidRPr="00DF4A9E">
        <w:rPr>
          <w:lang w:val="en-US"/>
        </w:rPr>
        <w:t xml:space="preserve"> „As we included only </w:t>
      </w:r>
      <w:r>
        <w:rPr>
          <w:lang w:val="en-US"/>
        </w:rPr>
        <w:t>RH patients</w:t>
      </w:r>
      <w:r w:rsidRPr="00DF4A9E">
        <w:rPr>
          <w:lang w:val="en-US"/>
        </w:rPr>
        <w:t xml:space="preserve"> in our sample as the right hemisphere constitutes the typical lesion site of spatial neglect“</w:t>
      </w:r>
    </w:p>
  </w:comment>
  <w:comment w:id="146" w:author="Lisa" w:date="2022-10-21T18:40:00Z" w:initials="L">
    <w:p w14:paraId="57FAE12E" w14:textId="091CF74A" w:rsidR="00012899" w:rsidRDefault="00012899">
      <w:pPr>
        <w:pStyle w:val="Kommentartext"/>
        <w:rPr>
          <w:lang w:val="de-DE"/>
        </w:rPr>
      </w:pPr>
      <w:r>
        <w:rPr>
          <w:rStyle w:val="Kommentarzeichen"/>
        </w:rPr>
        <w:annotationRef/>
      </w:r>
      <w:r w:rsidRPr="000F6EB6">
        <w:rPr>
          <w:lang w:val="de-DE"/>
        </w:rPr>
        <w:t>Stimmt natürlich, nur weiß ich nicht, wie sehr das hier er</w:t>
      </w:r>
      <w:r>
        <w:rPr>
          <w:lang w:val="de-DE"/>
        </w:rPr>
        <w:t>w</w:t>
      </w:r>
      <w:r w:rsidRPr="000F6EB6">
        <w:rPr>
          <w:lang w:val="de-DE"/>
        </w:rPr>
        <w:t xml:space="preserve">ähnt werden muss/sollte, da </w:t>
      </w:r>
      <w:r>
        <w:rPr>
          <w:lang w:val="de-DE"/>
        </w:rPr>
        <w:t xml:space="preserve">das ja der </w:t>
      </w:r>
      <w:proofErr w:type="spellStart"/>
      <w:r>
        <w:rPr>
          <w:lang w:val="de-DE"/>
        </w:rPr>
        <w:t>overlap</w:t>
      </w:r>
      <w:proofErr w:type="spellEnd"/>
      <w:r>
        <w:rPr>
          <w:lang w:val="de-DE"/>
        </w:rPr>
        <w:t xml:space="preserve"> vom Gesamtsample (also vermehrt non-</w:t>
      </w:r>
      <w:proofErr w:type="spellStart"/>
      <w:r>
        <w:rPr>
          <w:lang w:val="de-DE"/>
        </w:rPr>
        <w:t>neglect</w:t>
      </w:r>
      <w:proofErr w:type="spellEnd"/>
      <w:r>
        <w:rPr>
          <w:lang w:val="de-DE"/>
        </w:rPr>
        <w:t xml:space="preserve"> </w:t>
      </w:r>
      <w:proofErr w:type="spellStart"/>
      <w:r>
        <w:rPr>
          <w:lang w:val="de-DE"/>
        </w:rPr>
        <w:t>patients</w:t>
      </w:r>
      <w:proofErr w:type="spellEnd"/>
      <w:r>
        <w:rPr>
          <w:lang w:val="de-DE"/>
        </w:rPr>
        <w:t xml:space="preserve">) ist. Und es liegt halt in der Natur der Sache, dass ein </w:t>
      </w:r>
      <w:proofErr w:type="spellStart"/>
      <w:r>
        <w:rPr>
          <w:lang w:val="de-DE"/>
        </w:rPr>
        <w:t>overlap</w:t>
      </w:r>
      <w:proofErr w:type="spellEnd"/>
      <w:r>
        <w:rPr>
          <w:lang w:val="de-DE"/>
        </w:rPr>
        <w:t xml:space="preserve"> von 206 RH </w:t>
      </w:r>
      <w:proofErr w:type="spellStart"/>
      <w:r>
        <w:rPr>
          <w:lang w:val="de-DE"/>
        </w:rPr>
        <w:t>patients</w:t>
      </w:r>
      <w:proofErr w:type="spellEnd"/>
      <w:r>
        <w:rPr>
          <w:lang w:val="de-DE"/>
        </w:rPr>
        <w:t xml:space="preserve"> das größte WM Netzwerk der RH trifft.</w:t>
      </w:r>
    </w:p>
    <w:p w14:paraId="460F81C9" w14:textId="77777777" w:rsidR="00012899" w:rsidRDefault="00012899">
      <w:pPr>
        <w:pStyle w:val="Kommentartext"/>
        <w:rPr>
          <w:lang w:val="de-DE"/>
        </w:rPr>
      </w:pPr>
    </w:p>
    <w:p w14:paraId="16A5EAFC" w14:textId="12FF3B60" w:rsidR="00012899" w:rsidRPr="000F6EB6" w:rsidRDefault="00012899">
      <w:pPr>
        <w:pStyle w:val="Kommentartext"/>
        <w:rPr>
          <w:lang w:val="de-DE"/>
        </w:rPr>
      </w:pPr>
      <w:r>
        <w:rPr>
          <w:lang w:val="de-DE"/>
        </w:rPr>
        <w:t xml:space="preserve">Allerdings könnte man das natürlich als Aufhänger nehmen, dass </w:t>
      </w:r>
      <w:proofErr w:type="spellStart"/>
      <w:r>
        <w:rPr>
          <w:lang w:val="de-DE"/>
        </w:rPr>
        <w:t>neglect</w:t>
      </w:r>
      <w:proofErr w:type="spellEnd"/>
      <w:r>
        <w:rPr>
          <w:lang w:val="de-DE"/>
        </w:rPr>
        <w:t xml:space="preserve"> vermutlich die häufigste RH kognitive post-</w:t>
      </w:r>
      <w:proofErr w:type="spellStart"/>
      <w:r>
        <w:rPr>
          <w:lang w:val="de-DE"/>
        </w:rPr>
        <w:t>stroke</w:t>
      </w:r>
      <w:proofErr w:type="spellEnd"/>
      <w:r>
        <w:rPr>
          <w:lang w:val="de-DE"/>
        </w:rPr>
        <w:t xml:space="preserve"> Störung darstellt, weil es eben </w:t>
      </w:r>
      <w:proofErr w:type="spellStart"/>
      <w:r>
        <w:rPr>
          <w:lang w:val="de-DE"/>
        </w:rPr>
        <w:t>very</w:t>
      </w:r>
      <w:proofErr w:type="spellEnd"/>
      <w:r>
        <w:rPr>
          <w:lang w:val="de-DE"/>
        </w:rPr>
        <w:t xml:space="preserve"> </w:t>
      </w:r>
      <w:proofErr w:type="spellStart"/>
      <w:r>
        <w:rPr>
          <w:lang w:val="de-DE"/>
        </w:rPr>
        <w:t>likely</w:t>
      </w:r>
      <w:proofErr w:type="spellEnd"/>
      <w:r>
        <w:rPr>
          <w:lang w:val="de-DE"/>
        </w:rPr>
        <w:t xml:space="preserve"> ist, dass das </w:t>
      </w:r>
      <w:proofErr w:type="spellStart"/>
      <w:r>
        <w:rPr>
          <w:lang w:val="de-DE"/>
        </w:rPr>
        <w:t>perysilvian</w:t>
      </w:r>
      <w:proofErr w:type="spellEnd"/>
      <w:r>
        <w:rPr>
          <w:lang w:val="de-DE"/>
        </w:rPr>
        <w:t xml:space="preserve"> </w:t>
      </w:r>
      <w:proofErr w:type="spellStart"/>
      <w:r>
        <w:rPr>
          <w:lang w:val="de-DE"/>
        </w:rPr>
        <w:t>network</w:t>
      </w:r>
      <w:proofErr w:type="spellEnd"/>
      <w:r>
        <w:rPr>
          <w:lang w:val="de-DE"/>
        </w:rPr>
        <w:t xml:space="preserve"> getroffen wird.</w:t>
      </w:r>
    </w:p>
  </w:comment>
  <w:comment w:id="147" w:author="Lisa" w:date="2022-10-21T18:52:00Z" w:initials="L">
    <w:p w14:paraId="4A98538E" w14:textId="53C083F6" w:rsidR="00012899" w:rsidRPr="00BE5FCB" w:rsidRDefault="00012899">
      <w:pPr>
        <w:pStyle w:val="Kommentartext"/>
        <w:rPr>
          <w:lang w:val="de-DE"/>
        </w:rPr>
      </w:pPr>
      <w:r>
        <w:rPr>
          <w:rStyle w:val="Kommentarzeichen"/>
        </w:rPr>
        <w:annotationRef/>
      </w:r>
      <w:r w:rsidRPr="00BE5FCB">
        <w:rPr>
          <w:lang w:val="de-DE"/>
        </w:rPr>
        <w:t>Ich muss gestehen, dass ich das bei erneutem Draufschauen nicht so richtig sehen kann.</w:t>
      </w:r>
      <w:r>
        <w:rPr>
          <w:lang w:val="de-DE"/>
        </w:rPr>
        <w:t xml:space="preserve"> Passt aber für mich.</w:t>
      </w:r>
    </w:p>
  </w:comment>
  <w:comment w:id="148" w:author="Smaczny, Stefan" w:date="2022-10-24T15:38:00Z" w:initials="SS">
    <w:p w14:paraId="65940496" w14:textId="3D249D61" w:rsidR="00012899" w:rsidRPr="00614695" w:rsidRDefault="00012899">
      <w:pPr>
        <w:pStyle w:val="Kommentartext"/>
        <w:rPr>
          <w:lang w:val="de-DE"/>
        </w:rPr>
      </w:pPr>
      <w:r>
        <w:rPr>
          <w:rStyle w:val="Kommentarzeichen"/>
        </w:rPr>
        <w:annotationRef/>
      </w:r>
      <w:r w:rsidRPr="00614695">
        <w:rPr>
          <w:lang w:val="de-DE"/>
        </w:rPr>
        <w:t xml:space="preserve">Bist du davor </w:t>
      </w:r>
      <w:proofErr w:type="spellStart"/>
      <w:r w:rsidRPr="00614695">
        <w:rPr>
          <w:lang w:val="de-DE"/>
        </w:rPr>
        <w:t>schonmal</w:t>
      </w:r>
      <w:proofErr w:type="spellEnd"/>
      <w:r w:rsidRPr="00614695">
        <w:rPr>
          <w:lang w:val="de-DE"/>
        </w:rPr>
        <w:t xml:space="preserve"> auf den </w:t>
      </w:r>
      <w:r>
        <w:rPr>
          <w:lang w:val="de-DE"/>
        </w:rPr>
        <w:t xml:space="preserve">Tractography Atlas eingegangen? Wenn nein, dann hier vielleicht etwas mehr elaborieren. Sonst weiß man nicht genau, was du hier meinst. V.a. wird derselbe Atlas auch für die </w:t>
      </w:r>
      <w:proofErr w:type="spellStart"/>
      <w:r>
        <w:rPr>
          <w:lang w:val="de-DE"/>
        </w:rPr>
        <w:t>Voxel</w:t>
      </w:r>
      <w:proofErr w:type="spellEnd"/>
      <w:r>
        <w:rPr>
          <w:lang w:val="de-DE"/>
        </w:rPr>
        <w:t xml:space="preserve">-Wise Disconnectivity genutzt. </w:t>
      </w:r>
      <w:r>
        <w:rPr>
          <w:lang w:val="de-DE"/>
        </w:rPr>
        <w:br/>
        <w:t xml:space="preserve">Also wäre das darauffolgende Argument wegen der größeren connectomic </w:t>
      </w:r>
      <w:proofErr w:type="spellStart"/>
      <w:r>
        <w:rPr>
          <w:lang w:val="de-DE"/>
        </w:rPr>
        <w:t>contexts</w:t>
      </w:r>
      <w:proofErr w:type="spellEnd"/>
      <w:r>
        <w:rPr>
          <w:lang w:val="de-DE"/>
        </w:rPr>
        <w:t xml:space="preserve"> vielleicht stärker, wenn du das hier weglässt?</w:t>
      </w:r>
    </w:p>
  </w:comment>
  <w:comment w:id="149" w:author="Lisa" w:date="2022-10-21T19:04:00Z" w:initials="L">
    <w:p w14:paraId="5988DE46" w14:textId="60636533" w:rsidR="00012899" w:rsidRPr="000C5924" w:rsidRDefault="00012899">
      <w:pPr>
        <w:pStyle w:val="Kommentartext"/>
        <w:rPr>
          <w:lang w:val="en-US"/>
        </w:rPr>
      </w:pPr>
      <w:r>
        <w:rPr>
          <w:rStyle w:val="Kommentarzeichen"/>
        </w:rPr>
        <w:annotationRef/>
      </w:r>
      <w:r w:rsidRPr="002C3BD0">
        <w:rPr>
          <w:lang w:val="de-DE"/>
        </w:rPr>
        <w:t xml:space="preserve">Finde ich nicht so eingängig. </w:t>
      </w:r>
      <w:proofErr w:type="spellStart"/>
      <w:r w:rsidRPr="000C5924">
        <w:rPr>
          <w:lang w:val="en-US"/>
        </w:rPr>
        <w:t>Vlt</w:t>
      </w:r>
      <w:proofErr w:type="spellEnd"/>
      <w:r w:rsidRPr="000C5924">
        <w:rPr>
          <w:lang w:val="en-US"/>
        </w:rPr>
        <w:t xml:space="preserve">. </w:t>
      </w:r>
      <w:proofErr w:type="spellStart"/>
      <w:r w:rsidRPr="000C5924">
        <w:rPr>
          <w:lang w:val="en-US"/>
        </w:rPr>
        <w:t>Lieber</w:t>
      </w:r>
      <w:proofErr w:type="spellEnd"/>
      <w:r w:rsidRPr="000C5924">
        <w:rPr>
          <w:lang w:val="en-US"/>
        </w:rPr>
        <w:t xml:space="preserve"> </w:t>
      </w:r>
      <w:proofErr w:type="spellStart"/>
      <w:r w:rsidRPr="000C5924">
        <w:rPr>
          <w:lang w:val="en-US"/>
        </w:rPr>
        <w:t>sowas</w:t>
      </w:r>
      <w:proofErr w:type="spellEnd"/>
      <w:r w:rsidRPr="000C5924">
        <w:rPr>
          <w:lang w:val="en-US"/>
        </w:rPr>
        <w:t xml:space="preserve"> </w:t>
      </w:r>
      <w:proofErr w:type="spellStart"/>
      <w:r w:rsidRPr="000C5924">
        <w:rPr>
          <w:lang w:val="en-US"/>
        </w:rPr>
        <w:t>wie</w:t>
      </w:r>
      <w:proofErr w:type="spellEnd"/>
      <w:r w:rsidRPr="000C5924">
        <w:rPr>
          <w:lang w:val="en-US"/>
        </w:rPr>
        <w:t xml:space="preserve"> „females showed a higher percentage of intra-hemispheric disconnections compared to males“, </w:t>
      </w:r>
      <w:proofErr w:type="spellStart"/>
      <w:r w:rsidRPr="000C5924">
        <w:rPr>
          <w:lang w:val="en-US"/>
        </w:rPr>
        <w:t>oder</w:t>
      </w:r>
      <w:proofErr w:type="spellEnd"/>
      <w:r w:rsidRPr="000C5924">
        <w:rPr>
          <w:lang w:val="en-US"/>
        </w:rPr>
        <w:t xml:space="preserve"> “more … relative to …”</w:t>
      </w:r>
    </w:p>
  </w:comment>
  <w:comment w:id="154" w:author="Lisa" w:date="2022-10-21T19:58:00Z" w:initials="L">
    <w:p w14:paraId="77A0A192" w14:textId="77777777" w:rsidR="00012899" w:rsidRDefault="00012899" w:rsidP="00645A65">
      <w:pPr>
        <w:pStyle w:val="Kommentartext"/>
        <w:rPr>
          <w:lang w:val="de-DE"/>
        </w:rPr>
      </w:pPr>
      <w:r>
        <w:rPr>
          <w:rStyle w:val="Kommentarzeichen"/>
        </w:rPr>
        <w:annotationRef/>
      </w:r>
      <w:bookmarkStart w:id="155" w:name="_GoBack"/>
      <w:bookmarkEnd w:id="155"/>
      <w:r>
        <w:rPr>
          <w:rStyle w:val="Kommentarzeichen"/>
        </w:rPr>
        <w:annotationRef/>
      </w:r>
      <w:r w:rsidRPr="00AD4A16">
        <w:rPr>
          <w:lang w:val="de-DE"/>
        </w:rPr>
        <w:t>Ich persönlich hätte mehr betont, dass es zwei M</w:t>
      </w:r>
      <w:r>
        <w:rPr>
          <w:lang w:val="de-DE"/>
        </w:rPr>
        <w:t xml:space="preserve">öglichkeiten gibt, die beide auf ihre Weise logisch sind und argumentiert werden können: weil Männer mehr </w:t>
      </w:r>
      <w:proofErr w:type="spellStart"/>
      <w:r>
        <w:rPr>
          <w:lang w:val="de-DE"/>
        </w:rPr>
        <w:t>intrah</w:t>
      </w:r>
      <w:proofErr w:type="spellEnd"/>
      <w:r>
        <w:rPr>
          <w:lang w:val="de-DE"/>
        </w:rPr>
        <w:t xml:space="preserve">. </w:t>
      </w:r>
      <w:proofErr w:type="spellStart"/>
      <w:r>
        <w:rPr>
          <w:lang w:val="de-DE"/>
        </w:rPr>
        <w:t>Connektionen</w:t>
      </w:r>
      <w:proofErr w:type="spellEnd"/>
      <w:r>
        <w:rPr>
          <w:lang w:val="de-DE"/>
        </w:rPr>
        <w:t xml:space="preserve"> haben, erleiden sie nach einem Schlaganfall mehr </w:t>
      </w:r>
      <w:proofErr w:type="spellStart"/>
      <w:r>
        <w:rPr>
          <w:lang w:val="de-DE"/>
        </w:rPr>
        <w:t>intrah</w:t>
      </w:r>
      <w:proofErr w:type="spellEnd"/>
      <w:r>
        <w:rPr>
          <w:lang w:val="de-DE"/>
        </w:rPr>
        <w:t xml:space="preserve">. </w:t>
      </w:r>
      <w:proofErr w:type="spellStart"/>
      <w:r>
        <w:rPr>
          <w:lang w:val="de-DE"/>
        </w:rPr>
        <w:t>Diskonnektionen</w:t>
      </w:r>
      <w:proofErr w:type="spellEnd"/>
      <w:r>
        <w:rPr>
          <w:lang w:val="de-DE"/>
        </w:rPr>
        <w:t xml:space="preserve"> – oder eben seltener </w:t>
      </w:r>
      <w:proofErr w:type="spellStart"/>
      <w:r>
        <w:rPr>
          <w:lang w:val="de-DE"/>
        </w:rPr>
        <w:t>intrah</w:t>
      </w:r>
      <w:proofErr w:type="spellEnd"/>
      <w:r>
        <w:rPr>
          <w:lang w:val="de-DE"/>
        </w:rPr>
        <w:t xml:space="preserve">. </w:t>
      </w:r>
      <w:proofErr w:type="spellStart"/>
      <w:r>
        <w:rPr>
          <w:lang w:val="de-DE"/>
        </w:rPr>
        <w:t>Diskonnektionen</w:t>
      </w:r>
      <w:proofErr w:type="spellEnd"/>
      <w:r>
        <w:rPr>
          <w:lang w:val="de-DE"/>
        </w:rPr>
        <w:t>, da diese in der Masse weniger anfällig sind.</w:t>
      </w:r>
    </w:p>
    <w:p w14:paraId="68635925" w14:textId="122ACE23" w:rsidR="00012899" w:rsidRPr="00AD4A16" w:rsidRDefault="00012899" w:rsidP="00645A65">
      <w:pPr>
        <w:pStyle w:val="Kommentartext"/>
        <w:rPr>
          <w:lang w:val="de-DE"/>
        </w:rPr>
      </w:pPr>
      <w:r>
        <w:rPr>
          <w:lang w:val="de-DE"/>
        </w:rPr>
        <w:t xml:space="preserve">Ich finde das kann man aktuell nur zwischen den Zeilen lesen (in diesem und dem nächsten Absatz) </w:t>
      </w:r>
      <w:proofErr w:type="spellStart"/>
      <w:r>
        <w:rPr>
          <w:lang w:val="de-DE"/>
        </w:rPr>
        <w:t>bzw</w:t>
      </w:r>
      <w:proofErr w:type="spellEnd"/>
      <w:r>
        <w:rPr>
          <w:lang w:val="de-DE"/>
        </w:rPr>
        <w:t xml:space="preserve"> aktuell klingt es so, als hätten wir genau das Gegenteil herausgefunden von dem was zu erwarten wäre, was ja eben nur bedingt stimmt.</w:t>
      </w:r>
    </w:p>
    <w:p w14:paraId="258DDFCA" w14:textId="4ECF0932" w:rsidR="00012899" w:rsidRPr="003D6DD4" w:rsidRDefault="00012899">
      <w:pPr>
        <w:pStyle w:val="Kommentartext"/>
        <w:rPr>
          <w:lang w:val="de-DE"/>
        </w:rPr>
      </w:pPr>
    </w:p>
  </w:comment>
  <w:comment w:id="170" w:author="Lisa" w:date="2022-10-21T19:43:00Z" w:initials="L">
    <w:p w14:paraId="7A3948A5" w14:textId="188102F8" w:rsidR="00012899" w:rsidRDefault="00012899">
      <w:pPr>
        <w:pStyle w:val="Kommentartext"/>
      </w:pPr>
      <w:r>
        <w:rPr>
          <w:rStyle w:val="Kommentarzeichen"/>
        </w:rPr>
        <w:annotationRef/>
      </w:r>
      <w:r w:rsidRPr="00AD4A16">
        <w:rPr>
          <w:lang w:val="de-DE"/>
        </w:rPr>
        <w:t>@</w:t>
      </w:r>
      <w:r w:rsidRPr="00CF482D">
        <w:rPr>
          <w:highlight w:val="yellow"/>
          <w:lang w:val="de-DE"/>
        </w:rPr>
        <w:t>Stefan</w:t>
      </w:r>
      <w:r w:rsidRPr="00AD4A16">
        <w:rPr>
          <w:lang w:val="de-DE"/>
        </w:rPr>
        <w:t xml:space="preserve">: ist es so doppelt verneint? </w:t>
      </w:r>
      <w:proofErr w:type="spellStart"/>
      <w:r>
        <w:t>Wäre</w:t>
      </w:r>
      <w:proofErr w:type="spellEnd"/>
      <w:r>
        <w:t xml:space="preserve"> </w:t>
      </w:r>
      <w:proofErr w:type="spellStart"/>
      <w:r>
        <w:t>nicht</w:t>
      </w:r>
      <w:proofErr w:type="spellEnd"/>
      <w:r>
        <w:t xml:space="preserve"> </w:t>
      </w:r>
      <w:proofErr w:type="spellStart"/>
      <w:r>
        <w:t>entweder</w:t>
      </w:r>
      <w:proofErr w:type="spellEnd"/>
      <w:r>
        <w:t xml:space="preserve"> “neither volume nor localisation resulted in significant differences” </w:t>
      </w:r>
      <w:proofErr w:type="spellStart"/>
      <w:r>
        <w:t>oder</w:t>
      </w:r>
      <w:proofErr w:type="spellEnd"/>
      <w:r>
        <w:t xml:space="preserve"> “no significant differences in either volume or localisation” </w:t>
      </w:r>
      <w:proofErr w:type="spellStart"/>
      <w:r>
        <w:t>richtig</w:t>
      </w:r>
      <w:proofErr w:type="spellEnd"/>
      <w:r>
        <w:t>?</w:t>
      </w:r>
    </w:p>
  </w:comment>
  <w:comment w:id="171" w:author="Smaczny, Stefan" w:date="2022-10-24T15:45:00Z" w:initials="SS">
    <w:p w14:paraId="27EBCF93" w14:textId="69C00D19" w:rsidR="00012899" w:rsidRPr="00B23072" w:rsidRDefault="00012899">
      <w:pPr>
        <w:pStyle w:val="Kommentartext"/>
        <w:rPr>
          <w:lang w:val="de-DE"/>
        </w:rPr>
      </w:pPr>
      <w:r>
        <w:rPr>
          <w:rStyle w:val="Kommentarzeichen"/>
        </w:rPr>
        <w:annotationRef/>
      </w:r>
      <w:r w:rsidRPr="00B23072">
        <w:rPr>
          <w:lang w:val="de-DE"/>
        </w:rPr>
        <w:t>Ja. Also “</w:t>
      </w:r>
      <w:proofErr w:type="spellStart"/>
      <w:r w:rsidRPr="00B23072">
        <w:rPr>
          <w:lang w:val="de-DE"/>
        </w:rPr>
        <w:t>we</w:t>
      </w:r>
      <w:proofErr w:type="spellEnd"/>
      <w:r w:rsidRPr="00B23072">
        <w:rPr>
          <w:lang w:val="de-DE"/>
        </w:rPr>
        <w:t xml:space="preserve"> </w:t>
      </w:r>
      <w:proofErr w:type="spellStart"/>
      <w:r w:rsidRPr="00B23072">
        <w:rPr>
          <w:lang w:val="de-DE"/>
        </w:rPr>
        <w:t>detected</w:t>
      </w:r>
      <w:proofErr w:type="spellEnd"/>
      <w:r w:rsidRPr="00B23072">
        <w:rPr>
          <w:lang w:val="de-DE"/>
        </w:rPr>
        <w:t xml:space="preserve"> </w:t>
      </w:r>
      <w:proofErr w:type="spellStart"/>
      <w:r w:rsidRPr="00B23072">
        <w:rPr>
          <w:lang w:val="de-DE"/>
        </w:rPr>
        <w:t>significant</w:t>
      </w:r>
      <w:proofErr w:type="spellEnd"/>
      <w:r w:rsidRPr="00B23072">
        <w:rPr>
          <w:lang w:val="de-DE"/>
        </w:rPr>
        <w:t xml:space="preserve"> </w:t>
      </w:r>
      <w:proofErr w:type="spellStart"/>
      <w:r w:rsidRPr="00B23072">
        <w:rPr>
          <w:lang w:val="de-DE"/>
        </w:rPr>
        <w:t>differences</w:t>
      </w:r>
      <w:proofErr w:type="spellEnd"/>
      <w:r w:rsidRPr="00B23072">
        <w:rPr>
          <w:lang w:val="de-DE"/>
        </w:rPr>
        <w:t xml:space="preserve"> in </w:t>
      </w:r>
      <w:proofErr w:type="spellStart"/>
      <w:r w:rsidRPr="00B23072">
        <w:rPr>
          <w:lang w:val="de-DE"/>
        </w:rPr>
        <w:t>neither</w:t>
      </w:r>
      <w:proofErr w:type="spellEnd"/>
      <w:r w:rsidRPr="00B23072">
        <w:rPr>
          <w:lang w:val="de-DE"/>
        </w:rPr>
        <w:t>…</w:t>
      </w:r>
      <w:proofErr w:type="spellStart"/>
      <w:r w:rsidRPr="00B23072">
        <w:rPr>
          <w:lang w:val="de-DE"/>
        </w:rPr>
        <w:t>nor</w:t>
      </w:r>
      <w:proofErr w:type="spellEnd"/>
      <w:r w:rsidRPr="00B23072">
        <w:rPr>
          <w:lang w:val="de-DE"/>
        </w:rPr>
        <w:t>…” klingt für mein Empfinden am ‘richtigsten’</w:t>
      </w:r>
    </w:p>
  </w:comment>
  <w:comment w:id="172" w:author="Smaczny, Stefan" w:date="2022-10-24T15:46:00Z" w:initials="SS">
    <w:p w14:paraId="20CC6BAE" w14:textId="508E34D3" w:rsidR="00012899" w:rsidRPr="00B23072" w:rsidRDefault="00012899">
      <w:pPr>
        <w:pStyle w:val="Kommentartext"/>
        <w:rPr>
          <w:lang w:val="de-DE"/>
        </w:rPr>
      </w:pPr>
      <w:r>
        <w:rPr>
          <w:rStyle w:val="Kommentarzeichen"/>
        </w:rPr>
        <w:annotationRef/>
      </w:r>
      <w:r w:rsidRPr="00B23072">
        <w:rPr>
          <w:lang w:val="de-DE"/>
        </w:rPr>
        <w:t>I</w:t>
      </w:r>
      <w:r>
        <w:rPr>
          <w:lang w:val="de-DE"/>
        </w:rPr>
        <w:t>ch weiß nicht, ob man „</w:t>
      </w:r>
      <w:proofErr w:type="spellStart"/>
      <w:r>
        <w:rPr>
          <w:lang w:val="de-DE"/>
        </w:rPr>
        <w:t>although</w:t>
      </w:r>
      <w:proofErr w:type="spellEnd"/>
      <w:r>
        <w:rPr>
          <w:lang w:val="de-DE"/>
        </w:rPr>
        <w:t xml:space="preserve">“ </w:t>
      </w:r>
      <w:r w:rsidRPr="00B23072">
        <w:rPr>
          <w:lang w:val="de-DE"/>
        </w:rPr>
        <w:t>so am Satzanfang verwenden kann. Notfalls der Klassiker “</w:t>
      </w:r>
      <w:proofErr w:type="spellStart"/>
      <w:r w:rsidRPr="00B23072">
        <w:rPr>
          <w:lang w:val="de-DE"/>
        </w:rPr>
        <w:t>Yet</w:t>
      </w:r>
      <w:proofErr w:type="spellEnd"/>
      <w:r w:rsidRPr="00B23072">
        <w:rPr>
          <w:lang w:val="de-DE"/>
        </w:rPr>
        <w:t>, …”</w:t>
      </w:r>
    </w:p>
  </w:comment>
  <w:comment w:id="173" w:author="Lisa" w:date="2022-10-21T20:10:00Z" w:initials="L">
    <w:p w14:paraId="785E6560" w14:textId="3E8B2FCE" w:rsidR="00012899" w:rsidRPr="003D6DD4" w:rsidRDefault="00012899">
      <w:pPr>
        <w:pStyle w:val="Kommentartext"/>
        <w:rPr>
          <w:lang w:val="de-DE"/>
        </w:rPr>
      </w:pPr>
      <w:r>
        <w:rPr>
          <w:rStyle w:val="Kommentarzeichen"/>
        </w:rPr>
        <w:annotationRef/>
      </w:r>
      <w:r w:rsidRPr="003D6DD4">
        <w:rPr>
          <w:lang w:val="de-DE"/>
        </w:rPr>
        <w:t>Die Frage ist, ob 3</w:t>
      </w:r>
      <w:r>
        <w:rPr>
          <w:lang w:val="de-DE"/>
        </w:rPr>
        <w:t>-4</w:t>
      </w:r>
      <w:r w:rsidRPr="003D6DD4">
        <w:rPr>
          <w:lang w:val="de-DE"/>
        </w:rPr>
        <w:t xml:space="preserve"> Jahre mehr tatsächlich so einen </w:t>
      </w:r>
      <w:r>
        <w:rPr>
          <w:lang w:val="de-DE"/>
        </w:rPr>
        <w:t xml:space="preserve">großen Einfluss haben. Das Argument überzeugt mich ehrlich gesagt nicht so sehr. </w:t>
      </w:r>
    </w:p>
  </w:comment>
  <w:comment w:id="174" w:author="Smaczny, Stefan" w:date="2022-10-24T15:51:00Z" w:initials="SS">
    <w:p w14:paraId="6E491302" w14:textId="54EE4020" w:rsidR="00012899" w:rsidRPr="00316657" w:rsidRDefault="00012899">
      <w:pPr>
        <w:pStyle w:val="Kommentartext"/>
        <w:rPr>
          <w:lang w:val="de-DE"/>
        </w:rPr>
      </w:pPr>
      <w:r>
        <w:rPr>
          <w:rStyle w:val="Kommentarzeichen"/>
        </w:rPr>
        <w:annotationRef/>
      </w:r>
      <w:r w:rsidRPr="00316657">
        <w:rPr>
          <w:lang w:val="de-DE"/>
        </w:rPr>
        <w:t xml:space="preserve">Rein theoretisch könnte natürlich der </w:t>
      </w:r>
      <w:proofErr w:type="spellStart"/>
      <w:r w:rsidRPr="00316657">
        <w:rPr>
          <w:lang w:val="de-DE"/>
        </w:rPr>
        <w:t>M</w:t>
      </w:r>
      <w:r>
        <w:rPr>
          <w:lang w:val="de-DE"/>
        </w:rPr>
        <w:t>ean</w:t>
      </w:r>
      <w:proofErr w:type="spellEnd"/>
      <w:r>
        <w:rPr>
          <w:lang w:val="de-DE"/>
        </w:rPr>
        <w:t xml:space="preserve"> Unterschied von 3.6 wesentlich kleiner sein vom Median Unterschied? Aber ja, bei 3.6 Jahren kann nicht </w:t>
      </w:r>
      <w:proofErr w:type="spellStart"/>
      <w:r>
        <w:rPr>
          <w:lang w:val="de-DE"/>
        </w:rPr>
        <w:t>soviel</w:t>
      </w:r>
      <w:proofErr w:type="spellEnd"/>
      <w:r>
        <w:rPr>
          <w:lang w:val="de-DE"/>
        </w:rPr>
        <w:t xml:space="preserve"> Unterschied sein. Kannst das ja einfach noch als </w:t>
      </w:r>
      <w:proofErr w:type="spellStart"/>
      <w:r>
        <w:rPr>
          <w:lang w:val="de-DE"/>
        </w:rPr>
        <w:t>Caveat</w:t>
      </w:r>
      <w:proofErr w:type="spellEnd"/>
      <w:r>
        <w:rPr>
          <w:lang w:val="de-DE"/>
        </w:rPr>
        <w:t xml:space="preserve"> dazu schreiben, dass die Altersunterschiede nicht so groß sind. Aber ich finde es trotzdem einen wertvollen und guten Gedanken!</w:t>
      </w:r>
    </w:p>
  </w:comment>
  <w:comment w:id="175" w:author="Smaczny, Stefan" w:date="2022-10-24T16:10:00Z" w:initials="SS">
    <w:p w14:paraId="10015C02" w14:textId="5D1A104B" w:rsidR="00012899" w:rsidRPr="000C5924" w:rsidRDefault="00012899">
      <w:pPr>
        <w:pStyle w:val="Kommentartext"/>
        <w:rPr>
          <w:lang w:val="de-DE"/>
        </w:rPr>
      </w:pPr>
      <w:r>
        <w:rPr>
          <w:rStyle w:val="Kommentarzeichen"/>
        </w:rPr>
        <w:annotationRef/>
      </w:r>
      <w:proofErr w:type="spellStart"/>
      <w:r w:rsidRPr="000C5924">
        <w:rPr>
          <w:lang w:val="de-DE"/>
        </w:rPr>
        <w:t>Left</w:t>
      </w:r>
      <w:proofErr w:type="spellEnd"/>
      <w:r w:rsidRPr="000C5924">
        <w:rPr>
          <w:lang w:val="de-DE"/>
        </w:rPr>
        <w:t xml:space="preserve"> </w:t>
      </w:r>
      <w:proofErr w:type="spellStart"/>
      <w:r w:rsidRPr="000C5924">
        <w:rPr>
          <w:lang w:val="de-DE"/>
        </w:rPr>
        <w:t>and</w:t>
      </w:r>
      <w:proofErr w:type="spellEnd"/>
      <w:r w:rsidRPr="000C5924">
        <w:rPr>
          <w:lang w:val="de-DE"/>
        </w:rPr>
        <w:t xml:space="preserve"> </w:t>
      </w:r>
      <w:proofErr w:type="spellStart"/>
      <w:r w:rsidRPr="000C5924">
        <w:rPr>
          <w:lang w:val="de-DE"/>
        </w:rPr>
        <w:t>right</w:t>
      </w:r>
      <w:proofErr w:type="spellEnd"/>
      <w:r w:rsidRPr="000C5924">
        <w:rPr>
          <w:lang w:val="de-DE"/>
        </w:rPr>
        <w:t xml:space="preserve"> </w:t>
      </w:r>
      <w:proofErr w:type="spellStart"/>
      <w:r w:rsidRPr="000C5924">
        <w:rPr>
          <w:lang w:val="de-DE"/>
        </w:rPr>
        <w:t>thalami</w:t>
      </w:r>
      <w:proofErr w:type="spellEnd"/>
      <w:r w:rsidRPr="000C5924">
        <w:rPr>
          <w:lang w:val="de-DE"/>
        </w:rPr>
        <w:t>?</w:t>
      </w:r>
      <w:r w:rsidRPr="000C5924">
        <w:rPr>
          <w:lang w:val="de-DE"/>
        </w:rPr>
        <w:br/>
      </w:r>
      <w:r w:rsidRPr="000C5924">
        <w:rPr>
          <w:lang w:val="de-DE"/>
        </w:rPr>
        <w:br/>
      </w:r>
    </w:p>
  </w:comment>
  <w:comment w:id="179" w:author="Lisa" w:date="2022-10-21T20:25:00Z" w:initials="L">
    <w:p w14:paraId="637BE50D" w14:textId="4EE87D94" w:rsidR="00012899" w:rsidRPr="00B6668D" w:rsidRDefault="00012899">
      <w:pPr>
        <w:pStyle w:val="Kommentartext"/>
        <w:rPr>
          <w:lang w:val="de-DE"/>
        </w:rPr>
      </w:pPr>
      <w:r>
        <w:rPr>
          <w:rStyle w:val="Kommentarzeichen"/>
        </w:rPr>
        <w:annotationRef/>
      </w:r>
      <w:r w:rsidRPr="00B6668D">
        <w:rPr>
          <w:lang w:val="de-DE"/>
        </w:rPr>
        <w:t xml:space="preserve">Ja und nein. Du weißt, dass ich das mit der ITA sehr interessant und spannend finde. Aufgrund der bekannten Probleme können wir aber </w:t>
      </w:r>
      <w:proofErr w:type="spellStart"/>
      <w:r w:rsidRPr="00B6668D">
        <w:rPr>
          <w:lang w:val="de-DE"/>
        </w:rPr>
        <w:t>eigt</w:t>
      </w:r>
      <w:proofErr w:type="spellEnd"/>
      <w:r w:rsidRPr="00B6668D">
        <w:rPr>
          <w:lang w:val="de-DE"/>
        </w:rPr>
        <w:t xml:space="preserve">. nur schwer sagen, dass wir </w:t>
      </w:r>
      <w:proofErr w:type="spellStart"/>
      <w:r w:rsidRPr="00B6668D">
        <w:rPr>
          <w:lang w:val="de-DE"/>
        </w:rPr>
        <w:t>thalamische</w:t>
      </w:r>
      <w:proofErr w:type="spellEnd"/>
      <w:r w:rsidRPr="00B6668D">
        <w:rPr>
          <w:lang w:val="de-DE"/>
        </w:rPr>
        <w:t xml:space="preserve"> Disk. bei Frauen wegen unterschiedlich großer Thalami gefunden haben. (Dann wäre </w:t>
      </w:r>
      <w:proofErr w:type="spellStart"/>
      <w:r w:rsidRPr="00B6668D">
        <w:rPr>
          <w:lang w:val="de-DE"/>
        </w:rPr>
        <w:t>vlt</w:t>
      </w:r>
      <w:proofErr w:type="spellEnd"/>
      <w:r w:rsidRPr="00B6668D">
        <w:rPr>
          <w:lang w:val="de-DE"/>
        </w:rPr>
        <w:t xml:space="preserve"> einfach der </w:t>
      </w:r>
      <w:proofErr w:type="spellStart"/>
      <w:r w:rsidRPr="00B6668D">
        <w:rPr>
          <w:lang w:val="de-DE"/>
        </w:rPr>
        <w:t>node</w:t>
      </w:r>
      <w:proofErr w:type="spellEnd"/>
      <w:r w:rsidRPr="00B6668D">
        <w:rPr>
          <w:lang w:val="de-DE"/>
        </w:rPr>
        <w:t xml:space="preserve"> neben dem Thalamus getroffen – die </w:t>
      </w:r>
      <w:proofErr w:type="spellStart"/>
      <w:r w:rsidRPr="00B6668D">
        <w:rPr>
          <w:lang w:val="de-DE"/>
        </w:rPr>
        <w:t>label</w:t>
      </w:r>
      <w:proofErr w:type="spellEnd"/>
      <w:r w:rsidRPr="00B6668D">
        <w:rPr>
          <w:lang w:val="de-DE"/>
        </w:rPr>
        <w:t xml:space="preserve"> wären eben nicht korrekt, wenn die </w:t>
      </w:r>
      <w:proofErr w:type="spellStart"/>
      <w:r w:rsidRPr="00B6668D">
        <w:rPr>
          <w:lang w:val="de-DE"/>
        </w:rPr>
        <w:t>Parcellierung</w:t>
      </w:r>
      <w:proofErr w:type="spellEnd"/>
      <w:r w:rsidRPr="00B6668D">
        <w:rPr>
          <w:lang w:val="de-DE"/>
        </w:rPr>
        <w:t xml:space="preserve"> nicht stimmt. Und dass Männer mitunter keine ITA haben, können wir auch nicht feststellen.) Ist die ITA überhaupt als mögliche </w:t>
      </w:r>
      <w:proofErr w:type="spellStart"/>
      <w:r w:rsidRPr="00B6668D">
        <w:rPr>
          <w:lang w:val="de-DE"/>
        </w:rPr>
        <w:t>konnektion</w:t>
      </w:r>
      <w:proofErr w:type="spellEnd"/>
      <w:r w:rsidRPr="00B6668D">
        <w:rPr>
          <w:lang w:val="de-DE"/>
        </w:rPr>
        <w:t xml:space="preserve"> im Atlas berücksichtigt worden??</w:t>
      </w:r>
    </w:p>
    <w:p w14:paraId="2EC490DE" w14:textId="2AF6E308" w:rsidR="00012899" w:rsidRPr="00B6668D" w:rsidRDefault="00012899">
      <w:pPr>
        <w:pStyle w:val="Kommentartext"/>
        <w:rPr>
          <w:lang w:val="de-DE"/>
        </w:rPr>
      </w:pPr>
      <w:r w:rsidRPr="00B6668D">
        <w:rPr>
          <w:lang w:val="de-DE"/>
        </w:rPr>
        <w:t xml:space="preserve">Welchen Punkt ich eher </w:t>
      </w:r>
      <w:proofErr w:type="spellStart"/>
      <w:r w:rsidRPr="00B6668D">
        <w:rPr>
          <w:lang w:val="de-DE"/>
        </w:rPr>
        <w:t>Machen</w:t>
      </w:r>
      <w:proofErr w:type="spellEnd"/>
      <w:r w:rsidRPr="00B6668D">
        <w:rPr>
          <w:lang w:val="de-DE"/>
        </w:rPr>
        <w:t xml:space="preserve"> würde, ist, dass der </w:t>
      </w:r>
      <w:proofErr w:type="spellStart"/>
      <w:r w:rsidRPr="00B6668D">
        <w:rPr>
          <w:lang w:val="de-DE"/>
        </w:rPr>
        <w:t>thalamus</w:t>
      </w:r>
      <w:proofErr w:type="spellEnd"/>
      <w:r w:rsidRPr="00B6668D">
        <w:rPr>
          <w:lang w:val="de-DE"/>
        </w:rPr>
        <w:t xml:space="preserve"> bei Frauen teils geschädigt war, aber bei Männern komplett ausgelassen war (siehe </w:t>
      </w:r>
      <w:proofErr w:type="spellStart"/>
      <w:r w:rsidRPr="00B6668D">
        <w:rPr>
          <w:lang w:val="de-DE"/>
        </w:rPr>
        <w:t>lesion</w:t>
      </w:r>
      <w:proofErr w:type="spellEnd"/>
      <w:r w:rsidRPr="00B6668D">
        <w:rPr>
          <w:lang w:val="de-DE"/>
        </w:rPr>
        <w:t xml:space="preserve"> </w:t>
      </w:r>
      <w:proofErr w:type="spellStart"/>
      <w:r w:rsidRPr="00B6668D">
        <w:rPr>
          <w:lang w:val="de-DE"/>
        </w:rPr>
        <w:t>overlay</w:t>
      </w:r>
      <w:proofErr w:type="spellEnd"/>
      <w:r w:rsidRPr="00B6668D">
        <w:rPr>
          <w:lang w:val="de-DE"/>
        </w:rPr>
        <w:t xml:space="preserve"> </w:t>
      </w:r>
      <w:proofErr w:type="spellStart"/>
      <w:r w:rsidRPr="00B6668D">
        <w:rPr>
          <w:lang w:val="de-DE"/>
        </w:rPr>
        <w:t>plots</w:t>
      </w:r>
      <w:proofErr w:type="spellEnd"/>
      <w:r w:rsidRPr="00B6668D">
        <w:rPr>
          <w:lang w:val="de-DE"/>
        </w:rPr>
        <w:t xml:space="preserve">). Auch wenn nicht statistisch </w:t>
      </w:r>
      <w:proofErr w:type="spellStart"/>
      <w:r w:rsidRPr="00B6668D">
        <w:rPr>
          <w:lang w:val="de-DE"/>
        </w:rPr>
        <w:t>untersciedlich</w:t>
      </w:r>
      <w:proofErr w:type="spellEnd"/>
      <w:r w:rsidRPr="00B6668D">
        <w:rPr>
          <w:lang w:val="de-DE"/>
        </w:rPr>
        <w:t xml:space="preserve">, können </w:t>
      </w:r>
      <w:proofErr w:type="spellStart"/>
      <w:r w:rsidRPr="00B6668D">
        <w:rPr>
          <w:lang w:val="de-DE"/>
        </w:rPr>
        <w:t>manner</w:t>
      </w:r>
      <w:proofErr w:type="spellEnd"/>
      <w:r w:rsidRPr="00B6668D">
        <w:rPr>
          <w:lang w:val="de-DE"/>
        </w:rPr>
        <w:t xml:space="preserve"> sehr viel weniger wahrscheinlich eine </w:t>
      </w:r>
      <w:proofErr w:type="spellStart"/>
      <w:r w:rsidRPr="00B6668D">
        <w:rPr>
          <w:lang w:val="de-DE"/>
        </w:rPr>
        <w:t>diskonnektion</w:t>
      </w:r>
      <w:proofErr w:type="spellEnd"/>
      <w:r w:rsidRPr="00B6668D">
        <w:rPr>
          <w:lang w:val="de-DE"/>
        </w:rPr>
        <w:t xml:space="preserve"> zum </w:t>
      </w:r>
      <w:proofErr w:type="spellStart"/>
      <w:r w:rsidRPr="00B6668D">
        <w:rPr>
          <w:lang w:val="de-DE"/>
        </w:rPr>
        <w:t>thalamus</w:t>
      </w:r>
      <w:proofErr w:type="spellEnd"/>
      <w:r w:rsidRPr="00B6668D">
        <w:rPr>
          <w:lang w:val="de-DE"/>
        </w:rPr>
        <w:t xml:space="preserve"> aufweisen, wenn dieser bei keinem Patienten </w:t>
      </w:r>
      <w:proofErr w:type="spellStart"/>
      <w:r w:rsidRPr="00B6668D">
        <w:rPr>
          <w:lang w:val="de-DE"/>
        </w:rPr>
        <w:t>direct</w:t>
      </w:r>
      <w:proofErr w:type="spellEnd"/>
      <w:r w:rsidRPr="00B6668D">
        <w:rPr>
          <w:lang w:val="de-DE"/>
        </w:rPr>
        <w:t xml:space="preserve"> geschädigt war (zumindest visuell). </w:t>
      </w:r>
    </w:p>
  </w:comment>
  <w:comment w:id="180" w:author="Smaczny, Stefan" w:date="2022-10-24T16:13:00Z" w:initials="SS">
    <w:p w14:paraId="19E8E81E" w14:textId="1093B058" w:rsidR="00012899" w:rsidRPr="00AD3B23" w:rsidRDefault="00012899">
      <w:pPr>
        <w:pStyle w:val="Kommentartext"/>
        <w:rPr>
          <w:lang w:val="de-DE"/>
        </w:rPr>
      </w:pPr>
      <w:r>
        <w:rPr>
          <w:rStyle w:val="Kommentarzeichen"/>
        </w:rPr>
        <w:annotationRef/>
      </w:r>
      <w:r w:rsidRPr="00AD3B23">
        <w:rPr>
          <w:lang w:val="de-DE"/>
        </w:rPr>
        <w:t xml:space="preserve">Ja, ich würde hier auch zur Vorsicht raten. </w:t>
      </w:r>
    </w:p>
  </w:comment>
  <w:comment w:id="182" w:author="Lisa" w:date="2022-10-21T20:55:00Z" w:initials="L">
    <w:p w14:paraId="7023EF92" w14:textId="5D7E33E8" w:rsidR="00012899" w:rsidRPr="00117C54" w:rsidRDefault="00012899">
      <w:pPr>
        <w:pStyle w:val="Kommentartext"/>
        <w:rPr>
          <w:lang w:val="de-DE"/>
        </w:rPr>
      </w:pPr>
      <w:r>
        <w:rPr>
          <w:rStyle w:val="Kommentarzeichen"/>
        </w:rPr>
        <w:annotationRef/>
      </w:r>
      <w:r w:rsidRPr="00117C54">
        <w:rPr>
          <w:lang w:val="de-DE"/>
        </w:rPr>
        <w:t xml:space="preserve">Ich finde, die Reihenfolge der Ergebnisse nicht nach ihrer Relevanz gewählt. Zuerst würde ich diskutieren, dass </w:t>
      </w:r>
      <w:proofErr w:type="spellStart"/>
      <w:r w:rsidRPr="00117C54">
        <w:rPr>
          <w:lang w:val="de-DE"/>
        </w:rPr>
        <w:t>sex</w:t>
      </w:r>
      <w:proofErr w:type="spellEnd"/>
      <w:r w:rsidRPr="00117C54">
        <w:rPr>
          <w:lang w:val="de-DE"/>
        </w:rPr>
        <w:t xml:space="preserve"> nicht prädiziert werden konnte. Danach dann, dass </w:t>
      </w:r>
      <w:proofErr w:type="spellStart"/>
      <w:r w:rsidRPr="00117C54">
        <w:rPr>
          <w:lang w:val="de-DE"/>
        </w:rPr>
        <w:t>neglect</w:t>
      </w:r>
      <w:proofErr w:type="spellEnd"/>
      <w:r w:rsidRPr="00117C54">
        <w:rPr>
          <w:lang w:val="de-DE"/>
        </w:rPr>
        <w:t xml:space="preserve"> prädiziert werden konnte und zwar am besten mit den </w:t>
      </w:r>
      <w:proofErr w:type="spellStart"/>
      <w:r w:rsidRPr="00117C54">
        <w:rPr>
          <w:lang w:val="de-DE"/>
        </w:rPr>
        <w:t>disconnection</w:t>
      </w:r>
      <w:proofErr w:type="spellEnd"/>
      <w:r w:rsidRPr="00117C54">
        <w:rPr>
          <w:lang w:val="de-DE"/>
        </w:rPr>
        <w:t xml:space="preserve"> </w:t>
      </w:r>
      <w:proofErr w:type="spellStart"/>
      <w:r w:rsidRPr="00117C54">
        <w:rPr>
          <w:lang w:val="de-DE"/>
        </w:rPr>
        <w:t>maps</w:t>
      </w:r>
      <w:proofErr w:type="spellEnd"/>
      <w:r w:rsidRPr="00117C54">
        <w:rPr>
          <w:lang w:val="de-DE"/>
        </w:rPr>
        <w:t>.</w:t>
      </w:r>
    </w:p>
  </w:comment>
  <w:comment w:id="183" w:author="Lisa" w:date="2022-10-21T20:43:00Z" w:initials="L">
    <w:p w14:paraId="37BE31B9" w14:textId="6E9799C0" w:rsidR="00012899" w:rsidRPr="00934E1E" w:rsidRDefault="00012899">
      <w:pPr>
        <w:pStyle w:val="Kommentartext"/>
        <w:rPr>
          <w:lang w:val="de-DE"/>
        </w:rPr>
      </w:pPr>
      <w:r>
        <w:rPr>
          <w:rStyle w:val="Kommentarzeichen"/>
        </w:rPr>
        <w:annotationRef/>
      </w:r>
      <w:r w:rsidRPr="00934E1E">
        <w:rPr>
          <w:lang w:val="de-DE"/>
        </w:rPr>
        <w:t xml:space="preserve">Verbessert zu was? </w:t>
      </w:r>
      <w:proofErr w:type="spellStart"/>
      <w:r w:rsidRPr="00934E1E">
        <w:rPr>
          <w:lang w:val="de-DE"/>
        </w:rPr>
        <w:t>Vlt</w:t>
      </w:r>
      <w:proofErr w:type="spellEnd"/>
      <w:r w:rsidRPr="00934E1E">
        <w:rPr>
          <w:lang w:val="de-DE"/>
        </w:rPr>
        <w:t>. eher: “</w:t>
      </w:r>
      <w:proofErr w:type="spellStart"/>
      <w:r w:rsidRPr="00934E1E">
        <w:rPr>
          <w:lang w:val="de-DE"/>
        </w:rPr>
        <w:t>achieved</w:t>
      </w:r>
      <w:proofErr w:type="spellEnd"/>
      <w:r w:rsidRPr="00934E1E">
        <w:rPr>
          <w:lang w:val="de-DE"/>
        </w:rPr>
        <w:t xml:space="preserve"> </w:t>
      </w:r>
      <w:proofErr w:type="spellStart"/>
      <w:r w:rsidRPr="00934E1E">
        <w:rPr>
          <w:lang w:val="de-DE"/>
        </w:rPr>
        <w:t>higher</w:t>
      </w:r>
      <w:proofErr w:type="spellEnd"/>
      <w:r w:rsidRPr="00934E1E">
        <w:rPr>
          <w:lang w:val="de-DE"/>
        </w:rPr>
        <w:t xml:space="preserve"> </w:t>
      </w:r>
      <w:proofErr w:type="spellStart"/>
      <w:r w:rsidRPr="00934E1E">
        <w:rPr>
          <w:lang w:val="de-DE"/>
        </w:rPr>
        <w:t>accuracies</w:t>
      </w:r>
      <w:proofErr w:type="spellEnd"/>
      <w:r w:rsidRPr="00934E1E">
        <w:rPr>
          <w:lang w:val="de-DE"/>
        </w:rPr>
        <w:t xml:space="preserve"> </w:t>
      </w:r>
      <w:proofErr w:type="spellStart"/>
      <w:r w:rsidRPr="00934E1E">
        <w:rPr>
          <w:lang w:val="de-DE"/>
        </w:rPr>
        <w:t>when</w:t>
      </w:r>
      <w:proofErr w:type="spellEnd"/>
      <w:r w:rsidRPr="00934E1E">
        <w:rPr>
          <w:lang w:val="de-DE"/>
        </w:rPr>
        <w:t>…”</w:t>
      </w:r>
    </w:p>
  </w:comment>
  <w:comment w:id="184" w:author="Smaczny, Stefan" w:date="2022-10-24T16:29:00Z" w:initials="SS">
    <w:p w14:paraId="252B4DAE" w14:textId="02DBC28A" w:rsidR="00012899" w:rsidRPr="00AD3B23" w:rsidRDefault="00012899">
      <w:pPr>
        <w:pStyle w:val="Kommentartext"/>
        <w:rPr>
          <w:lang w:val="de-DE"/>
        </w:rPr>
      </w:pPr>
      <w:r>
        <w:rPr>
          <w:rStyle w:val="Kommentarzeichen"/>
        </w:rPr>
        <w:annotationRef/>
      </w:r>
      <w:r w:rsidRPr="00AD3B23">
        <w:rPr>
          <w:lang w:val="de-DE"/>
        </w:rPr>
        <w:t xml:space="preserve">Ich bin hier allgemein etwas verwirrt. Der erste Satz sagt doch aus, dass </w:t>
      </w:r>
      <w:proofErr w:type="spellStart"/>
      <w:r w:rsidRPr="00AD3B23">
        <w:rPr>
          <w:lang w:val="de-DE"/>
        </w:rPr>
        <w:t>disconnection-based</w:t>
      </w:r>
      <w:proofErr w:type="spellEnd"/>
      <w:r w:rsidRPr="00AD3B23">
        <w:rPr>
          <w:lang w:val="de-DE"/>
        </w:rPr>
        <w:t xml:space="preserve"> </w:t>
      </w:r>
      <w:proofErr w:type="spellStart"/>
      <w:r w:rsidRPr="00AD3B23">
        <w:rPr>
          <w:lang w:val="de-DE"/>
        </w:rPr>
        <w:t>models</w:t>
      </w:r>
      <w:proofErr w:type="spellEnd"/>
      <w:r w:rsidRPr="00AD3B23">
        <w:rPr>
          <w:lang w:val="de-DE"/>
        </w:rPr>
        <w:t xml:space="preserve"> gleich gut oder besser sind als </w:t>
      </w:r>
      <w:proofErr w:type="spellStart"/>
      <w:r w:rsidRPr="00AD3B23">
        <w:rPr>
          <w:lang w:val="de-DE"/>
        </w:rPr>
        <w:t>Lesion</w:t>
      </w:r>
      <w:proofErr w:type="spellEnd"/>
      <w:r w:rsidRPr="00AD3B23">
        <w:rPr>
          <w:lang w:val="de-DE"/>
        </w:rPr>
        <w:t xml:space="preserve"> </w:t>
      </w:r>
      <w:proofErr w:type="spellStart"/>
      <w:r w:rsidRPr="00AD3B23">
        <w:rPr>
          <w:lang w:val="de-DE"/>
        </w:rPr>
        <w:t>Maps</w:t>
      </w:r>
      <w:proofErr w:type="spellEnd"/>
      <w:r w:rsidRPr="00AD3B23">
        <w:rPr>
          <w:lang w:val="de-DE"/>
        </w:rPr>
        <w:t>.</w:t>
      </w:r>
      <w:r w:rsidRPr="00AD3B23">
        <w:rPr>
          <w:lang w:val="de-DE"/>
        </w:rPr>
        <w:br/>
        <w:t xml:space="preserve">Dann sagst du, dass </w:t>
      </w:r>
      <w:proofErr w:type="spellStart"/>
      <w:r w:rsidRPr="00AD3B23">
        <w:rPr>
          <w:lang w:val="de-DE"/>
        </w:rPr>
        <w:t>disconnection</w:t>
      </w:r>
      <w:proofErr w:type="spellEnd"/>
      <w:r w:rsidRPr="00AD3B23">
        <w:rPr>
          <w:lang w:val="de-DE"/>
        </w:rPr>
        <w:t xml:space="preserve"> </w:t>
      </w:r>
      <w:proofErr w:type="spellStart"/>
      <w:r w:rsidRPr="00AD3B23">
        <w:rPr>
          <w:lang w:val="de-DE"/>
        </w:rPr>
        <w:t>maps</w:t>
      </w:r>
      <w:proofErr w:type="spellEnd"/>
      <w:r w:rsidRPr="00AD3B23">
        <w:rPr>
          <w:lang w:val="de-DE"/>
        </w:rPr>
        <w:t xml:space="preserve">  den </w:t>
      </w:r>
      <w:proofErr w:type="spellStart"/>
      <w:r w:rsidRPr="00AD3B23">
        <w:rPr>
          <w:lang w:val="de-DE"/>
        </w:rPr>
        <w:t>Klassifier</w:t>
      </w:r>
      <w:proofErr w:type="spellEnd"/>
      <w:r w:rsidRPr="00AD3B23">
        <w:rPr>
          <w:lang w:val="de-DE"/>
        </w:rPr>
        <w:t xml:space="preserve"> verbessern. Ist das nicht doppelt gemoppelt oder habe ich hier etwas falsch verstanden?</w:t>
      </w:r>
    </w:p>
  </w:comment>
  <w:comment w:id="192" w:author="Smaczny, Stefan" w:date="2022-10-24T16:33:00Z" w:initials="SS">
    <w:p w14:paraId="5503BF4D" w14:textId="4EDBA97C" w:rsidR="00012899" w:rsidRDefault="00012899">
      <w:pPr>
        <w:pStyle w:val="Kommentartext"/>
      </w:pPr>
      <w:r>
        <w:rPr>
          <w:rStyle w:val="Kommentarzeichen"/>
        </w:rPr>
        <w:annotationRef/>
      </w:r>
      <w:r w:rsidRPr="00AD3B23">
        <w:rPr>
          <w:lang w:val="de-DE"/>
        </w:rPr>
        <w:t xml:space="preserve">Ich finde die Satzstellung hier etwas </w:t>
      </w:r>
      <w:proofErr w:type="spellStart"/>
      <w:r w:rsidRPr="00AD3B23">
        <w:rPr>
          <w:lang w:val="de-DE"/>
        </w:rPr>
        <w:t>clunky</w:t>
      </w:r>
      <w:proofErr w:type="spellEnd"/>
      <w:r w:rsidRPr="00AD3B23">
        <w:rPr>
          <w:lang w:val="de-DE"/>
        </w:rPr>
        <w:t xml:space="preserve">. </w:t>
      </w:r>
      <w:proofErr w:type="spellStart"/>
      <w:r>
        <w:t>Vielleicht</w:t>
      </w:r>
      <w:proofErr w:type="spellEnd"/>
      <w:r>
        <w:t xml:space="preserve"> </w:t>
      </w:r>
      <w:proofErr w:type="spellStart"/>
      <w:r>
        <w:t>eher</w:t>
      </w:r>
      <w:proofErr w:type="spellEnd"/>
      <w:r>
        <w:t xml:space="preserve"> </w:t>
      </w:r>
      <w:proofErr w:type="spellStart"/>
      <w:r>
        <w:t>sagen</w:t>
      </w:r>
      <w:proofErr w:type="spellEnd"/>
      <w:r>
        <w:t xml:space="preserve"> “</w:t>
      </w:r>
      <w:r>
        <w:rPr>
          <w:bCs/>
        </w:rPr>
        <w:t xml:space="preserve">since complex cognitive processes, such as visuospatial attention, rely on the structural and functional integrity of WM connections, </w:t>
      </w:r>
      <w:proofErr w:type="spellStart"/>
      <w:r>
        <w:rPr>
          <w:bCs/>
        </w:rPr>
        <w:t>Griffis</w:t>
      </w:r>
      <w:proofErr w:type="spellEnd"/>
      <w:r>
        <w:rPr>
          <w:bCs/>
        </w:rPr>
        <w:t xml:space="preserve"> et al deem it plausible that disconnection measures hold superior (…). </w:t>
      </w:r>
      <w:r>
        <w:t xml:space="preserve"> </w:t>
      </w:r>
    </w:p>
  </w:comment>
  <w:comment w:id="197" w:author="Lisa" w:date="2022-10-21T21:05:00Z" w:initials="L">
    <w:p w14:paraId="6B389A76" w14:textId="20F264B0" w:rsidR="00012899" w:rsidRDefault="00012899">
      <w:pPr>
        <w:pStyle w:val="Kommentartext"/>
        <w:rPr>
          <w:lang w:val="de-DE"/>
        </w:rPr>
      </w:pPr>
      <w:r>
        <w:rPr>
          <w:rStyle w:val="Kommentarzeichen"/>
        </w:rPr>
        <w:annotationRef/>
      </w:r>
      <w:r w:rsidRPr="00117C54">
        <w:rPr>
          <w:lang w:val="de-DE"/>
        </w:rPr>
        <w:t>Hier fehlt mir ehrlich gesagt noch ein bisschen Literatur.</w:t>
      </w:r>
      <w:r>
        <w:rPr>
          <w:lang w:val="de-DE"/>
        </w:rPr>
        <w:t xml:space="preserve"> Haben andere auch schon mal </w:t>
      </w:r>
      <w:proofErr w:type="spellStart"/>
      <w:r>
        <w:rPr>
          <w:lang w:val="de-DE"/>
        </w:rPr>
        <w:t>sex</w:t>
      </w:r>
      <w:proofErr w:type="spellEnd"/>
      <w:r>
        <w:rPr>
          <w:lang w:val="de-DE"/>
        </w:rPr>
        <w:t xml:space="preserve"> prädizieren wollen? Wie gut hat das geklappt? Siehe Vortrag letzten Donnerstag, die hatten mit </w:t>
      </w:r>
      <w:proofErr w:type="spellStart"/>
      <w:r>
        <w:rPr>
          <w:lang w:val="de-DE"/>
        </w:rPr>
        <w:t>sex</w:t>
      </w:r>
      <w:proofErr w:type="spellEnd"/>
      <w:r>
        <w:rPr>
          <w:lang w:val="de-DE"/>
        </w:rPr>
        <w:t xml:space="preserve"> ja auch nicht so gute Ergebnisse erzielen können. Woran könnte es außerdem liegen, dass die Prädiktion von </w:t>
      </w:r>
      <w:proofErr w:type="spellStart"/>
      <w:r>
        <w:rPr>
          <w:lang w:val="de-DE"/>
        </w:rPr>
        <w:t>sex</w:t>
      </w:r>
      <w:proofErr w:type="spellEnd"/>
      <w:r>
        <w:rPr>
          <w:lang w:val="de-DE"/>
        </w:rPr>
        <w:t xml:space="preserve"> nicht so funktioniert?</w:t>
      </w:r>
      <w:r w:rsidRPr="00117C54">
        <w:rPr>
          <w:lang w:val="de-DE"/>
        </w:rPr>
        <w:t xml:space="preserve"> </w:t>
      </w:r>
      <w:r>
        <w:rPr>
          <w:lang w:val="de-DE"/>
        </w:rPr>
        <w:t xml:space="preserve">Was müsste man </w:t>
      </w:r>
      <w:proofErr w:type="spellStart"/>
      <w:r>
        <w:rPr>
          <w:lang w:val="de-DE"/>
        </w:rPr>
        <w:t>vlt</w:t>
      </w:r>
      <w:proofErr w:type="spellEnd"/>
      <w:r>
        <w:rPr>
          <w:lang w:val="de-DE"/>
        </w:rPr>
        <w:t xml:space="preserve">. Anders machen? </w:t>
      </w:r>
    </w:p>
    <w:p w14:paraId="54B438C3" w14:textId="33844EC2" w:rsidR="00012899" w:rsidRPr="00117C54" w:rsidRDefault="00012899">
      <w:pPr>
        <w:pStyle w:val="Kommentartext"/>
        <w:rPr>
          <w:lang w:val="de-DE"/>
        </w:rPr>
      </w:pPr>
      <w:r>
        <w:rPr>
          <w:lang w:val="de-DE"/>
        </w:rPr>
        <w:t xml:space="preserve">Die Prädiktion von </w:t>
      </w:r>
      <w:proofErr w:type="spellStart"/>
      <w:r>
        <w:rPr>
          <w:lang w:val="de-DE"/>
        </w:rPr>
        <w:t>sex</w:t>
      </w:r>
      <w:proofErr w:type="spellEnd"/>
      <w:r>
        <w:rPr>
          <w:lang w:val="de-DE"/>
        </w:rPr>
        <w:t xml:space="preserve"> ist für deine Arbeit wichtiger und sollte daher mehr im Vordergrund diskutiert werden als die </w:t>
      </w:r>
      <w:proofErr w:type="spellStart"/>
      <w:r>
        <w:rPr>
          <w:lang w:val="de-DE"/>
        </w:rPr>
        <w:t>Farge</w:t>
      </w:r>
      <w:proofErr w:type="spellEnd"/>
      <w:r>
        <w:rPr>
          <w:lang w:val="de-DE"/>
        </w:rPr>
        <w:t xml:space="preserve">, ob </w:t>
      </w:r>
      <w:proofErr w:type="spellStart"/>
      <w:r>
        <w:rPr>
          <w:lang w:val="de-DE"/>
        </w:rPr>
        <w:t>lesion</w:t>
      </w:r>
      <w:proofErr w:type="spellEnd"/>
      <w:r>
        <w:rPr>
          <w:lang w:val="de-DE"/>
        </w:rPr>
        <w:t xml:space="preserve"> oder </w:t>
      </w:r>
      <w:proofErr w:type="spellStart"/>
      <w:r>
        <w:rPr>
          <w:lang w:val="de-DE"/>
        </w:rPr>
        <w:t>disconnection</w:t>
      </w:r>
      <w:proofErr w:type="spellEnd"/>
      <w:r>
        <w:rPr>
          <w:lang w:val="de-DE"/>
        </w:rPr>
        <w:t xml:space="preserve"> </w:t>
      </w:r>
      <w:proofErr w:type="spellStart"/>
      <w:r>
        <w:rPr>
          <w:lang w:val="de-DE"/>
        </w:rPr>
        <w:t>maps</w:t>
      </w:r>
      <w:proofErr w:type="spellEnd"/>
      <w:r>
        <w:rPr>
          <w:lang w:val="de-DE"/>
        </w:rPr>
        <w:t xml:space="preserve"> im allgemeinen prädiktiver sind.</w:t>
      </w:r>
    </w:p>
  </w:comment>
  <w:comment w:id="198" w:author="Lisa" w:date="2022-10-21T21:03:00Z" w:initials="L">
    <w:p w14:paraId="42862F84" w14:textId="7E217DC2" w:rsidR="00012899" w:rsidRPr="00117C54" w:rsidRDefault="00012899">
      <w:pPr>
        <w:pStyle w:val="Kommentartext"/>
        <w:rPr>
          <w:lang w:val="de-DE"/>
        </w:rPr>
      </w:pPr>
      <w:r>
        <w:rPr>
          <w:rStyle w:val="Kommentarzeichen"/>
        </w:rPr>
        <w:annotationRef/>
      </w:r>
      <w:r w:rsidRPr="00117C54">
        <w:rPr>
          <w:lang w:val="de-DE"/>
        </w:rPr>
        <w:t>Guter Punkt. Für die A</w:t>
      </w:r>
      <w:r>
        <w:rPr>
          <w:lang w:val="de-DE"/>
        </w:rPr>
        <w:t xml:space="preserve">rbeit passt das, aber ein </w:t>
      </w:r>
      <w:proofErr w:type="spellStart"/>
      <w:r>
        <w:rPr>
          <w:lang w:val="de-DE"/>
        </w:rPr>
        <w:t>Reviewer</w:t>
      </w:r>
      <w:proofErr w:type="spellEnd"/>
      <w:r>
        <w:rPr>
          <w:lang w:val="de-DE"/>
        </w:rPr>
        <w:t xml:space="preserve"> würde sagen, warum habt ihr es dann nicht mit den </w:t>
      </w:r>
      <w:proofErr w:type="spellStart"/>
      <w:r>
        <w:rPr>
          <w:lang w:val="de-DE"/>
        </w:rPr>
        <w:t>parcel-wise</w:t>
      </w:r>
      <w:proofErr w:type="spellEnd"/>
      <w:r>
        <w:rPr>
          <w:lang w:val="de-DE"/>
        </w:rPr>
        <w:t xml:space="preserve"> </w:t>
      </w:r>
      <w:proofErr w:type="spellStart"/>
      <w:r>
        <w:rPr>
          <w:lang w:val="de-DE"/>
        </w:rPr>
        <w:t>matrices</w:t>
      </w:r>
      <w:proofErr w:type="spellEnd"/>
      <w:r>
        <w:rPr>
          <w:lang w:val="de-DE"/>
        </w:rPr>
        <w:t xml:space="preserve"> versucht? Müssen wir also noch austesten.</w:t>
      </w:r>
    </w:p>
  </w:comment>
  <w:comment w:id="200" w:author="Lisa" w:date="2022-10-24T12:20:00Z" w:initials="L">
    <w:p w14:paraId="34B5E936" w14:textId="77777777" w:rsidR="00012899" w:rsidRDefault="00012899">
      <w:pPr>
        <w:pStyle w:val="Kommentartext"/>
        <w:rPr>
          <w:lang w:val="de-DE"/>
        </w:rPr>
      </w:pPr>
      <w:r>
        <w:rPr>
          <w:rStyle w:val="Kommentarzeichen"/>
        </w:rPr>
        <w:annotationRef/>
      </w:r>
      <w:r w:rsidRPr="001E219E">
        <w:rPr>
          <w:lang w:val="de-DE"/>
        </w:rPr>
        <w:t xml:space="preserve">Obwohl du viel bezüglich </w:t>
      </w:r>
      <w:proofErr w:type="spellStart"/>
      <w:r w:rsidRPr="001E219E">
        <w:rPr>
          <w:lang w:val="de-DE"/>
        </w:rPr>
        <w:t>templates</w:t>
      </w:r>
      <w:proofErr w:type="spellEnd"/>
      <w:r w:rsidRPr="001E219E">
        <w:rPr>
          <w:lang w:val="de-DE"/>
        </w:rPr>
        <w:t xml:space="preserve"> kritisierst</w:t>
      </w:r>
      <w:r>
        <w:rPr>
          <w:lang w:val="de-DE"/>
        </w:rPr>
        <w:t>, schlägst du keine sex-</w:t>
      </w:r>
      <w:proofErr w:type="spellStart"/>
      <w:r>
        <w:rPr>
          <w:lang w:val="de-DE"/>
        </w:rPr>
        <w:t>specific</w:t>
      </w:r>
      <w:proofErr w:type="spellEnd"/>
      <w:r>
        <w:rPr>
          <w:lang w:val="de-DE"/>
        </w:rPr>
        <w:t xml:space="preserve"> </w:t>
      </w:r>
      <w:proofErr w:type="spellStart"/>
      <w:r>
        <w:rPr>
          <w:lang w:val="de-DE"/>
        </w:rPr>
        <w:t>templates</w:t>
      </w:r>
      <w:proofErr w:type="spellEnd"/>
      <w:r>
        <w:rPr>
          <w:lang w:val="de-DE"/>
        </w:rPr>
        <w:t xml:space="preserve"> für die Zukunft vor. </w:t>
      </w:r>
    </w:p>
    <w:p w14:paraId="661B7EE9" w14:textId="4EA49AD1" w:rsidR="00012899" w:rsidRPr="001E219E" w:rsidRDefault="00012899">
      <w:pPr>
        <w:pStyle w:val="Kommentartext"/>
        <w:rPr>
          <w:lang w:val="de-DE"/>
        </w:rPr>
      </w:pPr>
      <w:r>
        <w:rPr>
          <w:lang w:val="de-DE"/>
        </w:rPr>
        <w:t xml:space="preserve">Auch wenn es total richtig ist, die Geschichte mit den </w:t>
      </w:r>
      <w:proofErr w:type="spellStart"/>
      <w:r>
        <w:rPr>
          <w:lang w:val="de-DE"/>
        </w:rPr>
        <w:t>templates</w:t>
      </w:r>
      <w:proofErr w:type="spellEnd"/>
      <w:r>
        <w:rPr>
          <w:lang w:val="de-DE"/>
        </w:rPr>
        <w:t xml:space="preserve"> hervorzuheben und stark zu kritisieren, empfinde ich den aktuellen Text als sehr streng. Man könnte meinen, die Studie ist </w:t>
      </w:r>
      <w:proofErr w:type="spellStart"/>
      <w:r>
        <w:rPr>
          <w:lang w:val="de-DE"/>
        </w:rPr>
        <w:t>eigt</w:t>
      </w:r>
      <w:proofErr w:type="spellEnd"/>
      <w:r>
        <w:rPr>
          <w:lang w:val="de-DE"/>
        </w:rPr>
        <w:t xml:space="preserve"> Quatsch ;-) Ein bisschen weniger harte Kritik und etwas mehr „warum macht es </w:t>
      </w:r>
      <w:proofErr w:type="spellStart"/>
      <w:r>
        <w:rPr>
          <w:lang w:val="de-DE"/>
        </w:rPr>
        <w:t>vlt</w:t>
      </w:r>
      <w:proofErr w:type="spellEnd"/>
      <w:r>
        <w:rPr>
          <w:lang w:val="de-DE"/>
        </w:rPr>
        <w:t xml:space="preserve"> doch genauso Sinn“ wäre in meinem Sinne. </w:t>
      </w:r>
    </w:p>
  </w:comment>
  <w:comment w:id="201" w:author="Smaczny, Stefan" w:date="2022-10-24T16:38:00Z" w:initials="SS">
    <w:p w14:paraId="38452051" w14:textId="1FC97EDA" w:rsidR="00012899" w:rsidRPr="00AD3B23" w:rsidRDefault="00012899">
      <w:pPr>
        <w:pStyle w:val="Kommentartext"/>
        <w:rPr>
          <w:lang w:val="de-DE"/>
        </w:rPr>
      </w:pPr>
      <w:r>
        <w:rPr>
          <w:rStyle w:val="Kommentarzeichen"/>
        </w:rPr>
        <w:annotationRef/>
      </w:r>
      <w:r w:rsidRPr="00AD3B23">
        <w:rPr>
          <w:lang w:val="de-DE"/>
        </w:rPr>
        <w:t>O</w:t>
      </w:r>
      <w:r>
        <w:rPr>
          <w:lang w:val="de-DE"/>
        </w:rPr>
        <w:t xml:space="preserve">der einfach sagen „geschlechtsspezifische Analysen hätten unsere Ergebnisse noch etwas akkurater machen können“ (denn sie sind schon akkurat. Nur bessere Atlanten würden sie NOCH akkurater machen! </w:t>
      </w:r>
      <w:proofErr w:type="gramStart"/>
      <w:r>
        <w:rPr>
          <w:lang w:val="de-DE"/>
        </w:rPr>
        <w:t>:P</w:t>
      </w:r>
      <w:proofErr w:type="gramEnd"/>
      <w:r>
        <w:rPr>
          <w:lang w:val="de-DE"/>
        </w:rPr>
        <w:t xml:space="preserve"> )</w:t>
      </w:r>
    </w:p>
  </w:comment>
  <w:comment w:id="202" w:author="Lisa" w:date="2022-10-24T10:59:00Z" w:initials="L">
    <w:p w14:paraId="36CAAED0" w14:textId="7BA6975E" w:rsidR="00012899" w:rsidRPr="0033347C" w:rsidRDefault="00012899">
      <w:pPr>
        <w:pStyle w:val="Kommentartext"/>
        <w:rPr>
          <w:lang w:val="de-DE"/>
        </w:rPr>
      </w:pPr>
      <w:r>
        <w:rPr>
          <w:rStyle w:val="Kommentarzeichen"/>
        </w:rPr>
        <w:annotationRef/>
      </w:r>
      <w:r w:rsidRPr="00301408">
        <w:rPr>
          <w:lang w:val="de-DE"/>
        </w:rPr>
        <w:t>Ich persönlich finde “</w:t>
      </w:r>
      <w:proofErr w:type="spellStart"/>
      <w:r w:rsidRPr="00301408">
        <w:rPr>
          <w:lang w:val="de-DE"/>
        </w:rPr>
        <w:t>the</w:t>
      </w:r>
      <w:proofErr w:type="spellEnd"/>
      <w:r w:rsidRPr="00301408">
        <w:rPr>
          <w:lang w:val="de-DE"/>
        </w:rPr>
        <w:t xml:space="preserve"> same </w:t>
      </w:r>
      <w:proofErr w:type="spellStart"/>
      <w:r w:rsidRPr="00301408">
        <w:rPr>
          <w:lang w:val="de-DE"/>
        </w:rPr>
        <w:t>template</w:t>
      </w:r>
      <w:proofErr w:type="spellEnd"/>
      <w:r>
        <w:rPr>
          <w:lang w:val="de-DE"/>
        </w:rPr>
        <w:t xml:space="preserve">“ eher </w:t>
      </w:r>
      <w:proofErr w:type="spellStart"/>
      <w:r>
        <w:rPr>
          <w:lang w:val="de-DE"/>
        </w:rPr>
        <w:t>umspezifisch</w:t>
      </w:r>
      <w:proofErr w:type="spellEnd"/>
      <w:r>
        <w:rPr>
          <w:lang w:val="de-DE"/>
        </w:rPr>
        <w:t xml:space="preserve">, weniger fachlich, formuliert. </w:t>
      </w:r>
      <w:proofErr w:type="spellStart"/>
      <w:r w:rsidRPr="00301408">
        <w:rPr>
          <w:lang w:val="en-US"/>
        </w:rPr>
        <w:t>Sei</w:t>
      </w:r>
      <w:proofErr w:type="spellEnd"/>
      <w:r w:rsidRPr="00301408">
        <w:rPr>
          <w:lang w:val="en-US"/>
        </w:rPr>
        <w:t xml:space="preserve"> </w:t>
      </w:r>
      <w:proofErr w:type="spellStart"/>
      <w:r w:rsidRPr="00301408">
        <w:rPr>
          <w:lang w:val="en-US"/>
        </w:rPr>
        <w:t>spezifischer</w:t>
      </w:r>
      <w:proofErr w:type="spellEnd"/>
      <w:r w:rsidRPr="00301408">
        <w:rPr>
          <w:lang w:val="en-US"/>
        </w:rPr>
        <w:t xml:space="preserve"> – no sex-specific, sex-unspecific, n</w:t>
      </w:r>
      <w:r>
        <w:rPr>
          <w:lang w:val="en-US"/>
        </w:rPr>
        <w:t>o separate templates for female</w:t>
      </w:r>
      <w:r w:rsidRPr="00301408">
        <w:rPr>
          <w:lang w:val="en-US"/>
        </w:rPr>
        <w:t xml:space="preserve"> and male</w:t>
      </w:r>
      <w:r>
        <w:rPr>
          <w:lang w:val="en-US"/>
        </w:rPr>
        <w:t xml:space="preserve"> brains, template based on a mixed population of females and males... </w:t>
      </w:r>
      <w:r w:rsidRPr="0033347C">
        <w:rPr>
          <w:lang w:val="de-DE"/>
        </w:rPr>
        <w:t xml:space="preserve">The same </w:t>
      </w:r>
      <w:proofErr w:type="spellStart"/>
      <w:r w:rsidRPr="0033347C">
        <w:rPr>
          <w:lang w:val="de-DE"/>
        </w:rPr>
        <w:t>template</w:t>
      </w:r>
      <w:proofErr w:type="spellEnd"/>
      <w:r w:rsidRPr="0033347C">
        <w:rPr>
          <w:lang w:val="de-DE"/>
        </w:rPr>
        <w:t xml:space="preserve"> könnte auch bedeuten, dass du einen reinen M</w:t>
      </w:r>
      <w:r>
        <w:rPr>
          <w:lang w:val="de-DE"/>
        </w:rPr>
        <w:t>änner-Atlas für beide verwendet hast.</w:t>
      </w:r>
    </w:p>
  </w:comment>
  <w:comment w:id="203" w:author="Smaczny, Stefan" w:date="2022-10-24T16:39:00Z" w:initials="SS">
    <w:p w14:paraId="4AF47A97" w14:textId="41457DF7" w:rsidR="00012899" w:rsidRPr="00AD3B23" w:rsidRDefault="00012899">
      <w:pPr>
        <w:pStyle w:val="Kommentartext"/>
        <w:rPr>
          <w:lang w:val="de-DE"/>
        </w:rPr>
      </w:pPr>
      <w:r>
        <w:rPr>
          <w:rStyle w:val="Kommentarzeichen"/>
        </w:rPr>
        <w:annotationRef/>
      </w:r>
      <w:r w:rsidRPr="00AD3B23">
        <w:rPr>
          <w:lang w:val="de-DE"/>
        </w:rPr>
        <w:t xml:space="preserve">Och, das sehe ich jetzt weniger streng. </w:t>
      </w:r>
      <w:r>
        <w:rPr>
          <w:lang w:val="de-DE"/>
        </w:rPr>
        <w:t xml:space="preserve">Eher den </w:t>
      </w:r>
      <w:proofErr w:type="spellStart"/>
      <w:r>
        <w:rPr>
          <w:lang w:val="de-DE"/>
        </w:rPr>
        <w:t>Bergriff</w:t>
      </w:r>
      <w:proofErr w:type="spellEnd"/>
      <w:r>
        <w:rPr>
          <w:lang w:val="de-DE"/>
        </w:rPr>
        <w:t xml:space="preserve"> „sex-</w:t>
      </w:r>
      <w:proofErr w:type="spellStart"/>
      <w:r>
        <w:rPr>
          <w:lang w:val="de-DE"/>
        </w:rPr>
        <w:t>specific</w:t>
      </w:r>
      <w:proofErr w:type="spellEnd"/>
      <w:r>
        <w:rPr>
          <w:lang w:val="de-DE"/>
        </w:rPr>
        <w:t>“ verwenden sobald du das als Verbesserungsvorschlag anbringst</w:t>
      </w:r>
    </w:p>
  </w:comment>
  <w:comment w:id="204" w:author="Lisa" w:date="2022-10-24T11:09:00Z" w:initials="L">
    <w:p w14:paraId="328ECFC7" w14:textId="11853BF8" w:rsidR="00012899" w:rsidRDefault="00012899">
      <w:pPr>
        <w:pStyle w:val="Kommentartext"/>
        <w:rPr>
          <w:lang w:val="de-DE"/>
        </w:rPr>
      </w:pPr>
      <w:r>
        <w:rPr>
          <w:rStyle w:val="Kommentarzeichen"/>
        </w:rPr>
        <w:annotationRef/>
      </w:r>
      <w:r w:rsidRPr="00C85842">
        <w:rPr>
          <w:lang w:val="de-DE"/>
        </w:rPr>
        <w:t xml:space="preserve">Hm. Ich weiß natürlich was du meinst </w:t>
      </w:r>
      <w:r>
        <w:rPr>
          <w:lang w:val="de-DE"/>
        </w:rPr>
        <w:t>:)</w:t>
      </w:r>
    </w:p>
    <w:p w14:paraId="7C904A23" w14:textId="094A32AD" w:rsidR="00012899" w:rsidRPr="00934E1E" w:rsidRDefault="00012899">
      <w:pPr>
        <w:pStyle w:val="Kommentartext"/>
        <w:rPr>
          <w:lang w:val="de-DE"/>
        </w:rPr>
      </w:pPr>
      <w:r>
        <w:rPr>
          <w:lang w:val="de-DE"/>
        </w:rPr>
        <w:t>Allerdings finde ich den Ausdruck nicht so passend. Klar, dass das normalisierte Gehirn nicht die Realität widerspiegelt – es wurde ja transformiert. Im Prinzip sind das Schätzungen vom Durchschnittsgehirn.</w:t>
      </w:r>
    </w:p>
    <w:p w14:paraId="0C308AF7" w14:textId="6C2AA096" w:rsidR="00012899" w:rsidRPr="00C85842" w:rsidRDefault="00012899">
      <w:pPr>
        <w:pStyle w:val="Kommentartext"/>
        <w:rPr>
          <w:lang w:val="de-DE"/>
        </w:rPr>
      </w:pPr>
      <w:r w:rsidRPr="00C85842">
        <w:rPr>
          <w:lang w:val="de-DE"/>
        </w:rPr>
        <w:t>@</w:t>
      </w:r>
      <w:r w:rsidRPr="00C85842">
        <w:rPr>
          <w:highlight w:val="yellow"/>
          <w:lang w:val="de-DE"/>
        </w:rPr>
        <w:t>Stefan</w:t>
      </w:r>
      <w:r w:rsidRPr="00C85842">
        <w:rPr>
          <w:lang w:val="de-DE"/>
        </w:rPr>
        <w:t xml:space="preserve"> was denkst du dazu?</w:t>
      </w:r>
    </w:p>
  </w:comment>
  <w:comment w:id="205" w:author="Smaczny, Stefan" w:date="2022-10-24T16:40:00Z" w:initials="SS">
    <w:p w14:paraId="4C303234" w14:textId="4BE7B568" w:rsidR="00012899" w:rsidRPr="008D585E" w:rsidRDefault="00012899">
      <w:pPr>
        <w:pStyle w:val="Kommentartext"/>
        <w:rPr>
          <w:lang w:val="en-US"/>
        </w:rPr>
      </w:pPr>
      <w:r>
        <w:rPr>
          <w:rStyle w:val="Kommentarzeichen"/>
        </w:rPr>
        <w:annotationRef/>
      </w:r>
      <w:r w:rsidRPr="00AD3B23">
        <w:rPr>
          <w:lang w:val="de-DE"/>
        </w:rPr>
        <w:t>Ja, ich denke auch, dass das vielleicht, ähnlich wie in meinem</w:t>
      </w:r>
      <w:r>
        <w:rPr>
          <w:lang w:val="de-DE"/>
        </w:rPr>
        <w:t xml:space="preserve"> obigen Kommentar eher mit „</w:t>
      </w:r>
      <w:proofErr w:type="spellStart"/>
      <w:r>
        <w:rPr>
          <w:lang w:val="de-DE"/>
        </w:rPr>
        <w:t>accuracy</w:t>
      </w:r>
      <w:proofErr w:type="spellEnd"/>
      <w:r>
        <w:rPr>
          <w:lang w:val="de-DE"/>
        </w:rPr>
        <w:t xml:space="preserve">“ argumentiert werden könnte. </w:t>
      </w:r>
      <w:r w:rsidRPr="008D585E">
        <w:rPr>
          <w:lang w:val="en-US"/>
        </w:rPr>
        <w:t>„</w:t>
      </w:r>
      <w:r>
        <w:rPr>
          <w:lang w:val="en-US"/>
        </w:rPr>
        <w:t xml:space="preserve"> (…) </w:t>
      </w:r>
      <w:r w:rsidRPr="008D585E">
        <w:rPr>
          <w:lang w:val="en-US"/>
        </w:rPr>
        <w:t xml:space="preserve">it is possible that the resulting </w:t>
      </w:r>
      <w:proofErr w:type="spellStart"/>
      <w:r w:rsidRPr="008D585E">
        <w:rPr>
          <w:lang w:val="en-US"/>
        </w:rPr>
        <w:t>normalised</w:t>
      </w:r>
      <w:proofErr w:type="spellEnd"/>
      <w:r w:rsidRPr="008D585E">
        <w:rPr>
          <w:lang w:val="en-US"/>
        </w:rPr>
        <w:t xml:space="preserve"> brain scans are slightly inaccurate </w:t>
      </w:r>
      <w:r>
        <w:rPr>
          <w:lang w:val="en-US"/>
        </w:rPr>
        <w:t>compared to if there had been sex-specific normalization templates”.</w:t>
      </w:r>
    </w:p>
  </w:comment>
  <w:comment w:id="212" w:author="Lisa" w:date="2022-10-21T20:22:00Z" w:initials="L">
    <w:p w14:paraId="556D24BE" w14:textId="535E1171" w:rsidR="00012899" w:rsidRPr="00A42993" w:rsidRDefault="00012899">
      <w:pPr>
        <w:pStyle w:val="Kommentartext"/>
        <w:rPr>
          <w:lang w:val="de-DE"/>
        </w:rPr>
      </w:pPr>
      <w:r>
        <w:rPr>
          <w:rStyle w:val="Kommentarzeichen"/>
        </w:rPr>
        <w:annotationRef/>
      </w:r>
      <w:r w:rsidRPr="00A42993">
        <w:rPr>
          <w:lang w:val="de-DE"/>
        </w:rPr>
        <w:t xml:space="preserve">Ich </w:t>
      </w:r>
      <w:proofErr w:type="gramStart"/>
      <w:r w:rsidRPr="00A42993">
        <w:rPr>
          <w:lang w:val="de-DE"/>
        </w:rPr>
        <w:t>würde</w:t>
      </w:r>
      <w:proofErr w:type="gramEnd"/>
      <w:r>
        <w:rPr>
          <w:lang w:val="de-DE"/>
        </w:rPr>
        <w:t xml:space="preserve"> wenn möglich</w:t>
      </w:r>
      <w:r w:rsidRPr="00A42993">
        <w:rPr>
          <w:lang w:val="de-DE"/>
        </w:rPr>
        <w:t xml:space="preserve"> die genaue Anzahl </w:t>
      </w:r>
      <w:proofErr w:type="spellStart"/>
      <w:r w:rsidRPr="00A42993">
        <w:rPr>
          <w:lang w:val="de-DE"/>
        </w:rPr>
        <w:t>females</w:t>
      </w:r>
      <w:proofErr w:type="spellEnd"/>
      <w:r w:rsidRPr="00A42993">
        <w:rPr>
          <w:lang w:val="de-DE"/>
        </w:rPr>
        <w:t>/</w:t>
      </w:r>
      <w:proofErr w:type="spellStart"/>
      <w:r>
        <w:rPr>
          <w:lang w:val="de-DE"/>
        </w:rPr>
        <w:t>males</w:t>
      </w:r>
      <w:proofErr w:type="spellEnd"/>
      <w:r>
        <w:rPr>
          <w:lang w:val="de-DE"/>
        </w:rPr>
        <w:t xml:space="preserve"> nennen.</w:t>
      </w:r>
    </w:p>
  </w:comment>
  <w:comment w:id="226" w:author="Smaczny, Stefan" w:date="2022-10-24T16:45:00Z" w:initials="SS">
    <w:p w14:paraId="1CC6AE09" w14:textId="6B1556A7" w:rsidR="00012899" w:rsidRPr="008D585E" w:rsidRDefault="00012899">
      <w:pPr>
        <w:pStyle w:val="Kommentartext"/>
        <w:rPr>
          <w:lang w:val="de-DE"/>
        </w:rPr>
      </w:pPr>
      <w:r>
        <w:rPr>
          <w:rStyle w:val="Kommentarzeichen"/>
        </w:rPr>
        <w:annotationRef/>
      </w:r>
      <w:r w:rsidRPr="008D585E">
        <w:rPr>
          <w:lang w:val="de-DE"/>
        </w:rPr>
        <w:t xml:space="preserve">Würde </w:t>
      </w:r>
      <w:r>
        <w:rPr>
          <w:lang w:val="de-DE"/>
        </w:rPr>
        <w:t xml:space="preserve">ich so </w:t>
      </w:r>
      <w:proofErr w:type="spellStart"/>
      <w:r>
        <w:rPr>
          <w:lang w:val="de-DE"/>
        </w:rPr>
        <w:t>nciht</w:t>
      </w:r>
      <w:proofErr w:type="spellEnd"/>
      <w:r>
        <w:rPr>
          <w:lang w:val="de-DE"/>
        </w:rPr>
        <w:t xml:space="preserve"> sagen, wenn </w:t>
      </w:r>
      <w:proofErr w:type="spellStart"/>
      <w:r>
        <w:rPr>
          <w:lang w:val="de-DE"/>
        </w:rPr>
        <w:t>usn</w:t>
      </w:r>
      <w:proofErr w:type="spellEnd"/>
      <w:r>
        <w:rPr>
          <w:lang w:val="de-DE"/>
        </w:rPr>
        <w:t xml:space="preserve"> z.B. </w:t>
      </w:r>
      <w:proofErr w:type="spellStart"/>
      <w:r>
        <w:rPr>
          <w:lang w:val="de-DE"/>
        </w:rPr>
        <w:t>Roi-to-roi</w:t>
      </w:r>
      <w:proofErr w:type="spellEnd"/>
      <w:r>
        <w:rPr>
          <w:lang w:val="de-DE"/>
        </w:rPr>
        <w:t xml:space="preserve"> </w:t>
      </w:r>
      <w:proofErr w:type="spellStart"/>
      <w:r>
        <w:rPr>
          <w:lang w:val="de-DE"/>
        </w:rPr>
        <w:t>disconnections</w:t>
      </w:r>
      <w:proofErr w:type="spellEnd"/>
      <w:r>
        <w:rPr>
          <w:lang w:val="de-DE"/>
        </w:rPr>
        <w:t xml:space="preserve"> interessieren, haben wir ja klar definierte ROIs (z.B. Thalamus), deren </w:t>
      </w:r>
      <w:proofErr w:type="spellStart"/>
      <w:r>
        <w:rPr>
          <w:lang w:val="de-DE"/>
        </w:rPr>
        <w:t>Diskonnektion</w:t>
      </w:r>
      <w:proofErr w:type="spellEnd"/>
      <w:r>
        <w:rPr>
          <w:lang w:val="de-DE"/>
        </w:rPr>
        <w:t xml:space="preserve"> zu anderen klar definierten ROIs untersucht werden. Die ROIs selbst existieren ja meist in beiden Sexes. Nur ihre </w:t>
      </w:r>
      <w:proofErr w:type="spellStart"/>
      <w:r>
        <w:rPr>
          <w:lang w:val="de-DE"/>
        </w:rPr>
        <w:t>Loalisation</w:t>
      </w:r>
      <w:proofErr w:type="spellEnd"/>
      <w:r>
        <w:rPr>
          <w:lang w:val="de-DE"/>
        </w:rPr>
        <w:t>/Größe wird etwas variieren. Aber geht hier vielleicht schon zu weit.</w:t>
      </w:r>
    </w:p>
  </w:comment>
  <w:comment w:id="227" w:author="Lisa" w:date="2022-10-24T11:36:00Z" w:initials="L">
    <w:p w14:paraId="1356CE6D" w14:textId="64CDA7C4" w:rsidR="00012899" w:rsidRPr="00255CC7" w:rsidRDefault="00012899">
      <w:pPr>
        <w:pStyle w:val="Kommentartext"/>
        <w:rPr>
          <w:lang w:val="de-DE"/>
        </w:rPr>
      </w:pPr>
      <w:r>
        <w:rPr>
          <w:rStyle w:val="Kommentarzeichen"/>
        </w:rPr>
        <w:annotationRef/>
      </w:r>
      <w:r w:rsidRPr="00255CC7">
        <w:rPr>
          <w:lang w:val="de-DE"/>
        </w:rPr>
        <w:t xml:space="preserve">Wenn du hier </w:t>
      </w:r>
      <w:r>
        <w:rPr>
          <w:lang w:val="de-DE"/>
        </w:rPr>
        <w:t>direk</w:t>
      </w:r>
      <w:r w:rsidRPr="00255CC7">
        <w:rPr>
          <w:lang w:val="de-DE"/>
        </w:rPr>
        <w:t xml:space="preserve">t zitierst, ist die </w:t>
      </w:r>
      <w:r>
        <w:rPr>
          <w:lang w:val="de-DE"/>
        </w:rPr>
        <w:t>Referenz am Ende mit Seitenzahl wichtig!</w:t>
      </w:r>
    </w:p>
  </w:comment>
  <w:comment w:id="229" w:author="Lisa" w:date="2022-10-24T12:26:00Z" w:initials="L">
    <w:p w14:paraId="579F67B0" w14:textId="3DCFB9FB" w:rsidR="00012899" w:rsidRPr="00C61143" w:rsidRDefault="00012899">
      <w:pPr>
        <w:pStyle w:val="Kommentartext"/>
        <w:rPr>
          <w:lang w:val="de-DE"/>
        </w:rPr>
      </w:pPr>
      <w:r>
        <w:rPr>
          <w:rStyle w:val="Kommentarzeichen"/>
        </w:rPr>
        <w:annotationRef/>
      </w:r>
      <w:r w:rsidRPr="00C61143">
        <w:rPr>
          <w:lang w:val="de-DE"/>
        </w:rPr>
        <w:t>Auf jeden Fall! Dennoch würde ich hinzufügen, dass für eine erste S</w:t>
      </w:r>
      <w:r>
        <w:rPr>
          <w:lang w:val="de-DE"/>
        </w:rPr>
        <w:t>tudie dahingehend und einen eher allgemeinen Blick auf Geschlechtsunterschiede, unsere Studie trotzdem ihre Berechtigung hat.</w:t>
      </w:r>
    </w:p>
  </w:comment>
  <w:comment w:id="244" w:author="Lisa" w:date="2022-10-24T12:02:00Z" w:initials="L">
    <w:p w14:paraId="3846E2C5" w14:textId="6B9425A4" w:rsidR="00012899" w:rsidRDefault="00012899">
      <w:pPr>
        <w:pStyle w:val="Kommentartext"/>
        <w:rPr>
          <w:lang w:val="de-DE"/>
        </w:rPr>
      </w:pPr>
      <w:r>
        <w:rPr>
          <w:rStyle w:val="Kommentarzeichen"/>
        </w:rPr>
        <w:annotationRef/>
      </w:r>
      <w:r w:rsidRPr="000F7634">
        <w:rPr>
          <w:lang w:val="de-DE"/>
        </w:rPr>
        <w:t xml:space="preserve">Mir fehlt sowas wie </w:t>
      </w:r>
      <w:proofErr w:type="spellStart"/>
      <w:r w:rsidRPr="000F7634">
        <w:rPr>
          <w:lang w:val="de-DE"/>
        </w:rPr>
        <w:t>zukünftigte</w:t>
      </w:r>
      <w:proofErr w:type="spellEnd"/>
      <w:r w:rsidRPr="000F7634">
        <w:rPr>
          <w:lang w:val="de-DE"/>
        </w:rPr>
        <w:t xml:space="preserve"> S</w:t>
      </w:r>
      <w:r>
        <w:rPr>
          <w:lang w:val="de-DE"/>
        </w:rPr>
        <w:t>tudien sollten sex-</w:t>
      </w:r>
      <w:proofErr w:type="spellStart"/>
      <w:r>
        <w:rPr>
          <w:lang w:val="de-DE"/>
        </w:rPr>
        <w:t>specific</w:t>
      </w:r>
      <w:proofErr w:type="spellEnd"/>
      <w:r>
        <w:rPr>
          <w:lang w:val="de-DE"/>
        </w:rPr>
        <w:t xml:space="preserve"> </w:t>
      </w:r>
      <w:proofErr w:type="spellStart"/>
      <w:r>
        <w:rPr>
          <w:lang w:val="de-DE"/>
        </w:rPr>
        <w:t>templates</w:t>
      </w:r>
      <w:proofErr w:type="spellEnd"/>
      <w:r>
        <w:rPr>
          <w:lang w:val="de-DE"/>
        </w:rPr>
        <w:t xml:space="preserve"> ausprobieren, um deren Analysevorteile zu verwenden.</w:t>
      </w:r>
    </w:p>
    <w:p w14:paraId="01550B73" w14:textId="77777777" w:rsidR="00012899" w:rsidRDefault="00012899">
      <w:pPr>
        <w:pStyle w:val="Kommentartext"/>
        <w:rPr>
          <w:lang w:val="de-DE"/>
        </w:rPr>
      </w:pPr>
    </w:p>
    <w:p w14:paraId="3385C923" w14:textId="2CF4C821" w:rsidR="00012899" w:rsidRPr="000F7634" w:rsidRDefault="00012899">
      <w:pPr>
        <w:pStyle w:val="Kommentartext"/>
        <w:rPr>
          <w:lang w:val="de-DE"/>
        </w:rPr>
      </w:pPr>
      <w:r>
        <w:rPr>
          <w:lang w:val="de-DE"/>
        </w:rPr>
        <w:t xml:space="preserve">Auch macht es sich gut kurz in einem Satz zu wiederholen, was die </w:t>
      </w:r>
      <w:proofErr w:type="spellStart"/>
      <w:r>
        <w:rPr>
          <w:lang w:val="de-DE"/>
        </w:rPr>
        <w:t>main</w:t>
      </w:r>
      <w:proofErr w:type="spellEnd"/>
      <w:r>
        <w:rPr>
          <w:lang w:val="de-DE"/>
        </w:rPr>
        <w:t xml:space="preserve"> </w:t>
      </w:r>
      <w:proofErr w:type="spellStart"/>
      <w:r>
        <w:rPr>
          <w:lang w:val="de-DE"/>
        </w:rPr>
        <w:t>strength</w:t>
      </w:r>
      <w:proofErr w:type="spellEnd"/>
      <w:r>
        <w:rPr>
          <w:lang w:val="de-DE"/>
        </w:rPr>
        <w:t xml:space="preserve"> oder die tolle Methode dieser Studie war. </w:t>
      </w:r>
    </w:p>
  </w:comment>
  <w:comment w:id="246" w:author="Lisa" w:date="2022-10-24T11:56:00Z" w:initials="L">
    <w:p w14:paraId="7234E0EB" w14:textId="26F1F154" w:rsidR="00012899" w:rsidRPr="000F7634" w:rsidRDefault="00012899">
      <w:pPr>
        <w:pStyle w:val="Kommentartext"/>
        <w:rPr>
          <w:lang w:val="de-DE"/>
        </w:rPr>
      </w:pPr>
      <w:r>
        <w:rPr>
          <w:rStyle w:val="Kommentarzeichen"/>
        </w:rPr>
        <w:annotationRef/>
      </w:r>
      <w:r w:rsidRPr="000F7634">
        <w:rPr>
          <w:lang w:val="de-DE"/>
        </w:rPr>
        <w:t xml:space="preserve">Hier </w:t>
      </w:r>
      <w:proofErr w:type="spellStart"/>
      <w:r w:rsidRPr="000F7634">
        <w:rPr>
          <w:lang w:val="de-DE"/>
        </w:rPr>
        <w:t>stolper</w:t>
      </w:r>
      <w:proofErr w:type="spellEnd"/>
      <w:r w:rsidRPr="000F7634">
        <w:rPr>
          <w:lang w:val="de-DE"/>
        </w:rPr>
        <w:t xml:space="preserve"> ich gerade drüber. D</w:t>
      </w:r>
      <w:r>
        <w:rPr>
          <w:lang w:val="de-DE"/>
        </w:rPr>
        <w:t xml:space="preserve">a die Analyse mit </w:t>
      </w:r>
      <w:proofErr w:type="spellStart"/>
      <w:r>
        <w:rPr>
          <w:lang w:val="de-DE"/>
        </w:rPr>
        <w:t>sex</w:t>
      </w:r>
      <w:proofErr w:type="spellEnd"/>
      <w:r>
        <w:rPr>
          <w:lang w:val="de-DE"/>
        </w:rPr>
        <w:t xml:space="preserve"> ja signifikante </w:t>
      </w:r>
      <w:proofErr w:type="spellStart"/>
      <w:r>
        <w:rPr>
          <w:lang w:val="de-DE"/>
        </w:rPr>
        <w:t>Diskonnektionen</w:t>
      </w:r>
      <w:proofErr w:type="spellEnd"/>
      <w:r>
        <w:rPr>
          <w:lang w:val="de-DE"/>
        </w:rPr>
        <w:t xml:space="preserve"> ergab, haben wir die Analyse mit Neglect an diesem Punkt ja nicht </w:t>
      </w:r>
      <w:proofErr w:type="gramStart"/>
      <w:r>
        <w:rPr>
          <w:lang w:val="de-DE"/>
        </w:rPr>
        <w:t>weiter verfolgt</w:t>
      </w:r>
      <w:proofErr w:type="gramEnd"/>
      <w:r>
        <w:rPr>
          <w:lang w:val="de-DE"/>
        </w:rPr>
        <w:t>.</w:t>
      </w:r>
    </w:p>
  </w:comment>
  <w:comment w:id="522" w:author="Lisa" w:date="2022-10-24T12:32:00Z" w:initials="L">
    <w:p w14:paraId="5ADC6B99" w14:textId="4034362B" w:rsidR="00012899" w:rsidRDefault="00012899">
      <w:pPr>
        <w:pStyle w:val="Kommentartext"/>
      </w:pPr>
      <w:r>
        <w:rPr>
          <w:rStyle w:val="Kommentarzeichen"/>
        </w:rPr>
        <w:annotationRef/>
      </w:r>
      <w:proofErr w:type="spellStart"/>
      <w:r>
        <w:t>Vlt</w:t>
      </w:r>
      <w:proofErr w:type="spellEnd"/>
      <w:r>
        <w:t>. Absolute and relative amount of significant disconnections?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C61CDB" w15:done="1"/>
  <w15:commentEx w15:paraId="159B45C4" w15:done="1"/>
  <w15:commentEx w15:paraId="05601F3B" w15:paraIdParent="159B45C4" w15:done="1"/>
  <w15:commentEx w15:paraId="0BCE7C96" w15:done="1"/>
  <w15:commentEx w15:paraId="78402169" w15:done="0"/>
  <w15:commentEx w15:paraId="3D12F10E" w15:done="0"/>
  <w15:commentEx w15:paraId="4A15DEFD" w15:paraIdParent="3D12F10E" w15:done="1"/>
  <w15:commentEx w15:paraId="30097961" w15:done="0"/>
  <w15:commentEx w15:paraId="4A68A7FA" w15:done="0"/>
  <w15:commentEx w15:paraId="5D540149" w15:paraIdParent="4A68A7FA" w15:done="0"/>
  <w15:commentEx w15:paraId="66EA3821" w15:done="0"/>
  <w15:commentEx w15:paraId="29193217" w15:paraIdParent="66EA3821" w15:done="0"/>
  <w15:commentEx w15:paraId="196D37F9" w15:done="1"/>
  <w15:commentEx w15:paraId="3CDDB15A" w15:done="1"/>
  <w15:commentEx w15:paraId="11EFF1E5" w15:paraIdParent="3CDDB15A" w15:done="1"/>
  <w15:commentEx w15:paraId="349C271A" w15:done="0"/>
  <w15:commentEx w15:paraId="4A38D683" w15:done="1"/>
  <w15:commentEx w15:paraId="08B31833" w15:done="1"/>
  <w15:commentEx w15:paraId="76C83685" w15:done="0"/>
  <w15:commentEx w15:paraId="28F45664" w15:done="1"/>
  <w15:commentEx w15:paraId="3FCD3CD0" w15:paraIdParent="28F45664" w15:done="1"/>
  <w15:commentEx w15:paraId="619988EE" w15:done="1"/>
  <w15:commentEx w15:paraId="6D56CD45" w15:done="1"/>
  <w15:commentEx w15:paraId="5C1A8C32" w15:done="1"/>
  <w15:commentEx w15:paraId="062CCB93" w15:done="1"/>
  <w15:commentEx w15:paraId="2925548E" w15:done="1"/>
  <w15:commentEx w15:paraId="69C1E178" w15:done="1"/>
  <w15:commentEx w15:paraId="5B388853" w15:done="1"/>
  <w15:commentEx w15:paraId="78B5CBAF" w15:done="1"/>
  <w15:commentEx w15:paraId="76E5E734" w15:paraIdParent="78B5CBAF" w15:done="1"/>
  <w15:commentEx w15:paraId="379E3010" w15:done="1"/>
  <w15:commentEx w15:paraId="215DEE7C" w15:done="1"/>
  <w15:commentEx w15:paraId="2D053809" w15:paraIdParent="215DEE7C" w15:done="1"/>
  <w15:commentEx w15:paraId="6A1B5E23" w15:done="1"/>
  <w15:commentEx w15:paraId="7CAF3155" w15:paraIdParent="6A1B5E23" w15:done="1"/>
  <w15:commentEx w15:paraId="7E75E0D3" w15:done="1"/>
  <w15:commentEx w15:paraId="32487BAC" w15:done="1"/>
  <w15:commentEx w15:paraId="3AEBE77B" w15:done="1"/>
  <w15:commentEx w15:paraId="6B371AE1" w15:done="1"/>
  <w15:commentEx w15:paraId="16A5EAFC" w15:done="1"/>
  <w15:commentEx w15:paraId="4A98538E" w15:done="1"/>
  <w15:commentEx w15:paraId="65940496" w15:done="1"/>
  <w15:commentEx w15:paraId="5988DE46" w15:done="1"/>
  <w15:commentEx w15:paraId="258DDFCA" w15:done="1"/>
  <w15:commentEx w15:paraId="7A3948A5" w15:done="1"/>
  <w15:commentEx w15:paraId="27EBCF93" w15:paraIdParent="7A3948A5" w15:done="1"/>
  <w15:commentEx w15:paraId="20CC6BAE" w15:done="1"/>
  <w15:commentEx w15:paraId="785E6560" w15:done="0"/>
  <w15:commentEx w15:paraId="6E491302" w15:paraIdParent="785E6560" w15:done="1"/>
  <w15:commentEx w15:paraId="10015C02" w15:done="1"/>
  <w15:commentEx w15:paraId="2EC490DE" w15:done="0"/>
  <w15:commentEx w15:paraId="19E8E81E" w15:paraIdParent="2EC490DE" w15:done="0"/>
  <w15:commentEx w15:paraId="7023EF92" w15:done="0"/>
  <w15:commentEx w15:paraId="37BE31B9" w15:done="1"/>
  <w15:commentEx w15:paraId="252B4DAE" w15:paraIdParent="37BE31B9" w15:done="1"/>
  <w15:commentEx w15:paraId="5503BF4D" w15:done="1"/>
  <w15:commentEx w15:paraId="54B438C3" w15:done="0"/>
  <w15:commentEx w15:paraId="42862F84" w15:done="1"/>
  <w15:commentEx w15:paraId="661B7EE9" w15:done="0"/>
  <w15:commentEx w15:paraId="38452051" w15:paraIdParent="661B7EE9" w15:done="0"/>
  <w15:commentEx w15:paraId="36CAAED0" w15:done="0"/>
  <w15:commentEx w15:paraId="4AF47A97" w15:paraIdParent="36CAAED0" w15:done="0"/>
  <w15:commentEx w15:paraId="0C308AF7" w15:done="1"/>
  <w15:commentEx w15:paraId="4C303234" w15:paraIdParent="0C308AF7" w15:done="1"/>
  <w15:commentEx w15:paraId="556D24BE" w15:done="1"/>
  <w15:commentEx w15:paraId="1CC6AE09" w15:done="0"/>
  <w15:commentEx w15:paraId="1356CE6D" w15:done="0"/>
  <w15:commentEx w15:paraId="579F67B0" w15:done="0"/>
  <w15:commentEx w15:paraId="3385C923" w15:done="0"/>
  <w15:commentEx w15:paraId="7234E0EB" w15:done="0"/>
  <w15:commentEx w15:paraId="5ADC6B9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4D964" w14:textId="77777777" w:rsidR="00827C55" w:rsidRDefault="00827C55" w:rsidP="00CB3E93">
      <w:pPr>
        <w:spacing w:after="0" w:line="240" w:lineRule="auto"/>
      </w:pPr>
      <w:r>
        <w:separator/>
      </w:r>
    </w:p>
  </w:endnote>
  <w:endnote w:type="continuationSeparator" w:id="0">
    <w:p w14:paraId="59CF7F60" w14:textId="77777777" w:rsidR="00827C55" w:rsidRDefault="00827C55"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012899" w:rsidRDefault="00012899">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2E641746" w:rsidR="00012899" w:rsidRPr="007E6C19" w:rsidRDefault="0001289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606FBD" w:rsidRPr="00606FBD">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2E641746" w:rsidR="00012899" w:rsidRPr="007E6C19" w:rsidRDefault="0001289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606FBD" w:rsidRPr="00606FBD">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5FF88" w14:textId="77777777" w:rsidR="00827C55" w:rsidRDefault="00827C55" w:rsidP="00CB3E93">
      <w:pPr>
        <w:spacing w:after="0" w:line="240" w:lineRule="auto"/>
      </w:pPr>
      <w:r>
        <w:separator/>
      </w:r>
    </w:p>
  </w:footnote>
  <w:footnote w:type="continuationSeparator" w:id="0">
    <w:p w14:paraId="3EDBB3AE" w14:textId="77777777" w:rsidR="00827C55" w:rsidRDefault="00827C55" w:rsidP="00CB3E93">
      <w:pPr>
        <w:spacing w:after="0" w:line="240" w:lineRule="auto"/>
      </w:pPr>
      <w:r>
        <w:continuationSeparator/>
      </w:r>
    </w:p>
  </w:footnote>
  <w:footnote w:id="1">
    <w:p w14:paraId="2A67A8FF" w14:textId="4EFA31EB" w:rsidR="00012899" w:rsidRPr="00F55A8B" w:rsidRDefault="00012899">
      <w:pPr>
        <w:pStyle w:val="Funotentext"/>
      </w:pPr>
      <w:r w:rsidRPr="00BB2005">
        <w:rPr>
          <w:rStyle w:val="Funotenzeichen"/>
        </w:rPr>
        <w:footnoteRef/>
      </w:r>
      <w:r>
        <w:t xml:space="preserve"> Sex (i.e., the biological component) and gender (i.e., the psychosocial manifestation) of human masculinity and femininity </w:t>
      </w:r>
      <w:proofErr w:type="gramStart"/>
      <w:r>
        <w:t>are entangled</w:t>
      </w:r>
      <w:proofErr w:type="gramEnd"/>
      <w:r>
        <w:t>,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012899" w:rsidRPr="00F55A8B" w:rsidRDefault="00012899">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proofErr w:type="gramStart"/>
      <w:r>
        <w:t>massa</w:t>
      </w:r>
      <w:proofErr w:type="spellEnd"/>
      <w:proofErr w:type="gram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012899" w:rsidRDefault="00012899">
    <w:pPr>
      <w:pStyle w:val="Kopfzeile"/>
    </w:pPr>
  </w:p>
  <w:p w14:paraId="4044B713" w14:textId="77777777" w:rsidR="00012899" w:rsidRDefault="0001289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012899" w:rsidRDefault="000128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F7604"/>
    <w:multiLevelType w:val="hybridMultilevel"/>
    <w:tmpl w:val="923EB6BC"/>
    <w:lvl w:ilvl="0" w:tplc="E752C9B4">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7"/>
  </w:num>
  <w:num w:numId="4">
    <w:abstractNumId w:val="13"/>
  </w:num>
  <w:num w:numId="5">
    <w:abstractNumId w:val="8"/>
  </w:num>
  <w:num w:numId="6">
    <w:abstractNumId w:val="6"/>
  </w:num>
  <w:num w:numId="7">
    <w:abstractNumId w:val="12"/>
  </w:num>
  <w:num w:numId="8">
    <w:abstractNumId w:val="15"/>
  </w:num>
  <w:num w:numId="9">
    <w:abstractNumId w:val="5"/>
  </w:num>
  <w:num w:numId="10">
    <w:abstractNumId w:val="11"/>
  </w:num>
  <w:num w:numId="11">
    <w:abstractNumId w:val="9"/>
  </w:num>
  <w:num w:numId="12">
    <w:abstractNumId w:val="1"/>
  </w:num>
  <w:num w:numId="13">
    <w:abstractNumId w:val="7"/>
  </w:num>
  <w:num w:numId="14">
    <w:abstractNumId w:val="0"/>
  </w:num>
  <w:num w:numId="15">
    <w:abstractNumId w:val="18"/>
  </w:num>
  <w:num w:numId="16">
    <w:abstractNumId w:val="14"/>
  </w:num>
  <w:num w:numId="17">
    <w:abstractNumId w:val="10"/>
  </w:num>
  <w:num w:numId="18">
    <w:abstractNumId w:val="16"/>
  </w:num>
  <w:num w:numId="19">
    <w:abstractNumId w:val="20"/>
  </w:num>
  <w:num w:numId="20">
    <w:abstractNumId w:val="19"/>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sa">
    <w15:presenceInfo w15:providerId="None" w15:userId="Lisa"/>
  </w15:person>
  <w15:person w15:author="Smaczny, Stefan">
    <w15:presenceInfo w15:providerId="AD" w15:userId="S-1-5-21-3143469659-4171449369-4261396704-2180"/>
  </w15:person>
  <w15:person w15:author="Sperber">
    <w15:presenceInfo w15:providerId="None" w15:userId="Spe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2899"/>
    <w:rsid w:val="000136CD"/>
    <w:rsid w:val="00013F76"/>
    <w:rsid w:val="00014094"/>
    <w:rsid w:val="000202B2"/>
    <w:rsid w:val="00020544"/>
    <w:rsid w:val="000215D3"/>
    <w:rsid w:val="0002238E"/>
    <w:rsid w:val="00022C58"/>
    <w:rsid w:val="00026434"/>
    <w:rsid w:val="0002756A"/>
    <w:rsid w:val="00031B27"/>
    <w:rsid w:val="00032720"/>
    <w:rsid w:val="00032F9E"/>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173A"/>
    <w:rsid w:val="000720EF"/>
    <w:rsid w:val="00073A7D"/>
    <w:rsid w:val="00073B98"/>
    <w:rsid w:val="0007724A"/>
    <w:rsid w:val="00084C24"/>
    <w:rsid w:val="0008631D"/>
    <w:rsid w:val="00086760"/>
    <w:rsid w:val="00087B17"/>
    <w:rsid w:val="00090387"/>
    <w:rsid w:val="00091EEA"/>
    <w:rsid w:val="0009277F"/>
    <w:rsid w:val="00094336"/>
    <w:rsid w:val="00096099"/>
    <w:rsid w:val="0009646C"/>
    <w:rsid w:val="000A01A2"/>
    <w:rsid w:val="000A4D5C"/>
    <w:rsid w:val="000B0206"/>
    <w:rsid w:val="000B06D0"/>
    <w:rsid w:val="000B11F4"/>
    <w:rsid w:val="000B5533"/>
    <w:rsid w:val="000C25DA"/>
    <w:rsid w:val="000C2AC1"/>
    <w:rsid w:val="000C2D56"/>
    <w:rsid w:val="000C45C6"/>
    <w:rsid w:val="000C5440"/>
    <w:rsid w:val="000C5924"/>
    <w:rsid w:val="000D19C6"/>
    <w:rsid w:val="000D3033"/>
    <w:rsid w:val="000D326F"/>
    <w:rsid w:val="000D5102"/>
    <w:rsid w:val="000E18A1"/>
    <w:rsid w:val="000E1965"/>
    <w:rsid w:val="000E3BB2"/>
    <w:rsid w:val="000E4F41"/>
    <w:rsid w:val="000E5F13"/>
    <w:rsid w:val="000E6740"/>
    <w:rsid w:val="000E6E5F"/>
    <w:rsid w:val="000F63CF"/>
    <w:rsid w:val="000F6EB6"/>
    <w:rsid w:val="000F7634"/>
    <w:rsid w:val="001046FF"/>
    <w:rsid w:val="00104F1E"/>
    <w:rsid w:val="00105175"/>
    <w:rsid w:val="00105A79"/>
    <w:rsid w:val="001074E7"/>
    <w:rsid w:val="001075F2"/>
    <w:rsid w:val="00107F88"/>
    <w:rsid w:val="00112A19"/>
    <w:rsid w:val="00112F52"/>
    <w:rsid w:val="00113CDB"/>
    <w:rsid w:val="00116C64"/>
    <w:rsid w:val="00117C54"/>
    <w:rsid w:val="00120342"/>
    <w:rsid w:val="00120CCF"/>
    <w:rsid w:val="00121A79"/>
    <w:rsid w:val="00121ABF"/>
    <w:rsid w:val="001224B9"/>
    <w:rsid w:val="00122615"/>
    <w:rsid w:val="00124815"/>
    <w:rsid w:val="00126F2E"/>
    <w:rsid w:val="00131067"/>
    <w:rsid w:val="00136230"/>
    <w:rsid w:val="0013718F"/>
    <w:rsid w:val="0013785F"/>
    <w:rsid w:val="00137CA6"/>
    <w:rsid w:val="00142796"/>
    <w:rsid w:val="00145693"/>
    <w:rsid w:val="00147784"/>
    <w:rsid w:val="00147B1C"/>
    <w:rsid w:val="00151637"/>
    <w:rsid w:val="00156D63"/>
    <w:rsid w:val="001576FC"/>
    <w:rsid w:val="0016305E"/>
    <w:rsid w:val="00164442"/>
    <w:rsid w:val="00164608"/>
    <w:rsid w:val="00165A5A"/>
    <w:rsid w:val="00165C8F"/>
    <w:rsid w:val="0017619D"/>
    <w:rsid w:val="0018191A"/>
    <w:rsid w:val="001824DF"/>
    <w:rsid w:val="00184675"/>
    <w:rsid w:val="00186647"/>
    <w:rsid w:val="001870C8"/>
    <w:rsid w:val="00187F6C"/>
    <w:rsid w:val="00190F1A"/>
    <w:rsid w:val="00190F87"/>
    <w:rsid w:val="0019100D"/>
    <w:rsid w:val="00196017"/>
    <w:rsid w:val="00196F92"/>
    <w:rsid w:val="00197EC4"/>
    <w:rsid w:val="001A3A9B"/>
    <w:rsid w:val="001A452A"/>
    <w:rsid w:val="001A7EFA"/>
    <w:rsid w:val="001B207A"/>
    <w:rsid w:val="001B268B"/>
    <w:rsid w:val="001B27F0"/>
    <w:rsid w:val="001B3E04"/>
    <w:rsid w:val="001B4882"/>
    <w:rsid w:val="001B5B8F"/>
    <w:rsid w:val="001B6655"/>
    <w:rsid w:val="001C05F3"/>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219E"/>
    <w:rsid w:val="001E5835"/>
    <w:rsid w:val="001E66E8"/>
    <w:rsid w:val="001F1F21"/>
    <w:rsid w:val="001F2122"/>
    <w:rsid w:val="001F2637"/>
    <w:rsid w:val="001F7C1F"/>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37E84"/>
    <w:rsid w:val="00241286"/>
    <w:rsid w:val="00241F14"/>
    <w:rsid w:val="00242682"/>
    <w:rsid w:val="0024272E"/>
    <w:rsid w:val="00243C12"/>
    <w:rsid w:val="00243EC4"/>
    <w:rsid w:val="00246198"/>
    <w:rsid w:val="00255CC7"/>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2004"/>
    <w:rsid w:val="002A492C"/>
    <w:rsid w:val="002A4CD5"/>
    <w:rsid w:val="002A50CB"/>
    <w:rsid w:val="002A6659"/>
    <w:rsid w:val="002A737C"/>
    <w:rsid w:val="002B07A0"/>
    <w:rsid w:val="002B0A6A"/>
    <w:rsid w:val="002B2B12"/>
    <w:rsid w:val="002B3468"/>
    <w:rsid w:val="002B3A5B"/>
    <w:rsid w:val="002B4A42"/>
    <w:rsid w:val="002B52B4"/>
    <w:rsid w:val="002B5302"/>
    <w:rsid w:val="002B5F04"/>
    <w:rsid w:val="002B68A6"/>
    <w:rsid w:val="002B6BB6"/>
    <w:rsid w:val="002C04FD"/>
    <w:rsid w:val="002C341C"/>
    <w:rsid w:val="002C3BD0"/>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1408"/>
    <w:rsid w:val="00302C6D"/>
    <w:rsid w:val="003035E9"/>
    <w:rsid w:val="003044CF"/>
    <w:rsid w:val="0030542C"/>
    <w:rsid w:val="00307425"/>
    <w:rsid w:val="003079A1"/>
    <w:rsid w:val="003079AB"/>
    <w:rsid w:val="003105B2"/>
    <w:rsid w:val="00312819"/>
    <w:rsid w:val="00314544"/>
    <w:rsid w:val="00316657"/>
    <w:rsid w:val="00320D39"/>
    <w:rsid w:val="003221D9"/>
    <w:rsid w:val="0032272E"/>
    <w:rsid w:val="00322A3C"/>
    <w:rsid w:val="003230D5"/>
    <w:rsid w:val="003231A3"/>
    <w:rsid w:val="003231E9"/>
    <w:rsid w:val="00323962"/>
    <w:rsid w:val="00326D20"/>
    <w:rsid w:val="00332E8B"/>
    <w:rsid w:val="0033347C"/>
    <w:rsid w:val="003337C5"/>
    <w:rsid w:val="00334F5D"/>
    <w:rsid w:val="00335A09"/>
    <w:rsid w:val="003361D5"/>
    <w:rsid w:val="00340DDF"/>
    <w:rsid w:val="003454B0"/>
    <w:rsid w:val="00346AE4"/>
    <w:rsid w:val="00350408"/>
    <w:rsid w:val="00350FC4"/>
    <w:rsid w:val="00351BCE"/>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2897"/>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551D"/>
    <w:rsid w:val="003B55F6"/>
    <w:rsid w:val="003B657C"/>
    <w:rsid w:val="003B65EB"/>
    <w:rsid w:val="003C00D2"/>
    <w:rsid w:val="003C4DBA"/>
    <w:rsid w:val="003C513A"/>
    <w:rsid w:val="003C5B59"/>
    <w:rsid w:val="003C7491"/>
    <w:rsid w:val="003C78B0"/>
    <w:rsid w:val="003D0178"/>
    <w:rsid w:val="003D5A4A"/>
    <w:rsid w:val="003D6DD4"/>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2BEF"/>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342"/>
    <w:rsid w:val="004A460C"/>
    <w:rsid w:val="004A4ACD"/>
    <w:rsid w:val="004A6455"/>
    <w:rsid w:val="004A6C1E"/>
    <w:rsid w:val="004B0AEA"/>
    <w:rsid w:val="004B140A"/>
    <w:rsid w:val="004B2B45"/>
    <w:rsid w:val="004B3A67"/>
    <w:rsid w:val="004B3AE6"/>
    <w:rsid w:val="004B4C63"/>
    <w:rsid w:val="004B4F48"/>
    <w:rsid w:val="004B56A6"/>
    <w:rsid w:val="004B70B5"/>
    <w:rsid w:val="004B71C9"/>
    <w:rsid w:val="004B73EA"/>
    <w:rsid w:val="004C0C4D"/>
    <w:rsid w:val="004C1AE0"/>
    <w:rsid w:val="004C4F98"/>
    <w:rsid w:val="004C6CFC"/>
    <w:rsid w:val="004D0CF4"/>
    <w:rsid w:val="004D1408"/>
    <w:rsid w:val="004D28F8"/>
    <w:rsid w:val="004D3F27"/>
    <w:rsid w:val="004D5A5E"/>
    <w:rsid w:val="004D5CD7"/>
    <w:rsid w:val="004E0D26"/>
    <w:rsid w:val="004E1D27"/>
    <w:rsid w:val="004E3B8F"/>
    <w:rsid w:val="004E56D2"/>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A55"/>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2270"/>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AB4"/>
    <w:rsid w:val="00605B81"/>
    <w:rsid w:val="00606692"/>
    <w:rsid w:val="00606AF9"/>
    <w:rsid w:val="00606FBD"/>
    <w:rsid w:val="00610D0A"/>
    <w:rsid w:val="00610E4A"/>
    <w:rsid w:val="006116C1"/>
    <w:rsid w:val="006140BA"/>
    <w:rsid w:val="00614695"/>
    <w:rsid w:val="006170D0"/>
    <w:rsid w:val="0062116E"/>
    <w:rsid w:val="006229B2"/>
    <w:rsid w:val="00630392"/>
    <w:rsid w:val="00630594"/>
    <w:rsid w:val="00630AB7"/>
    <w:rsid w:val="00630F57"/>
    <w:rsid w:val="00631595"/>
    <w:rsid w:val="006334C2"/>
    <w:rsid w:val="00637FBA"/>
    <w:rsid w:val="00640AD0"/>
    <w:rsid w:val="00641DF2"/>
    <w:rsid w:val="0064326A"/>
    <w:rsid w:val="00644CE7"/>
    <w:rsid w:val="0064517A"/>
    <w:rsid w:val="00645A65"/>
    <w:rsid w:val="00645DC2"/>
    <w:rsid w:val="00646450"/>
    <w:rsid w:val="006502EB"/>
    <w:rsid w:val="0065070A"/>
    <w:rsid w:val="00657277"/>
    <w:rsid w:val="006602AD"/>
    <w:rsid w:val="006616EB"/>
    <w:rsid w:val="00661EFF"/>
    <w:rsid w:val="00662020"/>
    <w:rsid w:val="00662F08"/>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158A"/>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370C"/>
    <w:rsid w:val="006F4663"/>
    <w:rsid w:val="006F56AF"/>
    <w:rsid w:val="006F5839"/>
    <w:rsid w:val="006F58DB"/>
    <w:rsid w:val="006F61C1"/>
    <w:rsid w:val="006F6431"/>
    <w:rsid w:val="006F79C8"/>
    <w:rsid w:val="00700ECE"/>
    <w:rsid w:val="00702D92"/>
    <w:rsid w:val="0070390B"/>
    <w:rsid w:val="00704974"/>
    <w:rsid w:val="00704C1C"/>
    <w:rsid w:val="00705244"/>
    <w:rsid w:val="0070786F"/>
    <w:rsid w:val="00710D32"/>
    <w:rsid w:val="0071222B"/>
    <w:rsid w:val="007128C9"/>
    <w:rsid w:val="00714546"/>
    <w:rsid w:val="00714E13"/>
    <w:rsid w:val="007160AC"/>
    <w:rsid w:val="007175C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1BF"/>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36DF"/>
    <w:rsid w:val="007C626D"/>
    <w:rsid w:val="007C6958"/>
    <w:rsid w:val="007C6FEB"/>
    <w:rsid w:val="007D182A"/>
    <w:rsid w:val="007D293D"/>
    <w:rsid w:val="007D3871"/>
    <w:rsid w:val="007D4E0A"/>
    <w:rsid w:val="007D5197"/>
    <w:rsid w:val="007D78C5"/>
    <w:rsid w:val="007E4D78"/>
    <w:rsid w:val="007E4FE4"/>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EC9"/>
    <w:rsid w:val="00827C55"/>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537C"/>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3A3A"/>
    <w:rsid w:val="008C4901"/>
    <w:rsid w:val="008C577B"/>
    <w:rsid w:val="008D0B96"/>
    <w:rsid w:val="008D11D8"/>
    <w:rsid w:val="008D32EA"/>
    <w:rsid w:val="008D4080"/>
    <w:rsid w:val="008D43CB"/>
    <w:rsid w:val="008D585E"/>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458"/>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34E1E"/>
    <w:rsid w:val="009409E1"/>
    <w:rsid w:val="0094184A"/>
    <w:rsid w:val="00942402"/>
    <w:rsid w:val="00943F6B"/>
    <w:rsid w:val="00944DA2"/>
    <w:rsid w:val="00945924"/>
    <w:rsid w:val="00945FB5"/>
    <w:rsid w:val="00950A3D"/>
    <w:rsid w:val="00950A87"/>
    <w:rsid w:val="0095270F"/>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B71F7"/>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D7F01"/>
    <w:rsid w:val="009E42E1"/>
    <w:rsid w:val="009E58C6"/>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2993"/>
    <w:rsid w:val="00A4617B"/>
    <w:rsid w:val="00A502BA"/>
    <w:rsid w:val="00A52FDE"/>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573"/>
    <w:rsid w:val="00A858C4"/>
    <w:rsid w:val="00A86641"/>
    <w:rsid w:val="00A86DD5"/>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4056"/>
    <w:rsid w:val="00AB63FB"/>
    <w:rsid w:val="00AC077B"/>
    <w:rsid w:val="00AC673A"/>
    <w:rsid w:val="00AC7987"/>
    <w:rsid w:val="00AD13A3"/>
    <w:rsid w:val="00AD3510"/>
    <w:rsid w:val="00AD3B23"/>
    <w:rsid w:val="00AD4A16"/>
    <w:rsid w:val="00AD62E4"/>
    <w:rsid w:val="00AD7706"/>
    <w:rsid w:val="00AE0009"/>
    <w:rsid w:val="00AE0098"/>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1C6"/>
    <w:rsid w:val="00B225D5"/>
    <w:rsid w:val="00B23072"/>
    <w:rsid w:val="00B2571F"/>
    <w:rsid w:val="00B30793"/>
    <w:rsid w:val="00B32336"/>
    <w:rsid w:val="00B34BF9"/>
    <w:rsid w:val="00B34F2E"/>
    <w:rsid w:val="00B36A39"/>
    <w:rsid w:val="00B401DA"/>
    <w:rsid w:val="00B419AB"/>
    <w:rsid w:val="00B42FCF"/>
    <w:rsid w:val="00B4380E"/>
    <w:rsid w:val="00B4546E"/>
    <w:rsid w:val="00B51177"/>
    <w:rsid w:val="00B53FB5"/>
    <w:rsid w:val="00B60EA3"/>
    <w:rsid w:val="00B63116"/>
    <w:rsid w:val="00B635A7"/>
    <w:rsid w:val="00B6419A"/>
    <w:rsid w:val="00B65A64"/>
    <w:rsid w:val="00B6655C"/>
    <w:rsid w:val="00B6668D"/>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0CBC"/>
    <w:rsid w:val="00BA1907"/>
    <w:rsid w:val="00BA343D"/>
    <w:rsid w:val="00BA3830"/>
    <w:rsid w:val="00BA4576"/>
    <w:rsid w:val="00BA5463"/>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6D13"/>
    <w:rsid w:val="00BD7A35"/>
    <w:rsid w:val="00BE0402"/>
    <w:rsid w:val="00BE4A55"/>
    <w:rsid w:val="00BE5FCB"/>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0C73"/>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43"/>
    <w:rsid w:val="00C611B1"/>
    <w:rsid w:val="00C61519"/>
    <w:rsid w:val="00C64F28"/>
    <w:rsid w:val="00C651C9"/>
    <w:rsid w:val="00C654D1"/>
    <w:rsid w:val="00C65901"/>
    <w:rsid w:val="00C65E70"/>
    <w:rsid w:val="00C6785E"/>
    <w:rsid w:val="00C70674"/>
    <w:rsid w:val="00C73732"/>
    <w:rsid w:val="00C749DD"/>
    <w:rsid w:val="00C7619D"/>
    <w:rsid w:val="00C8062D"/>
    <w:rsid w:val="00C84178"/>
    <w:rsid w:val="00C85842"/>
    <w:rsid w:val="00C9119D"/>
    <w:rsid w:val="00C914E7"/>
    <w:rsid w:val="00C91FAE"/>
    <w:rsid w:val="00C95F25"/>
    <w:rsid w:val="00C96869"/>
    <w:rsid w:val="00CA0BD8"/>
    <w:rsid w:val="00CA1F07"/>
    <w:rsid w:val="00CA589B"/>
    <w:rsid w:val="00CA6C1A"/>
    <w:rsid w:val="00CA6DB4"/>
    <w:rsid w:val="00CA7DCF"/>
    <w:rsid w:val="00CB3890"/>
    <w:rsid w:val="00CB3E93"/>
    <w:rsid w:val="00CB50DE"/>
    <w:rsid w:val="00CC2026"/>
    <w:rsid w:val="00CC4871"/>
    <w:rsid w:val="00CC55CE"/>
    <w:rsid w:val="00CD239D"/>
    <w:rsid w:val="00CD35C2"/>
    <w:rsid w:val="00CD5323"/>
    <w:rsid w:val="00CE0083"/>
    <w:rsid w:val="00CE2208"/>
    <w:rsid w:val="00CE35AB"/>
    <w:rsid w:val="00CE6A52"/>
    <w:rsid w:val="00CE7C60"/>
    <w:rsid w:val="00CF29A6"/>
    <w:rsid w:val="00CF482D"/>
    <w:rsid w:val="00CF6432"/>
    <w:rsid w:val="00CF6DEE"/>
    <w:rsid w:val="00CF709C"/>
    <w:rsid w:val="00CF7F14"/>
    <w:rsid w:val="00D00349"/>
    <w:rsid w:val="00D03F70"/>
    <w:rsid w:val="00D042B6"/>
    <w:rsid w:val="00D06FE6"/>
    <w:rsid w:val="00D07314"/>
    <w:rsid w:val="00D14833"/>
    <w:rsid w:val="00D15ECB"/>
    <w:rsid w:val="00D168C8"/>
    <w:rsid w:val="00D17642"/>
    <w:rsid w:val="00D200FA"/>
    <w:rsid w:val="00D2171B"/>
    <w:rsid w:val="00D221A2"/>
    <w:rsid w:val="00D2266E"/>
    <w:rsid w:val="00D23577"/>
    <w:rsid w:val="00D300CA"/>
    <w:rsid w:val="00D30947"/>
    <w:rsid w:val="00D31EC1"/>
    <w:rsid w:val="00D323CF"/>
    <w:rsid w:val="00D32BA7"/>
    <w:rsid w:val="00D33CF3"/>
    <w:rsid w:val="00D33E86"/>
    <w:rsid w:val="00D3582F"/>
    <w:rsid w:val="00D41FC9"/>
    <w:rsid w:val="00D4271D"/>
    <w:rsid w:val="00D45A6B"/>
    <w:rsid w:val="00D45B02"/>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6EB3"/>
    <w:rsid w:val="00DB747F"/>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4A9E"/>
    <w:rsid w:val="00DF636C"/>
    <w:rsid w:val="00DF6977"/>
    <w:rsid w:val="00E005B3"/>
    <w:rsid w:val="00E0356F"/>
    <w:rsid w:val="00E07561"/>
    <w:rsid w:val="00E07758"/>
    <w:rsid w:val="00E11B80"/>
    <w:rsid w:val="00E11D77"/>
    <w:rsid w:val="00E11D87"/>
    <w:rsid w:val="00E11E29"/>
    <w:rsid w:val="00E13A04"/>
    <w:rsid w:val="00E14035"/>
    <w:rsid w:val="00E1528B"/>
    <w:rsid w:val="00E16000"/>
    <w:rsid w:val="00E166A0"/>
    <w:rsid w:val="00E16B96"/>
    <w:rsid w:val="00E203C1"/>
    <w:rsid w:val="00E234F0"/>
    <w:rsid w:val="00E24B76"/>
    <w:rsid w:val="00E25D0D"/>
    <w:rsid w:val="00E26792"/>
    <w:rsid w:val="00E26B47"/>
    <w:rsid w:val="00E32732"/>
    <w:rsid w:val="00E32B1A"/>
    <w:rsid w:val="00E32F6E"/>
    <w:rsid w:val="00E33C80"/>
    <w:rsid w:val="00E351B5"/>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0771"/>
    <w:rsid w:val="00E61987"/>
    <w:rsid w:val="00E64F32"/>
    <w:rsid w:val="00E6502A"/>
    <w:rsid w:val="00E67C3B"/>
    <w:rsid w:val="00E70EA6"/>
    <w:rsid w:val="00E72797"/>
    <w:rsid w:val="00E728DC"/>
    <w:rsid w:val="00E72DE3"/>
    <w:rsid w:val="00E73160"/>
    <w:rsid w:val="00E731C7"/>
    <w:rsid w:val="00E74554"/>
    <w:rsid w:val="00E748CA"/>
    <w:rsid w:val="00E755F0"/>
    <w:rsid w:val="00E76643"/>
    <w:rsid w:val="00E77B17"/>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2A5A"/>
    <w:rsid w:val="00ED59DD"/>
    <w:rsid w:val="00ED6085"/>
    <w:rsid w:val="00EE0CA3"/>
    <w:rsid w:val="00EE167C"/>
    <w:rsid w:val="00EE5298"/>
    <w:rsid w:val="00EE67DD"/>
    <w:rsid w:val="00EE714E"/>
    <w:rsid w:val="00EF05D4"/>
    <w:rsid w:val="00EF18D6"/>
    <w:rsid w:val="00EF3717"/>
    <w:rsid w:val="00EF55DE"/>
    <w:rsid w:val="00EF616A"/>
    <w:rsid w:val="00EF6B08"/>
    <w:rsid w:val="00EF7DE6"/>
    <w:rsid w:val="00F0235F"/>
    <w:rsid w:val="00F045E7"/>
    <w:rsid w:val="00F0498E"/>
    <w:rsid w:val="00F05AAE"/>
    <w:rsid w:val="00F05FFD"/>
    <w:rsid w:val="00F11983"/>
    <w:rsid w:val="00F121E9"/>
    <w:rsid w:val="00F12240"/>
    <w:rsid w:val="00F14B94"/>
    <w:rsid w:val="00F17072"/>
    <w:rsid w:val="00F21ABC"/>
    <w:rsid w:val="00F23203"/>
    <w:rsid w:val="00F30D60"/>
    <w:rsid w:val="00F32D4C"/>
    <w:rsid w:val="00F33B3D"/>
    <w:rsid w:val="00F33D12"/>
    <w:rsid w:val="00F34438"/>
    <w:rsid w:val="00F35718"/>
    <w:rsid w:val="00F37C63"/>
    <w:rsid w:val="00F40934"/>
    <w:rsid w:val="00F420AB"/>
    <w:rsid w:val="00F431E1"/>
    <w:rsid w:val="00F436C3"/>
    <w:rsid w:val="00F45257"/>
    <w:rsid w:val="00F46F41"/>
    <w:rsid w:val="00F51377"/>
    <w:rsid w:val="00F540D7"/>
    <w:rsid w:val="00F55A8B"/>
    <w:rsid w:val="00F57C6E"/>
    <w:rsid w:val="00F57E29"/>
    <w:rsid w:val="00F61F1F"/>
    <w:rsid w:val="00F63948"/>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1835"/>
    <w:rsid w:val="00FA3DE5"/>
    <w:rsid w:val="00FB1656"/>
    <w:rsid w:val="00FB250F"/>
    <w:rsid w:val="00FB2910"/>
    <w:rsid w:val="00FB76C3"/>
    <w:rsid w:val="00FB7F2A"/>
    <w:rsid w:val="00FB7F54"/>
    <w:rsid w:val="00FC0A12"/>
    <w:rsid w:val="00FC151A"/>
    <w:rsid w:val="00FC18E1"/>
    <w:rsid w:val="00FC21CD"/>
    <w:rsid w:val="00FC497E"/>
    <w:rsid w:val="00FC5D70"/>
    <w:rsid w:val="00FD0C1C"/>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UnresolvedMention">
    <w:name w:val="Unresolved Mention"/>
    <w:basedOn w:val="Absatz-Standardschriftart"/>
    <w:uiPriority w:val="99"/>
    <w:semiHidden/>
    <w:unhideWhenUsed/>
    <w:rsid w:val="0096452F"/>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EF6B08"/>
    <w:rPr>
      <w:b/>
      <w:bCs/>
    </w:rPr>
  </w:style>
  <w:style w:type="character" w:customStyle="1" w:styleId="KommentarthemaZchn">
    <w:name w:val="Kommentarthema Zchn"/>
    <w:basedOn w:val="KommentartextZchn"/>
    <w:link w:val="Kommentarthema"/>
    <w:uiPriority w:val="99"/>
    <w:semiHidden/>
    <w:rsid w:val="00EF6B08"/>
    <w:rPr>
      <w:b/>
      <w:bCs/>
      <w:sz w:val="20"/>
      <w:szCs w:val="20"/>
    </w:rPr>
  </w:style>
  <w:style w:type="paragraph" w:styleId="Sprechblasentext">
    <w:name w:val="Balloon Text"/>
    <w:basedOn w:val="Standard"/>
    <w:link w:val="SprechblasentextZchn"/>
    <w:uiPriority w:val="99"/>
    <w:semiHidden/>
    <w:unhideWhenUsed/>
    <w:rsid w:val="00EF6B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F6B08"/>
    <w:rPr>
      <w:rFonts w:ascii="Segoe UI" w:hAnsi="Segoe UI" w:cs="Segoe UI"/>
      <w:sz w:val="18"/>
      <w:szCs w:val="18"/>
    </w:rPr>
  </w:style>
  <w:style w:type="paragraph" w:styleId="berarbeitung">
    <w:name w:val="Revision"/>
    <w:hidden/>
    <w:uiPriority w:val="99"/>
    <w:semiHidden/>
    <w:rsid w:val="00EF6B08"/>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ew.officeapps.live.com/op/view.aspx?src=https%3A%2F%2Fwww.neuroschool-tuebingen.de%2Ffileadmin%2Fuser_upload%2Fdocuments%2Fforms%2FCover_page_of_the_master_thesis.doc&amp;wdOrigin=BROWSELINK"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16/0028-3932(94)00103-v" TargetMode="External"/><Relationship Id="rId117" Type="http://schemas.openxmlformats.org/officeDocument/2006/relationships/hyperlink" Target="https://doi.org/10.1002/hbm.23198" TargetMode="External"/><Relationship Id="rId21" Type="http://schemas.openxmlformats.org/officeDocument/2006/relationships/hyperlink" Target="https://doi.org/10.1161/strokeaha.108.540781" TargetMode="External"/><Relationship Id="rId42" Type="http://schemas.openxmlformats.org/officeDocument/2006/relationships/hyperlink" Target="https://doi.org/10.1145/1961189.1961199" TargetMode="External"/><Relationship Id="rId47" Type="http://schemas.openxmlformats.org/officeDocument/2006/relationships/hyperlink" Target="https://europepmc.org/article/med/8126267" TargetMode="External"/><Relationship Id="rId63" Type="http://schemas.openxmlformats.org/officeDocument/2006/relationships/hyperlink" Target="https://doi.org/10.1016/j.rehab.2020.10.010" TargetMode="External"/><Relationship Id="rId68" Type="http://schemas.openxmlformats.org/officeDocument/2006/relationships/hyperlink" Target="https://doi.org/10.1093/brain/120.9.1647" TargetMode="External"/><Relationship Id="rId84" Type="http://schemas.openxmlformats.org/officeDocument/2006/relationships/hyperlink" Target="https://doi.org/10.1016/s0028-3932(01)00179-8" TargetMode="External"/><Relationship Id="rId89" Type="http://schemas.openxmlformats.org/officeDocument/2006/relationships/hyperlink" Target="https://doi.org/10.1080/1357650x.2018.1497044" TargetMode="External"/><Relationship Id="rId112" Type="http://schemas.openxmlformats.org/officeDocument/2006/relationships/hyperlink" Target="https://doi.org/10.1111/1467-8721.ep10769964" TargetMode="External"/><Relationship Id="rId133" Type="http://schemas.openxmlformats.org/officeDocument/2006/relationships/hyperlink" Target="https://doi.org/10.1073/pnas.1305062110" TargetMode="External"/><Relationship Id="rId138" Type="http://schemas.openxmlformats.org/officeDocument/2006/relationships/hyperlink" Target="https://doi.org/10.1159/000507083" TargetMode="External"/><Relationship Id="rId154" Type="http://schemas.openxmlformats.org/officeDocument/2006/relationships/hyperlink" Target="https://doi.org/10.1093/brain/awh207" TargetMode="External"/><Relationship Id="rId159" Type="http://schemas.openxmlformats.org/officeDocument/2006/relationships/hyperlink" Target="https://doi.org/10.1016/j.socscimed.2011.05.033" TargetMode="External"/><Relationship Id="rId175" Type="http://schemas.openxmlformats.org/officeDocument/2006/relationships/hyperlink" Target="https://doi.org/10.1016/j.cortex.2020.09.012" TargetMode="External"/><Relationship Id="rId170" Type="http://schemas.openxmlformats.org/officeDocument/2006/relationships/hyperlink" Target="https://doi.org/10.1093/brain/awp305" TargetMode="External"/><Relationship Id="rId16" Type="http://schemas.openxmlformats.org/officeDocument/2006/relationships/image" Target="media/image5.png"/><Relationship Id="rId107" Type="http://schemas.openxmlformats.org/officeDocument/2006/relationships/hyperlink" Target="https://doi.org/10.1038/35082075" TargetMode="External"/><Relationship Id="rId11" Type="http://schemas.openxmlformats.org/officeDocument/2006/relationships/hyperlink" Target="https://github.com/neurolabusc/NiiStat" TargetMode="External"/><Relationship Id="rId32" Type="http://schemas.openxmlformats.org/officeDocument/2006/relationships/hyperlink" Target="https://doi.org/10.1161/01.str.30.6.1196" TargetMode="External"/><Relationship Id="rId37" Type="http://schemas.openxmlformats.org/officeDocument/2006/relationships/hyperlink" Target="https://doi.org/10.1093/brain/awu101" TargetMode="External"/><Relationship Id="rId53" Type="http://schemas.openxmlformats.org/officeDocument/2006/relationships/hyperlink" Target="https://doi.org/10.1016/j.biopsych.2007.03.001" TargetMode="External"/><Relationship Id="rId58" Type="http://schemas.openxmlformats.org/officeDocument/2006/relationships/hyperlink" Target="https://doi.org/10.1016/j.cortex.2008.03.006" TargetMode="External"/><Relationship Id="rId74" Type="http://schemas.openxmlformats.org/officeDocument/2006/relationships/hyperlink" Target="https://doi.org/10.1002/jnr.23953" TargetMode="External"/><Relationship Id="rId79" Type="http://schemas.openxmlformats.org/officeDocument/2006/relationships/hyperlink" Target="https://doi.org/10.1523/jneurosci.19-10-04065.1999" TargetMode="External"/><Relationship Id="rId102" Type="http://schemas.openxmlformats.org/officeDocument/2006/relationships/hyperlink" Target="https://doi.org/10.1523/jneurosci.0573-08.2008" TargetMode="External"/><Relationship Id="rId123" Type="http://schemas.openxmlformats.org/officeDocument/2006/relationships/hyperlink" Target="https://www.ncbi.nlm.nih.gov/books/NBK537333/" TargetMode="External"/><Relationship Id="rId128" Type="http://schemas.openxmlformats.org/officeDocument/2006/relationships/hyperlink" Target="https://doi.org/10.1002/ana.410100402" TargetMode="External"/><Relationship Id="rId144" Type="http://schemas.openxmlformats.org/officeDocument/2006/relationships/hyperlink" Target="https://doi.org/10.1016/j.neubiorev.2013.12.004" TargetMode="External"/><Relationship Id="rId149" Type="http://schemas.openxmlformats.org/officeDocument/2006/relationships/hyperlink" Target="https://doi.org/10.1162/089976600300015565" TargetMode="External"/><Relationship Id="rId5" Type="http://schemas.openxmlformats.org/officeDocument/2006/relationships/webSettings" Target="webSettings.xml"/><Relationship Id="rId90" Type="http://schemas.openxmlformats.org/officeDocument/2006/relationships/hyperlink" Target="https://doi.org/10.1016/j.cortex.2012.08.002" TargetMode="External"/><Relationship Id="rId95" Type="http://schemas.openxmlformats.org/officeDocument/2006/relationships/hyperlink" Target="https://doi.org/10.1016/j.neuroimage.2012.07.043" TargetMode="External"/><Relationship Id="rId160" Type="http://schemas.openxmlformats.org/officeDocument/2006/relationships/hyperlink" Target="https://doi.org/10.1093/ageing/22.1.46" TargetMode="External"/><Relationship Id="rId165" Type="http://schemas.openxmlformats.org/officeDocument/2006/relationships/hyperlink" Target="https://doi.org/10.1093/cercor/bhs351" TargetMode="External"/><Relationship Id="rId181" Type="http://schemas.openxmlformats.org/officeDocument/2006/relationships/hyperlink" Target="https://doi.org/10.1037/a0038208" TargetMode="External"/><Relationship Id="rId186" Type="http://schemas.openxmlformats.org/officeDocument/2006/relationships/footer" Target="footer1.xml"/><Relationship Id="rId22" Type="http://schemas.openxmlformats.org/officeDocument/2006/relationships/hyperlink" Target="https://doi.org/10.1016/j.jstrokecerebrovasdis.2006.11.002" TargetMode="External"/><Relationship Id="rId27" Type="http://schemas.openxmlformats.org/officeDocument/2006/relationships/hyperlink" Target="https://doi.org/10.1136/jnnp.2006.094417" TargetMode="External"/><Relationship Id="rId43" Type="http://schemas.openxmlformats.org/officeDocument/2006/relationships/hyperlink" Target="https://doi.org/10.1080/02643294.2010.519699" TargetMode="External"/><Relationship Id="rId48" Type="http://schemas.openxmlformats.org/officeDocument/2006/relationships/hyperlink" Target="https://doi.org/10.1007/s11920-015-0619-4" TargetMode="External"/><Relationship Id="rId64" Type="http://schemas.openxmlformats.org/officeDocument/2006/relationships/hyperlink" Target="https://doi.org/10.1093/cercor/bhw157" TargetMode="External"/><Relationship Id="rId69" Type="http://schemas.openxmlformats.org/officeDocument/2006/relationships/hyperlink" Target="https://doi.org/10.1161/strokeaha.107.493262" TargetMode="External"/><Relationship Id="rId113" Type="http://schemas.openxmlformats.org/officeDocument/2006/relationships/hyperlink" Target="https://doi.org/10.1016/j.bandc.2008.02.122" TargetMode="External"/><Relationship Id="rId118" Type="http://schemas.openxmlformats.org/officeDocument/2006/relationships/hyperlink" Target="https://doi.org/10.1002/ana.20538" TargetMode="External"/><Relationship Id="rId134" Type="http://schemas.openxmlformats.org/officeDocument/2006/relationships/hyperlink" Target="https://doi.org/10.3389/fpsyg.2012.00005" TargetMode="External"/><Relationship Id="rId139" Type="http://schemas.openxmlformats.org/officeDocument/2006/relationships/hyperlink" Target="https://doi.org/10.1111/jne.13066" TargetMode="External"/><Relationship Id="rId80" Type="http://schemas.openxmlformats.org/officeDocument/2006/relationships/hyperlink" Target="https://doi.org/10.3390/brainsci9120374" TargetMode="External"/><Relationship Id="rId85" Type="http://schemas.openxmlformats.org/officeDocument/2006/relationships/hyperlink" Target="https://doi.org/10.1016/j.neuron.2007.02.013" TargetMode="External"/><Relationship Id="rId150" Type="http://schemas.openxmlformats.org/officeDocument/2006/relationships/hyperlink" Target="https://doi.org/10.1037/h0076948" TargetMode="External"/><Relationship Id="rId155" Type="http://schemas.openxmlformats.org/officeDocument/2006/relationships/hyperlink" Target="https://doi.org/10.1016/j.nicl.2015.11.012" TargetMode="External"/><Relationship Id="rId171" Type="http://schemas.openxmlformats.org/officeDocument/2006/relationships/hyperlink" Target="https://doi.org/10.1038/s41598-021-84496-z" TargetMode="External"/><Relationship Id="rId176" Type="http://schemas.openxmlformats.org/officeDocument/2006/relationships/hyperlink" Target="https://doi.org/10.1016/s0306-4530(98)00019-5" TargetMode="External"/><Relationship Id="rId12" Type="http://schemas.openxmlformats.org/officeDocument/2006/relationships/image" Target="media/image1.png"/><Relationship Id="rId17" Type="http://schemas.openxmlformats.org/officeDocument/2006/relationships/hyperlink" Target="https://github.com/neurolabusc/surf-ice" TargetMode="External"/><Relationship Id="rId33" Type="http://schemas.openxmlformats.org/officeDocument/2006/relationships/hyperlink" Target="https://doi.org/10.1371/journal.pone.0048079"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16/s1053-8119(03)00313-6" TargetMode="External"/><Relationship Id="rId103" Type="http://schemas.openxmlformats.org/officeDocument/2006/relationships/hyperlink" Target="https://doi.org/10.1007/s12152-011-9134-4" TargetMode="External"/><Relationship Id="rId108" Type="http://schemas.openxmlformats.org/officeDocument/2006/relationships/hyperlink" Target="https://doi.org/10.1093/cercor/bhn250" TargetMode="External"/><Relationship Id="rId124" Type="http://schemas.openxmlformats.org/officeDocument/2006/relationships/hyperlink" Target="https://doi.org/10.18632/aging.100997" TargetMode="External"/><Relationship Id="rId129" Type="http://schemas.openxmlformats.org/officeDocument/2006/relationships/hyperlink" Target="https://doi.org/10.1016/j.tics.2013.10.011" TargetMode="External"/><Relationship Id="rId54" Type="http://schemas.openxmlformats.org/officeDocument/2006/relationships/hyperlink" Target="https://doi.org/10.1523/jneurosci.14-08-04748.1994" TargetMode="External"/><Relationship Id="rId70" Type="http://schemas.openxmlformats.org/officeDocument/2006/relationships/hyperlink" Target="https://doi.org/10.1038/jcbfm.2013.102" TargetMode="External"/><Relationship Id="rId75" Type="http://schemas.openxmlformats.org/officeDocument/2006/relationships/hyperlink" Target="https://doi.org/10.1016/j.celrep.2019.07.100" TargetMode="External"/><Relationship Id="rId91" Type="http://schemas.openxmlformats.org/officeDocument/2006/relationships/hyperlink" Target="https://doi.org/10.1076/jcen.21.1.17.944" TargetMode="External"/><Relationship Id="rId96" Type="http://schemas.openxmlformats.org/officeDocument/2006/relationships/hyperlink" Target="https://doi.org/10.1146/annurev-psych-010213-115057" TargetMode="External"/><Relationship Id="rId140" Type="http://schemas.openxmlformats.org/officeDocument/2006/relationships/hyperlink" Target="https://doi.org/10.1101/2022.04.08.22273547" TargetMode="External"/><Relationship Id="rId145" Type="http://schemas.openxmlformats.org/officeDocument/2006/relationships/hyperlink" Target="https://doi.org/10.1016/s0306-4530(02)00064-1" TargetMode="External"/><Relationship Id="rId161" Type="http://schemas.openxmlformats.org/officeDocument/2006/relationships/hyperlink" Target="https://doi.org/10.1161/01.str.0000141977.18520.3b" TargetMode="External"/><Relationship Id="rId166" Type="http://schemas.openxmlformats.org/officeDocument/2006/relationships/hyperlink" Target="https://doi.org/10.1016/j.pnpbp.2010.12.024" TargetMode="External"/><Relationship Id="rId182" Type="http://schemas.openxmlformats.org/officeDocument/2006/relationships/hyperlink" Target="https://doi.org/10.1002/hbm.22590"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93/cercor/bhl181" TargetMode="External"/><Relationship Id="rId28" Type="http://schemas.openxmlformats.org/officeDocument/2006/relationships/hyperlink" Target="https://doi.org/10.1016/s0010-9452(78)80016-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07/s12975-012-0230-5" TargetMode="External"/><Relationship Id="rId119" Type="http://schemas.openxmlformats.org/officeDocument/2006/relationships/hyperlink" Target="https://doi.org/10.1136/practneurol-2015-001115" TargetMode="External"/><Relationship Id="rId44" Type="http://schemas.openxmlformats.org/officeDocument/2006/relationships/hyperlink" Target="https://doi.org/10.1016/j.neubiorev.2017.07.005" TargetMode="External"/><Relationship Id="rId60" Type="http://schemas.openxmlformats.org/officeDocument/2006/relationships/hyperlink" Target="https://doi.org/10.1016/j.yfrne.2020.100878" TargetMode="External"/><Relationship Id="rId65" Type="http://schemas.openxmlformats.org/officeDocument/2006/relationships/hyperlink" Target="https://doi.org/10.1016/s0140-6736(13)61953-4" TargetMode="External"/><Relationship Id="rId81" Type="http://schemas.openxmlformats.org/officeDocument/2006/relationships/hyperlink" Target="https://doi.org/10.1111/cdev.12079" TargetMode="External"/><Relationship Id="rId86" Type="http://schemas.openxmlformats.org/officeDocument/2006/relationships/hyperlink" Target="https://doi.org/10.1002/ana.410050210" TargetMode="External"/><Relationship Id="rId130" Type="http://schemas.openxmlformats.org/officeDocument/2006/relationships/hyperlink" Target="https://doi.org/10.1016/j.jsxm.2021.03.079" TargetMode="External"/><Relationship Id="rId135" Type="http://schemas.openxmlformats.org/officeDocument/2006/relationships/hyperlink" Target="https://doi.org/10.3389/fnins.2014.00425" TargetMode="External"/><Relationship Id="rId151" Type="http://schemas.openxmlformats.org/officeDocument/2006/relationships/hyperlink" Target="https://doi.org/10.1159/000317088" TargetMode="External"/><Relationship Id="rId156" Type="http://schemas.openxmlformats.org/officeDocument/2006/relationships/hyperlink" Target="https://doi.org/10.1002/hbm.23490" TargetMode="External"/><Relationship Id="rId177" Type="http://schemas.openxmlformats.org/officeDocument/2006/relationships/hyperlink" Target="https://doi.org/10.1161/strokeaha.115.009643" TargetMode="External"/><Relationship Id="rId172" Type="http://schemas.openxmlformats.org/officeDocument/2006/relationships/hyperlink" Target="https://doi.org/10.1080/713754209" TargetMode="External"/><Relationship Id="rId13" Type="http://schemas.openxmlformats.org/officeDocument/2006/relationships/image" Target="media/image2.png"/><Relationship Id="rId18" Type="http://schemas.openxmlformats.org/officeDocument/2006/relationships/hyperlink" Target="https://doi.org/10.1016/s1053-8119(03)00034-x" TargetMode="External"/><Relationship Id="rId39" Type="http://schemas.openxmlformats.org/officeDocument/2006/relationships/hyperlink" Target="https://doi.org/10.1016/j.cortex.2008.05.004" TargetMode="External"/><Relationship Id="rId109" Type="http://schemas.openxmlformats.org/officeDocument/2006/relationships/hyperlink" Target="https://doi.org/10.1007/7657_2019_18" TargetMode="External"/><Relationship Id="rId34" Type="http://schemas.openxmlformats.org/officeDocument/2006/relationships/hyperlink" Target="https://doi.org/10.1016/s0166-4328(96)02241-3" TargetMode="External"/><Relationship Id="rId50" Type="http://schemas.openxmlformats.org/officeDocument/2006/relationships/hyperlink" Target="https://doi.org/10.1055/s-0034-1396005" TargetMode="External"/><Relationship Id="rId55" Type="http://schemas.openxmlformats.org/officeDocument/2006/relationships/hyperlink" Target="https://doi.org/10.1016/j.nicl.2015.06.013" TargetMode="External"/><Relationship Id="rId76" Type="http://schemas.openxmlformats.org/officeDocument/2006/relationships/hyperlink" Target="https://doi.org/10.1016/j.neuroimage.2020.116589" TargetMode="External"/><Relationship Id="rId97" Type="http://schemas.openxmlformats.org/officeDocument/2006/relationships/hyperlink" Target="https://doi.org/10.1016/j.conb.2016.02.007" TargetMode="External"/><Relationship Id="rId104" Type="http://schemas.openxmlformats.org/officeDocument/2006/relationships/hyperlink" Target="https://doi.org/10.1371/journal.pone.0038272" TargetMode="External"/><Relationship Id="rId120" Type="http://schemas.openxmlformats.org/officeDocument/2006/relationships/hyperlink" Target="https://doi.org/10.1073/pnas.0908073106" TargetMode="External"/><Relationship Id="rId125" Type="http://schemas.openxmlformats.org/officeDocument/2006/relationships/hyperlink" Target="https://doi.org/10.1016/0378-5122(92)90003-m" TargetMode="External"/><Relationship Id="rId141" Type="http://schemas.openxmlformats.org/officeDocument/2006/relationships/hyperlink" Target="https://doi.org/10.1073/pnas.1707050114" TargetMode="External"/><Relationship Id="rId146" Type="http://schemas.openxmlformats.org/officeDocument/2006/relationships/hyperlink" Target="https://doi.org/10.1093/brain/awaa156" TargetMode="External"/><Relationship Id="rId167" Type="http://schemas.openxmlformats.org/officeDocument/2006/relationships/hyperlink" Target="https://doi.org/10.1007/s00221-010-2496-8" TargetMode="External"/><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1161/strokeaha.116.015913" TargetMode="External"/><Relationship Id="rId92" Type="http://schemas.openxmlformats.org/officeDocument/2006/relationships/hyperlink" Target="https://doi.org/10.1080/01688639508405148" TargetMode="External"/><Relationship Id="rId162" Type="http://schemas.openxmlformats.org/officeDocument/2006/relationships/hyperlink" Target="https://doi.org/10.1016/s0197-4580(03)00044-7" TargetMode="External"/><Relationship Id="rId183" Type="http://schemas.openxmlformats.org/officeDocument/2006/relationships/image" Target="media/image6.png"/><Relationship Id="rId2" Type="http://schemas.openxmlformats.org/officeDocument/2006/relationships/numbering" Target="numbering.xml"/><Relationship Id="rId29" Type="http://schemas.openxmlformats.org/officeDocument/2006/relationships/hyperlink" Target="https://doi.org/10.1007/s11682-011-9144-1" TargetMode="External"/><Relationship Id="rId24" Type="http://schemas.openxmlformats.org/officeDocument/2006/relationships/hyperlink" Target="https://doi.org/10.1093/brain/awq011"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16/s1474-4422(21)00252-0" TargetMode="External"/><Relationship Id="rId87" Type="http://schemas.openxmlformats.org/officeDocument/2006/relationships/hyperlink" Target="https://doi.org/10.1016/j.yfrne.2022.101031" TargetMode="External"/><Relationship Id="rId110" Type="http://schemas.openxmlformats.org/officeDocument/2006/relationships/hyperlink" Target="https://doi.org/10.1055/s-0038-1649503" TargetMode="External"/><Relationship Id="rId115" Type="http://schemas.openxmlformats.org/officeDocument/2006/relationships/hyperlink" Target="https://doi.org/10.1016/s1053-8119(03)00140-x" TargetMode="External"/><Relationship Id="rId131" Type="http://schemas.openxmlformats.org/officeDocument/2006/relationships/hyperlink" Target="https://doi.org/10.1002/hbm.1058" TargetMode="External"/><Relationship Id="rId136" Type="http://schemas.openxmlformats.org/officeDocument/2006/relationships/hyperlink" Target="https://pubmed.ncbi.nlm.nih.gov/15622013/" TargetMode="External"/><Relationship Id="rId157" Type="http://schemas.openxmlformats.org/officeDocument/2006/relationships/hyperlink" Target="https://doi.org/10.1093/braincomms/fcaa163" TargetMode="External"/><Relationship Id="rId178" Type="http://schemas.openxmlformats.org/officeDocument/2006/relationships/hyperlink" Target="https://doi.org/10.1093/cercor/bhq111" TargetMode="External"/><Relationship Id="rId61" Type="http://schemas.openxmlformats.org/officeDocument/2006/relationships/hyperlink" Target="https://doi.org/10.1016/s1474-4422(05)70140-x" TargetMode="External"/><Relationship Id="rId82" Type="http://schemas.openxmlformats.org/officeDocument/2006/relationships/hyperlink" Target="https://doi.org/10.1016/j.neuropsychologia.2005.01.017" TargetMode="External"/><Relationship Id="rId152" Type="http://schemas.openxmlformats.org/officeDocument/2006/relationships/hyperlink" Target="https://doi.org/10.1016/j.neubiorev.2015.09.008" TargetMode="External"/><Relationship Id="rId173" Type="http://schemas.openxmlformats.org/officeDocument/2006/relationships/hyperlink" Target="https://doi.org/10.3758/s13423-016-1085-7" TargetMode="External"/><Relationship Id="rId19" Type="http://schemas.openxmlformats.org/officeDocument/2006/relationships/hyperlink" Target="https://doi.org/10.1002/cne.903120108" TargetMode="External"/><Relationship Id="rId14" Type="http://schemas.openxmlformats.org/officeDocument/2006/relationships/image" Target="media/image3.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161/jaha.115.001967" TargetMode="External"/><Relationship Id="rId77" Type="http://schemas.openxmlformats.org/officeDocument/2006/relationships/hyperlink" Target="https://doi.org/10.1016/j.nicl.2021.102639" TargetMode="External"/><Relationship Id="rId100" Type="http://schemas.openxmlformats.org/officeDocument/2006/relationships/hyperlink" Target="https://doi.org/10.1159/000107941" TargetMode="External"/><Relationship Id="rId105" Type="http://schemas.openxmlformats.org/officeDocument/2006/relationships/hyperlink" Target="https://doi.org/10.1016/j.neuropsychologia.2015.05.019" TargetMode="External"/><Relationship Id="rId126" Type="http://schemas.openxmlformats.org/officeDocument/2006/relationships/hyperlink" Target="https://doi.org/10.1006/hbeh.1997.1363" TargetMode="External"/><Relationship Id="rId147" Type="http://schemas.openxmlformats.org/officeDocument/2006/relationships/hyperlink" Target="https://doi.org/10.1212/wnl.0000000000013050" TargetMode="External"/><Relationship Id="rId168" Type="http://schemas.openxmlformats.org/officeDocument/2006/relationships/hyperlink" Target="https://doi.org/10.1016/j.cortex.2015.12.008" TargetMode="External"/><Relationship Id="rId8" Type="http://schemas.openxmlformats.org/officeDocument/2006/relationships/comments" Target="comments.xml"/><Relationship Id="rId51" Type="http://schemas.openxmlformats.org/officeDocument/2006/relationships/hyperlink" Target="https://doi.org/10.1146/annurev-neuro-061010-113731" TargetMode="External"/><Relationship Id="rId72" Type="http://schemas.openxmlformats.org/officeDocument/2006/relationships/hyperlink" Target="https://doi.org/10.1523/jneurosci.2308-09.2009" TargetMode="External"/><Relationship Id="rId93" Type="http://schemas.openxmlformats.org/officeDocument/2006/relationships/hyperlink" Target="https://doi.org/10.1076/jcen.23.2.137.1206" TargetMode="External"/><Relationship Id="rId98" Type="http://schemas.openxmlformats.org/officeDocument/2006/relationships/hyperlink" Target="https://doi.org/10.1073/pnas.1316909110" TargetMode="External"/><Relationship Id="rId121" Type="http://schemas.openxmlformats.org/officeDocument/2006/relationships/hyperlink" Target="https://doi.org/10.1111/j.1468-1331.2012.03746.x" TargetMode="External"/><Relationship Id="rId142" Type="http://schemas.openxmlformats.org/officeDocument/2006/relationships/hyperlink" Target="https://doi.org/10.1155/2000/421719" TargetMode="External"/><Relationship Id="rId163" Type="http://schemas.openxmlformats.org/officeDocument/2006/relationships/hyperlink" Target="https://doi.org/10.1016/j.yfrne.2009.04.007" TargetMode="External"/><Relationship Id="rId184" Type="http://schemas.openxmlformats.org/officeDocument/2006/relationships/image" Target="media/image7.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i.org/10.1016/s0010-9452(97)80002-0"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2169/internalmedicine.48.1757" TargetMode="External"/><Relationship Id="rId116" Type="http://schemas.openxmlformats.org/officeDocument/2006/relationships/hyperlink" Target="https://doi.org/10.1152/japplphysiol.01095.2005" TargetMode="External"/><Relationship Id="rId137" Type="http://schemas.openxmlformats.org/officeDocument/2006/relationships/hyperlink" Target="https://doi.org/10.1016/s1474-4422(08)70193-5" TargetMode="External"/><Relationship Id="rId158" Type="http://schemas.openxmlformats.org/officeDocument/2006/relationships/hyperlink" Target="https://doi.org/10.1007/s00429-022-02559-x" TargetMode="External"/><Relationship Id="rId20" Type="http://schemas.openxmlformats.org/officeDocument/2006/relationships/hyperlink" Target="https://doi.org/10.1523/jneurosci.11-04-00933.199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neubiorev.2021.02.026" TargetMode="External"/><Relationship Id="rId83" Type="http://schemas.openxmlformats.org/officeDocument/2006/relationships/hyperlink" Target="https://doi.org/10.1002/jnr.23857" TargetMode="External"/><Relationship Id="rId88" Type="http://schemas.openxmlformats.org/officeDocument/2006/relationships/hyperlink" Target="https://doi.org/10.1523/jneurosci.4468-04.2005" TargetMode="External"/><Relationship Id="rId111" Type="http://schemas.openxmlformats.org/officeDocument/2006/relationships/hyperlink" Target="https://doi.org/10.1016/j.jsxm.2018.03.006" TargetMode="External"/><Relationship Id="rId132" Type="http://schemas.openxmlformats.org/officeDocument/2006/relationships/hyperlink" Target="https://doi.org/10.1016/s0920-9964(00)00067-0" TargetMode="External"/><Relationship Id="rId153" Type="http://schemas.openxmlformats.org/officeDocument/2006/relationships/hyperlink" Target="https://doi.org/10.1002/jnr.23855" TargetMode="External"/><Relationship Id="rId174" Type="http://schemas.openxmlformats.org/officeDocument/2006/relationships/hyperlink" Target="https://doi.org/10.1097/phm.0b013e31818a58bd" TargetMode="External"/><Relationship Id="rId179" Type="http://schemas.openxmlformats.org/officeDocument/2006/relationships/hyperlink" Target="https://doi.org/10.1016/j.neuroimage.2018.05.027" TargetMode="External"/><Relationship Id="rId15" Type="http://schemas.openxmlformats.org/officeDocument/2006/relationships/image" Target="media/image4.jpeg"/><Relationship Id="rId36" Type="http://schemas.openxmlformats.org/officeDocument/2006/relationships/hyperlink" Target="https://doi.org/10.1212/01.wnl.0000113730.73031.f4" TargetMode="External"/><Relationship Id="rId57" Type="http://schemas.openxmlformats.org/officeDocument/2006/relationships/hyperlink" Target="https://doi.org/10.1037/neu0000527" TargetMode="External"/><Relationship Id="rId106" Type="http://schemas.openxmlformats.org/officeDocument/2006/relationships/hyperlink" Target="https://doi.org/10.1016/0028-3932(94)00115-6" TargetMode="External"/><Relationship Id="rId127" Type="http://schemas.openxmlformats.org/officeDocument/2006/relationships/hyperlink" Target="https://doi.org/10.1111/ene.14299" TargetMode="External"/><Relationship Id="rId10" Type="http://schemas.openxmlformats.org/officeDocument/2006/relationships/header" Target="header1.xml"/><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073/pnas.1302581110" TargetMode="External"/><Relationship Id="rId78" Type="http://schemas.openxmlformats.org/officeDocument/2006/relationships/hyperlink" Target="https://doi.org/10.1073/pnas.88.7.2845" TargetMode="External"/><Relationship Id="rId94" Type="http://schemas.openxmlformats.org/officeDocument/2006/relationships/hyperlink" Target="https://doi.org/10.1038/nn.4458" TargetMode="External"/><Relationship Id="rId99" Type="http://schemas.openxmlformats.org/officeDocument/2006/relationships/hyperlink" Target="https://doi.org/10.1034/j.1600-0404.2000.101003195.x" TargetMode="External"/><Relationship Id="rId101" Type="http://schemas.openxmlformats.org/officeDocument/2006/relationships/hyperlink" Target="https://doi.org/10.1073/pnas.1509654112" TargetMode="External"/><Relationship Id="rId122" Type="http://schemas.openxmlformats.org/officeDocument/2006/relationships/hyperlink" Target="https://doi.org/10.1038/jcbfm.2014.186" TargetMode="External"/><Relationship Id="rId143" Type="http://schemas.openxmlformats.org/officeDocument/2006/relationships/hyperlink" Target="https://doi.org/10.1016/j.neuroimage.2012.03.020" TargetMode="External"/><Relationship Id="rId148" Type="http://schemas.openxmlformats.org/officeDocument/2006/relationships/hyperlink" Target="https://doi.org/10.1162/089976601750264965" TargetMode="External"/><Relationship Id="rId164" Type="http://schemas.openxmlformats.org/officeDocument/2006/relationships/hyperlink" Target="https://doi.org/10.1016/j.neuroimage.2015.08.050" TargetMode="External"/><Relationship Id="rId169" Type="http://schemas.openxmlformats.org/officeDocument/2006/relationships/hyperlink" Target="https://doi.org/10.1080/13825580600826454" TargetMode="External"/><Relationship Id="rId185"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doi.org/10.1007/978-3-319-56782-2_32-2"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83C30-E889-44A4-9F8D-E5A045E98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24976</Words>
  <Characters>142366</Characters>
  <Application>Microsoft Office Word</Application>
  <DocSecurity>0</DocSecurity>
  <Lines>1186</Lines>
  <Paragraphs>334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7</cp:revision>
  <dcterms:created xsi:type="dcterms:W3CDTF">2022-10-24T14:57:00Z</dcterms:created>
  <dcterms:modified xsi:type="dcterms:W3CDTF">2022-10-25T14:44:00Z</dcterms:modified>
</cp:coreProperties>
</file>