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1365C" w14:textId="77777777" w:rsidR="00BC5C88" w:rsidRPr="00FC151A" w:rsidRDefault="00BC5C88" w:rsidP="00BC5C88">
      <w:pPr>
        <w:jc w:val="center"/>
        <w:rPr>
          <w:sz w:val="32"/>
          <w:szCs w:val="32"/>
        </w:rPr>
      </w:pPr>
      <w:commentRangeStart w:id="0"/>
      <w:r w:rsidRPr="00FC151A">
        <w:rPr>
          <w:sz w:val="32"/>
          <w:szCs w:val="32"/>
        </w:rPr>
        <w:t>Thesis</w:t>
      </w:r>
      <w:commentRangeEnd w:id="0"/>
      <w:r w:rsidR="00147784">
        <w:rPr>
          <w:rStyle w:val="Kommentarzeichen"/>
        </w:rPr>
        <w:commentReference w:id="0"/>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w:t>
      </w:r>
      <w:commentRangeStart w:id="1"/>
      <w:commentRangeStart w:id="2"/>
      <w:r w:rsidRPr="00980B66">
        <w:rPr>
          <w:rFonts w:cs="Arial"/>
          <w:bCs/>
          <w:sz w:val="28"/>
          <w:szCs w:val="28"/>
        </w:rPr>
        <w:t xml:space="preserve">Sex </w:t>
      </w:r>
      <w:commentRangeEnd w:id="1"/>
      <w:r w:rsidR="00EF6B08">
        <w:rPr>
          <w:rStyle w:val="Kommentarzeichen"/>
        </w:rPr>
        <w:commentReference w:id="1"/>
      </w:r>
      <w:commentRangeEnd w:id="2"/>
      <w:r w:rsidR="00934E1E">
        <w:rPr>
          <w:rStyle w:val="Kommentarzeichen"/>
        </w:rPr>
        <w:commentReference w:id="2"/>
      </w:r>
      <w:r w:rsidRPr="00980B66">
        <w:rPr>
          <w:rFonts w:cs="Arial"/>
          <w:bCs/>
          <w:sz w:val="28"/>
          <w:szCs w:val="28"/>
        </w:rPr>
        <w:t xml:space="preserve">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EF6B08" w:rsidRDefault="002A492C" w:rsidP="002A492C">
      <w:pPr>
        <w:jc w:val="center"/>
        <w:rPr>
          <w:sz w:val="24"/>
          <w:szCs w:val="24"/>
          <w:lang w:val="de-DE"/>
        </w:rPr>
      </w:pPr>
      <w:r w:rsidRPr="00EF6B08">
        <w:rPr>
          <w:sz w:val="24"/>
          <w:szCs w:val="24"/>
          <w:lang w:val="de-DE"/>
        </w:rPr>
        <w:t xml:space="preserve">Presented by </w:t>
      </w:r>
    </w:p>
    <w:p w14:paraId="5FC3D5B0" w14:textId="22973F10" w:rsidR="002A492C" w:rsidRPr="000C5924" w:rsidRDefault="002A492C" w:rsidP="002A492C">
      <w:pPr>
        <w:jc w:val="center"/>
        <w:rPr>
          <w:sz w:val="24"/>
          <w:szCs w:val="24"/>
          <w:lang w:val="de-DE"/>
          <w:rPrChange w:id="3" w:author="Sperber" w:date="2022-10-25T09:27:00Z">
            <w:rPr>
              <w:sz w:val="24"/>
              <w:szCs w:val="24"/>
              <w:lang w:val="en-US"/>
            </w:rPr>
          </w:rPrChange>
        </w:rPr>
      </w:pPr>
      <w:r w:rsidRPr="000C5924">
        <w:rPr>
          <w:sz w:val="24"/>
          <w:szCs w:val="24"/>
          <w:lang w:val="de-DE"/>
          <w:rPrChange w:id="4" w:author="Sperber" w:date="2022-10-25T09:27:00Z">
            <w:rPr>
              <w:sz w:val="24"/>
              <w:szCs w:val="24"/>
              <w:lang w:val="en-US"/>
            </w:rPr>
          </w:rPrChange>
        </w:rPr>
        <w:t>Tamara Keßler</w:t>
      </w:r>
      <w:r w:rsidR="00DF6977" w:rsidRPr="000C5924">
        <w:rPr>
          <w:sz w:val="24"/>
          <w:szCs w:val="24"/>
          <w:lang w:val="de-DE"/>
          <w:rPrChange w:id="5" w:author="Sperber" w:date="2022-10-25T09:27:00Z">
            <w:rPr>
              <w:sz w:val="24"/>
              <w:szCs w:val="24"/>
              <w:lang w:val="en-US"/>
            </w:rPr>
          </w:rPrChange>
        </w:rPr>
        <w:t>,</w:t>
      </w:r>
    </w:p>
    <w:p w14:paraId="1F5B1E9C" w14:textId="7FC5F1DA" w:rsidR="00DF6977" w:rsidRPr="000C5924" w:rsidRDefault="00DF6977" w:rsidP="002A492C">
      <w:pPr>
        <w:jc w:val="center"/>
        <w:rPr>
          <w:sz w:val="24"/>
          <w:szCs w:val="24"/>
          <w:lang w:val="de-DE"/>
          <w:rPrChange w:id="6" w:author="Sperber" w:date="2022-10-25T09:27:00Z">
            <w:rPr>
              <w:sz w:val="24"/>
              <w:szCs w:val="24"/>
              <w:lang w:val="en-US"/>
            </w:rPr>
          </w:rPrChange>
        </w:rPr>
      </w:pPr>
      <w:r w:rsidRPr="000C5924">
        <w:rPr>
          <w:sz w:val="24"/>
          <w:szCs w:val="24"/>
          <w:lang w:val="de-DE"/>
          <w:rPrChange w:id="7" w:author="Sperber" w:date="2022-10-25T09:27:00Z">
            <w:rPr>
              <w:sz w:val="24"/>
              <w:szCs w:val="24"/>
              <w:lang w:val="en-US"/>
            </w:rPr>
          </w:rPrChange>
        </w:rPr>
        <w:t>born in Wiesbaden, Germany</w:t>
      </w:r>
    </w:p>
    <w:p w14:paraId="0F540A6F" w14:textId="2620EAEA" w:rsidR="00F37C63" w:rsidRPr="000C5924" w:rsidRDefault="00F37C63" w:rsidP="002A492C">
      <w:pPr>
        <w:jc w:val="center"/>
        <w:rPr>
          <w:lang w:val="de-DE"/>
          <w:rPrChange w:id="8" w:author="Sperber" w:date="2022-10-25T09:27:00Z">
            <w:rPr>
              <w:lang w:val="en-US"/>
            </w:rPr>
          </w:rPrChange>
        </w:rPr>
      </w:pPr>
    </w:p>
    <w:p w14:paraId="57E0DB63" w14:textId="684D50A2" w:rsidR="00F37C63" w:rsidRPr="000C5924" w:rsidRDefault="00F37C63" w:rsidP="002A492C">
      <w:pPr>
        <w:jc w:val="center"/>
        <w:rPr>
          <w:lang w:val="de-DE"/>
          <w:rPrChange w:id="9" w:author="Sperber" w:date="2022-10-25T09:27:00Z">
            <w:rPr>
              <w:lang w:val="en-US"/>
            </w:rPr>
          </w:rPrChange>
        </w:rPr>
      </w:pPr>
    </w:p>
    <w:p w14:paraId="357CF5F5" w14:textId="15F49092" w:rsidR="00F37C63" w:rsidRPr="000C5924" w:rsidRDefault="00F37C63" w:rsidP="00211340">
      <w:pPr>
        <w:rPr>
          <w:lang w:val="de-DE"/>
          <w:rPrChange w:id="10" w:author="Sperber" w:date="2022-10-25T09:27:00Z">
            <w:rPr>
              <w:lang w:val="en-US"/>
            </w:rPr>
          </w:rPrChange>
        </w:rPr>
      </w:pPr>
    </w:p>
    <w:p w14:paraId="625AFF56" w14:textId="58027F53" w:rsidR="00F37C63" w:rsidRPr="000C5924" w:rsidRDefault="00F37C63" w:rsidP="002A492C">
      <w:pPr>
        <w:jc w:val="center"/>
        <w:rPr>
          <w:lang w:val="de-DE"/>
          <w:rPrChange w:id="11" w:author="Sperber" w:date="2022-10-25T09:27:00Z">
            <w:rPr>
              <w:lang w:val="en-US"/>
            </w:rPr>
          </w:rPrChange>
        </w:rPr>
      </w:pPr>
    </w:p>
    <w:p w14:paraId="72DB815E" w14:textId="43ED055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w:t>
      </w:r>
      <w:r w:rsidR="009173D1">
        <w:rPr>
          <w:sz w:val="24"/>
          <w:szCs w:val="24"/>
          <w:highlight w:val="yellow"/>
        </w:rPr>
        <w:t>5</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383396DA"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Department of Psychiatry and Psychotherapy</w:t>
      </w:r>
      <w:ins w:id="12" w:author="Lisa" w:date="2022-10-21T12:25:00Z">
        <w:r w:rsidR="000E3BB2">
          <w:t>, University Clinics Tübingen</w:t>
        </w:r>
      </w:ins>
      <w:r w:rsidRPr="009173D1">
        <w:t xml:space="preserve"> </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27880CB" w14:textId="67F76831" w:rsidR="00AC077B" w:rsidRDefault="00EA2C63">
          <w:pPr>
            <w:pStyle w:val="Verzeichnis2"/>
            <w:tabs>
              <w:tab w:val="right" w:leader="dot" w:pos="9062"/>
            </w:tabs>
            <w:rPr>
              <w:rFonts w:asciiTheme="minorHAnsi" w:hAnsiTheme="minorHAnsi"/>
              <w:noProof/>
              <w:lang w:val="en-US"/>
            </w:rPr>
          </w:pPr>
          <w:r>
            <w:fldChar w:fldCharType="begin"/>
          </w:r>
          <w:r>
            <w:instrText xml:space="preserve"> TOC \o "1-3" \h \z \u </w:instrText>
          </w:r>
          <w:r>
            <w:fldChar w:fldCharType="separate"/>
          </w:r>
          <w:hyperlink w:anchor="_Toc117242364" w:history="1">
            <w:r w:rsidR="00AC077B" w:rsidRPr="000D7D59">
              <w:rPr>
                <w:rStyle w:val="Hyperlink"/>
                <w:rFonts w:eastAsiaTheme="majorEastAsia" w:cstheme="majorBidi"/>
                <w:noProof/>
              </w:rPr>
              <w:t>Abstract</w:t>
            </w:r>
            <w:r w:rsidR="00AC077B">
              <w:rPr>
                <w:noProof/>
                <w:webHidden/>
              </w:rPr>
              <w:tab/>
            </w:r>
            <w:r w:rsidR="00AC077B">
              <w:rPr>
                <w:noProof/>
                <w:webHidden/>
              </w:rPr>
              <w:fldChar w:fldCharType="begin"/>
            </w:r>
            <w:r w:rsidR="00AC077B">
              <w:rPr>
                <w:noProof/>
                <w:webHidden/>
              </w:rPr>
              <w:instrText xml:space="preserve"> PAGEREF _Toc117242364 \h </w:instrText>
            </w:r>
            <w:r w:rsidR="00AC077B">
              <w:rPr>
                <w:noProof/>
                <w:webHidden/>
              </w:rPr>
            </w:r>
            <w:r w:rsidR="00AC077B">
              <w:rPr>
                <w:noProof/>
                <w:webHidden/>
              </w:rPr>
              <w:fldChar w:fldCharType="separate"/>
            </w:r>
            <w:r w:rsidR="00AC077B">
              <w:rPr>
                <w:noProof/>
                <w:webHidden/>
              </w:rPr>
              <w:t>4</w:t>
            </w:r>
            <w:r w:rsidR="00AC077B">
              <w:rPr>
                <w:noProof/>
                <w:webHidden/>
              </w:rPr>
              <w:fldChar w:fldCharType="end"/>
            </w:r>
          </w:hyperlink>
        </w:p>
        <w:p w14:paraId="33F1B16E" w14:textId="5EB906A1" w:rsidR="00AC077B" w:rsidRDefault="002E61BF">
          <w:pPr>
            <w:pStyle w:val="Verzeichnis2"/>
            <w:tabs>
              <w:tab w:val="left" w:pos="660"/>
              <w:tab w:val="right" w:leader="dot" w:pos="9062"/>
            </w:tabs>
            <w:rPr>
              <w:rFonts w:asciiTheme="minorHAnsi" w:hAnsiTheme="minorHAnsi"/>
              <w:noProof/>
              <w:lang w:val="en-US"/>
            </w:rPr>
          </w:pPr>
          <w:hyperlink w:anchor="_Toc117242365" w:history="1">
            <w:r w:rsidR="00AC077B" w:rsidRPr="000D7D59">
              <w:rPr>
                <w:rStyle w:val="Hyperlink"/>
                <w:rFonts w:eastAsiaTheme="majorEastAsia" w:cstheme="majorBidi"/>
                <w:noProof/>
              </w:rPr>
              <w:t>1.</w:t>
            </w:r>
            <w:r w:rsidR="00AC077B">
              <w:rPr>
                <w:rFonts w:asciiTheme="minorHAnsi" w:hAnsiTheme="minorHAnsi"/>
                <w:noProof/>
                <w:lang w:val="en-US"/>
              </w:rPr>
              <w:tab/>
            </w:r>
            <w:r w:rsidR="00AC077B" w:rsidRPr="000D7D59">
              <w:rPr>
                <w:rStyle w:val="Hyperlink"/>
                <w:rFonts w:eastAsiaTheme="majorEastAsia" w:cstheme="majorBidi"/>
                <w:noProof/>
              </w:rPr>
              <w:t>Introduction</w:t>
            </w:r>
            <w:r w:rsidR="00AC077B">
              <w:rPr>
                <w:noProof/>
                <w:webHidden/>
              </w:rPr>
              <w:tab/>
            </w:r>
            <w:r w:rsidR="00AC077B">
              <w:rPr>
                <w:noProof/>
                <w:webHidden/>
              </w:rPr>
              <w:fldChar w:fldCharType="begin"/>
            </w:r>
            <w:r w:rsidR="00AC077B">
              <w:rPr>
                <w:noProof/>
                <w:webHidden/>
              </w:rPr>
              <w:instrText xml:space="preserve"> PAGEREF _Toc117242365 \h </w:instrText>
            </w:r>
            <w:r w:rsidR="00AC077B">
              <w:rPr>
                <w:noProof/>
                <w:webHidden/>
              </w:rPr>
            </w:r>
            <w:r w:rsidR="00AC077B">
              <w:rPr>
                <w:noProof/>
                <w:webHidden/>
              </w:rPr>
              <w:fldChar w:fldCharType="separate"/>
            </w:r>
            <w:r w:rsidR="00AC077B">
              <w:rPr>
                <w:noProof/>
                <w:webHidden/>
              </w:rPr>
              <w:t>5</w:t>
            </w:r>
            <w:r w:rsidR="00AC077B">
              <w:rPr>
                <w:noProof/>
                <w:webHidden/>
              </w:rPr>
              <w:fldChar w:fldCharType="end"/>
            </w:r>
          </w:hyperlink>
        </w:p>
        <w:p w14:paraId="5A309FF4" w14:textId="1C9FC2E0" w:rsidR="00AC077B" w:rsidRDefault="002E61BF">
          <w:pPr>
            <w:pStyle w:val="Verzeichnis3"/>
            <w:tabs>
              <w:tab w:val="left" w:pos="1100"/>
              <w:tab w:val="right" w:leader="dot" w:pos="9062"/>
            </w:tabs>
            <w:rPr>
              <w:rFonts w:asciiTheme="minorHAnsi" w:hAnsiTheme="minorHAnsi"/>
              <w:noProof/>
              <w:lang w:val="en-US"/>
            </w:rPr>
          </w:pPr>
          <w:hyperlink w:anchor="_Toc117242366" w:history="1">
            <w:r w:rsidR="00AC077B" w:rsidRPr="000D7D59">
              <w:rPr>
                <w:rStyle w:val="Hyperlink"/>
                <w:rFonts w:eastAsiaTheme="majorEastAsia" w:cstheme="majorBidi"/>
                <w:noProof/>
                <w:spacing w:val="4"/>
              </w:rPr>
              <w:t>1.1.</w:t>
            </w:r>
            <w:r w:rsidR="00AC077B">
              <w:rPr>
                <w:rFonts w:asciiTheme="minorHAnsi" w:hAnsiTheme="minorHAnsi"/>
                <w:noProof/>
                <w:lang w:val="en-US"/>
              </w:rPr>
              <w:tab/>
            </w:r>
            <w:r w:rsidR="00AC077B" w:rsidRPr="000D7D59">
              <w:rPr>
                <w:rStyle w:val="Hyperlink"/>
                <w:rFonts w:eastAsiaTheme="majorEastAsia" w:cstheme="majorBidi"/>
                <w:noProof/>
                <w:spacing w:val="4"/>
              </w:rPr>
              <w:t xml:space="preserve">Sex Differences in </w:t>
            </w:r>
            <w:r w:rsidR="00AC077B" w:rsidRPr="000D7D59">
              <w:rPr>
                <w:rStyle w:val="Hyperlink"/>
                <w:rFonts w:eastAsiaTheme="majorEastAsia" w:cstheme="majorBidi"/>
                <w:noProof/>
                <w:spacing w:val="4"/>
                <w:lang w:val="en-US"/>
              </w:rPr>
              <w:t>Brain Connectivity</w:t>
            </w:r>
            <w:r w:rsidR="00AC077B">
              <w:rPr>
                <w:noProof/>
                <w:webHidden/>
              </w:rPr>
              <w:tab/>
            </w:r>
            <w:r w:rsidR="00AC077B">
              <w:rPr>
                <w:noProof/>
                <w:webHidden/>
              </w:rPr>
              <w:fldChar w:fldCharType="begin"/>
            </w:r>
            <w:r w:rsidR="00AC077B">
              <w:rPr>
                <w:noProof/>
                <w:webHidden/>
              </w:rPr>
              <w:instrText xml:space="preserve"> PAGEREF _Toc117242366 \h </w:instrText>
            </w:r>
            <w:r w:rsidR="00AC077B">
              <w:rPr>
                <w:noProof/>
                <w:webHidden/>
              </w:rPr>
            </w:r>
            <w:r w:rsidR="00AC077B">
              <w:rPr>
                <w:noProof/>
                <w:webHidden/>
              </w:rPr>
              <w:fldChar w:fldCharType="separate"/>
            </w:r>
            <w:r w:rsidR="00AC077B">
              <w:rPr>
                <w:noProof/>
                <w:webHidden/>
              </w:rPr>
              <w:t>5</w:t>
            </w:r>
            <w:r w:rsidR="00AC077B">
              <w:rPr>
                <w:noProof/>
                <w:webHidden/>
              </w:rPr>
              <w:fldChar w:fldCharType="end"/>
            </w:r>
          </w:hyperlink>
        </w:p>
        <w:p w14:paraId="16752910" w14:textId="78D98A36" w:rsidR="00AC077B" w:rsidRDefault="002E61BF">
          <w:pPr>
            <w:pStyle w:val="Verzeichnis3"/>
            <w:tabs>
              <w:tab w:val="left" w:pos="1100"/>
              <w:tab w:val="right" w:leader="dot" w:pos="9062"/>
            </w:tabs>
            <w:rPr>
              <w:rFonts w:asciiTheme="minorHAnsi" w:hAnsiTheme="minorHAnsi"/>
              <w:noProof/>
              <w:lang w:val="en-US"/>
            </w:rPr>
          </w:pPr>
          <w:hyperlink w:anchor="_Toc117242367" w:history="1">
            <w:r w:rsidR="00AC077B" w:rsidRPr="000D7D59">
              <w:rPr>
                <w:rStyle w:val="Hyperlink"/>
                <w:rFonts w:eastAsiaTheme="majorEastAsia" w:cstheme="majorBidi"/>
                <w:noProof/>
                <w:spacing w:val="4"/>
                <w:lang w:val="de-DE"/>
              </w:rPr>
              <w:t>1.2.</w:t>
            </w:r>
            <w:r w:rsidR="00AC077B">
              <w:rPr>
                <w:rFonts w:asciiTheme="minorHAnsi" w:hAnsiTheme="minorHAnsi"/>
                <w:noProof/>
                <w:lang w:val="en-US"/>
              </w:rPr>
              <w:tab/>
            </w:r>
            <w:r w:rsidR="00AC077B" w:rsidRPr="000D7D59">
              <w:rPr>
                <w:rStyle w:val="Hyperlink"/>
                <w:rFonts w:eastAsiaTheme="majorEastAsia" w:cstheme="majorBidi"/>
                <w:noProof/>
                <w:spacing w:val="4"/>
              </w:rPr>
              <w:t xml:space="preserve">Sex Differences in </w:t>
            </w:r>
            <w:r w:rsidR="00AC077B" w:rsidRPr="000D7D59">
              <w:rPr>
                <w:rStyle w:val="Hyperlink"/>
                <w:rFonts w:eastAsiaTheme="majorEastAsia" w:cstheme="majorBidi"/>
                <w:noProof/>
                <w:spacing w:val="4"/>
                <w:lang w:val="de-DE"/>
              </w:rPr>
              <w:t>Stroke</w:t>
            </w:r>
            <w:r w:rsidR="00AC077B">
              <w:rPr>
                <w:noProof/>
                <w:webHidden/>
              </w:rPr>
              <w:tab/>
            </w:r>
            <w:r w:rsidR="00AC077B">
              <w:rPr>
                <w:noProof/>
                <w:webHidden/>
              </w:rPr>
              <w:fldChar w:fldCharType="begin"/>
            </w:r>
            <w:r w:rsidR="00AC077B">
              <w:rPr>
                <w:noProof/>
                <w:webHidden/>
              </w:rPr>
              <w:instrText xml:space="preserve"> PAGEREF _Toc117242367 \h </w:instrText>
            </w:r>
            <w:r w:rsidR="00AC077B">
              <w:rPr>
                <w:noProof/>
                <w:webHidden/>
              </w:rPr>
            </w:r>
            <w:r w:rsidR="00AC077B">
              <w:rPr>
                <w:noProof/>
                <w:webHidden/>
              </w:rPr>
              <w:fldChar w:fldCharType="separate"/>
            </w:r>
            <w:r w:rsidR="00AC077B">
              <w:rPr>
                <w:noProof/>
                <w:webHidden/>
              </w:rPr>
              <w:t>8</w:t>
            </w:r>
            <w:r w:rsidR="00AC077B">
              <w:rPr>
                <w:noProof/>
                <w:webHidden/>
              </w:rPr>
              <w:fldChar w:fldCharType="end"/>
            </w:r>
          </w:hyperlink>
        </w:p>
        <w:p w14:paraId="27B500FD" w14:textId="0EA54389" w:rsidR="00AC077B" w:rsidRDefault="002E61BF">
          <w:pPr>
            <w:pStyle w:val="Verzeichnis3"/>
            <w:tabs>
              <w:tab w:val="left" w:pos="1100"/>
              <w:tab w:val="right" w:leader="dot" w:pos="9062"/>
            </w:tabs>
            <w:rPr>
              <w:rFonts w:asciiTheme="minorHAnsi" w:hAnsiTheme="minorHAnsi"/>
              <w:noProof/>
              <w:lang w:val="en-US"/>
            </w:rPr>
          </w:pPr>
          <w:hyperlink w:anchor="_Toc117242368" w:history="1">
            <w:r w:rsidR="00AC077B" w:rsidRPr="000D7D59">
              <w:rPr>
                <w:rStyle w:val="Hyperlink"/>
                <w:rFonts w:eastAsiaTheme="majorEastAsia" w:cstheme="majorBidi"/>
                <w:noProof/>
                <w:spacing w:val="4"/>
              </w:rPr>
              <w:t>1.3.</w:t>
            </w:r>
            <w:r w:rsidR="00AC077B">
              <w:rPr>
                <w:rFonts w:asciiTheme="minorHAnsi" w:hAnsiTheme="minorHAnsi"/>
                <w:noProof/>
                <w:lang w:val="en-US"/>
              </w:rPr>
              <w:tab/>
            </w:r>
            <w:r w:rsidR="00AC077B" w:rsidRPr="000D7D59">
              <w:rPr>
                <w:rStyle w:val="Hyperlink"/>
                <w:rFonts w:eastAsiaTheme="majorEastAsia" w:cstheme="majorBidi"/>
                <w:noProof/>
                <w:spacing w:val="4"/>
              </w:rPr>
              <w:t>Visuospatial Neglect</w:t>
            </w:r>
            <w:r w:rsidR="00AC077B">
              <w:rPr>
                <w:noProof/>
                <w:webHidden/>
              </w:rPr>
              <w:tab/>
            </w:r>
            <w:r w:rsidR="00AC077B">
              <w:rPr>
                <w:noProof/>
                <w:webHidden/>
              </w:rPr>
              <w:fldChar w:fldCharType="begin"/>
            </w:r>
            <w:r w:rsidR="00AC077B">
              <w:rPr>
                <w:noProof/>
                <w:webHidden/>
              </w:rPr>
              <w:instrText xml:space="preserve"> PAGEREF _Toc117242368 \h </w:instrText>
            </w:r>
            <w:r w:rsidR="00AC077B">
              <w:rPr>
                <w:noProof/>
                <w:webHidden/>
              </w:rPr>
            </w:r>
            <w:r w:rsidR="00AC077B">
              <w:rPr>
                <w:noProof/>
                <w:webHidden/>
              </w:rPr>
              <w:fldChar w:fldCharType="separate"/>
            </w:r>
            <w:r w:rsidR="00AC077B">
              <w:rPr>
                <w:noProof/>
                <w:webHidden/>
              </w:rPr>
              <w:t>10</w:t>
            </w:r>
            <w:r w:rsidR="00AC077B">
              <w:rPr>
                <w:noProof/>
                <w:webHidden/>
              </w:rPr>
              <w:fldChar w:fldCharType="end"/>
            </w:r>
          </w:hyperlink>
        </w:p>
        <w:p w14:paraId="65F3A9E6" w14:textId="5B7C9461" w:rsidR="00AC077B" w:rsidRDefault="002E61BF">
          <w:pPr>
            <w:pStyle w:val="Verzeichnis3"/>
            <w:tabs>
              <w:tab w:val="left" w:pos="1100"/>
              <w:tab w:val="right" w:leader="dot" w:pos="9062"/>
            </w:tabs>
            <w:rPr>
              <w:rFonts w:asciiTheme="minorHAnsi" w:hAnsiTheme="minorHAnsi"/>
              <w:noProof/>
              <w:lang w:val="en-US"/>
            </w:rPr>
          </w:pPr>
          <w:hyperlink w:anchor="_Toc117242369" w:history="1">
            <w:r w:rsidR="00AC077B" w:rsidRPr="000D7D59">
              <w:rPr>
                <w:rStyle w:val="Hyperlink"/>
                <w:rFonts w:eastAsiaTheme="majorEastAsia" w:cstheme="majorBidi"/>
                <w:noProof/>
                <w:spacing w:val="4"/>
              </w:rPr>
              <w:t>1.4.</w:t>
            </w:r>
            <w:r w:rsidR="00AC077B">
              <w:rPr>
                <w:rFonts w:asciiTheme="minorHAnsi" w:hAnsiTheme="minorHAnsi"/>
                <w:noProof/>
                <w:lang w:val="en-US"/>
              </w:rPr>
              <w:tab/>
            </w:r>
            <w:r w:rsidR="00AC077B" w:rsidRPr="000D7D59">
              <w:rPr>
                <w:rStyle w:val="Hyperlink"/>
                <w:rFonts w:eastAsiaTheme="majorEastAsia" w:cstheme="majorBidi"/>
                <w:noProof/>
                <w:spacing w:val="4"/>
              </w:rPr>
              <w:t>Motivation</w:t>
            </w:r>
            <w:r w:rsidR="00AC077B">
              <w:rPr>
                <w:noProof/>
                <w:webHidden/>
              </w:rPr>
              <w:tab/>
            </w:r>
            <w:r w:rsidR="00AC077B">
              <w:rPr>
                <w:noProof/>
                <w:webHidden/>
              </w:rPr>
              <w:fldChar w:fldCharType="begin"/>
            </w:r>
            <w:r w:rsidR="00AC077B">
              <w:rPr>
                <w:noProof/>
                <w:webHidden/>
              </w:rPr>
              <w:instrText xml:space="preserve"> PAGEREF _Toc117242369 \h </w:instrText>
            </w:r>
            <w:r w:rsidR="00AC077B">
              <w:rPr>
                <w:noProof/>
                <w:webHidden/>
              </w:rPr>
            </w:r>
            <w:r w:rsidR="00AC077B">
              <w:rPr>
                <w:noProof/>
                <w:webHidden/>
              </w:rPr>
              <w:fldChar w:fldCharType="separate"/>
            </w:r>
            <w:r w:rsidR="00AC077B">
              <w:rPr>
                <w:noProof/>
                <w:webHidden/>
              </w:rPr>
              <w:t>13</w:t>
            </w:r>
            <w:r w:rsidR="00AC077B">
              <w:rPr>
                <w:noProof/>
                <w:webHidden/>
              </w:rPr>
              <w:fldChar w:fldCharType="end"/>
            </w:r>
          </w:hyperlink>
        </w:p>
        <w:p w14:paraId="4FC9BB0A" w14:textId="00A8E122" w:rsidR="00AC077B" w:rsidRDefault="002E61BF">
          <w:pPr>
            <w:pStyle w:val="Verzeichnis2"/>
            <w:tabs>
              <w:tab w:val="left" w:pos="660"/>
              <w:tab w:val="right" w:leader="dot" w:pos="9062"/>
            </w:tabs>
            <w:rPr>
              <w:rFonts w:asciiTheme="minorHAnsi" w:hAnsiTheme="minorHAnsi"/>
              <w:noProof/>
              <w:lang w:val="en-US"/>
            </w:rPr>
          </w:pPr>
          <w:hyperlink w:anchor="_Toc117242370" w:history="1">
            <w:r w:rsidR="00AC077B" w:rsidRPr="000D7D59">
              <w:rPr>
                <w:rStyle w:val="Hyperlink"/>
                <w:noProof/>
              </w:rPr>
              <w:t>2.</w:t>
            </w:r>
            <w:r w:rsidR="00AC077B">
              <w:rPr>
                <w:rFonts w:asciiTheme="minorHAnsi" w:hAnsiTheme="minorHAnsi"/>
                <w:noProof/>
                <w:lang w:val="en-US"/>
              </w:rPr>
              <w:tab/>
            </w:r>
            <w:r w:rsidR="00AC077B" w:rsidRPr="000D7D59">
              <w:rPr>
                <w:rStyle w:val="Hyperlink"/>
                <w:noProof/>
              </w:rPr>
              <w:t>Material &amp; Methods</w:t>
            </w:r>
            <w:r w:rsidR="00AC077B">
              <w:rPr>
                <w:noProof/>
                <w:webHidden/>
              </w:rPr>
              <w:tab/>
            </w:r>
            <w:r w:rsidR="00AC077B">
              <w:rPr>
                <w:noProof/>
                <w:webHidden/>
              </w:rPr>
              <w:fldChar w:fldCharType="begin"/>
            </w:r>
            <w:r w:rsidR="00AC077B">
              <w:rPr>
                <w:noProof/>
                <w:webHidden/>
              </w:rPr>
              <w:instrText xml:space="preserve"> PAGEREF _Toc117242370 \h </w:instrText>
            </w:r>
            <w:r w:rsidR="00AC077B">
              <w:rPr>
                <w:noProof/>
                <w:webHidden/>
              </w:rPr>
            </w:r>
            <w:r w:rsidR="00AC077B">
              <w:rPr>
                <w:noProof/>
                <w:webHidden/>
              </w:rPr>
              <w:fldChar w:fldCharType="separate"/>
            </w:r>
            <w:r w:rsidR="00AC077B">
              <w:rPr>
                <w:noProof/>
                <w:webHidden/>
              </w:rPr>
              <w:t>15</w:t>
            </w:r>
            <w:r w:rsidR="00AC077B">
              <w:rPr>
                <w:noProof/>
                <w:webHidden/>
              </w:rPr>
              <w:fldChar w:fldCharType="end"/>
            </w:r>
          </w:hyperlink>
        </w:p>
        <w:p w14:paraId="09194A59" w14:textId="4FEE4C05" w:rsidR="00AC077B" w:rsidRDefault="002E61BF">
          <w:pPr>
            <w:pStyle w:val="Verzeichnis3"/>
            <w:tabs>
              <w:tab w:val="left" w:pos="1100"/>
              <w:tab w:val="right" w:leader="dot" w:pos="9062"/>
            </w:tabs>
            <w:rPr>
              <w:rFonts w:asciiTheme="minorHAnsi" w:hAnsiTheme="minorHAnsi"/>
              <w:noProof/>
              <w:lang w:val="en-US"/>
            </w:rPr>
          </w:pPr>
          <w:hyperlink w:anchor="_Toc117242371" w:history="1">
            <w:r w:rsidR="00AC077B" w:rsidRPr="000D7D59">
              <w:rPr>
                <w:rStyle w:val="Hyperlink"/>
                <w:noProof/>
              </w:rPr>
              <w:t>2.1.</w:t>
            </w:r>
            <w:r w:rsidR="00AC077B">
              <w:rPr>
                <w:rFonts w:asciiTheme="minorHAnsi" w:hAnsiTheme="minorHAnsi"/>
                <w:noProof/>
                <w:lang w:val="en-US"/>
              </w:rPr>
              <w:tab/>
            </w:r>
            <w:r w:rsidR="00AC077B" w:rsidRPr="000D7D59">
              <w:rPr>
                <w:rStyle w:val="Hyperlink"/>
                <w:noProof/>
              </w:rPr>
              <w:t>Patient Sample</w:t>
            </w:r>
            <w:r w:rsidR="00AC077B">
              <w:rPr>
                <w:noProof/>
                <w:webHidden/>
              </w:rPr>
              <w:tab/>
            </w:r>
            <w:r w:rsidR="00AC077B">
              <w:rPr>
                <w:noProof/>
                <w:webHidden/>
              </w:rPr>
              <w:fldChar w:fldCharType="begin"/>
            </w:r>
            <w:r w:rsidR="00AC077B">
              <w:rPr>
                <w:noProof/>
                <w:webHidden/>
              </w:rPr>
              <w:instrText xml:space="preserve"> PAGEREF _Toc117242371 \h </w:instrText>
            </w:r>
            <w:r w:rsidR="00AC077B">
              <w:rPr>
                <w:noProof/>
                <w:webHidden/>
              </w:rPr>
            </w:r>
            <w:r w:rsidR="00AC077B">
              <w:rPr>
                <w:noProof/>
                <w:webHidden/>
              </w:rPr>
              <w:fldChar w:fldCharType="separate"/>
            </w:r>
            <w:r w:rsidR="00AC077B">
              <w:rPr>
                <w:noProof/>
                <w:webHidden/>
              </w:rPr>
              <w:t>15</w:t>
            </w:r>
            <w:r w:rsidR="00AC077B">
              <w:rPr>
                <w:noProof/>
                <w:webHidden/>
              </w:rPr>
              <w:fldChar w:fldCharType="end"/>
            </w:r>
          </w:hyperlink>
        </w:p>
        <w:p w14:paraId="2A45F866" w14:textId="44A51B4C" w:rsidR="00AC077B" w:rsidRDefault="002E61BF">
          <w:pPr>
            <w:pStyle w:val="Verzeichnis3"/>
            <w:tabs>
              <w:tab w:val="left" w:pos="1100"/>
              <w:tab w:val="right" w:leader="dot" w:pos="9062"/>
            </w:tabs>
            <w:rPr>
              <w:rFonts w:asciiTheme="minorHAnsi" w:hAnsiTheme="minorHAnsi"/>
              <w:noProof/>
              <w:lang w:val="en-US"/>
            </w:rPr>
          </w:pPr>
          <w:hyperlink w:anchor="_Toc117242372" w:history="1">
            <w:r w:rsidR="00AC077B" w:rsidRPr="000D7D59">
              <w:rPr>
                <w:rStyle w:val="Hyperlink"/>
                <w:noProof/>
              </w:rPr>
              <w:t>2.2.</w:t>
            </w:r>
            <w:r w:rsidR="00AC077B">
              <w:rPr>
                <w:rFonts w:asciiTheme="minorHAnsi" w:hAnsiTheme="minorHAnsi"/>
                <w:noProof/>
                <w:lang w:val="en-US"/>
              </w:rPr>
              <w:tab/>
            </w:r>
            <w:r w:rsidR="00AC077B" w:rsidRPr="000D7D59">
              <w:rPr>
                <w:rStyle w:val="Hyperlink"/>
                <w:noProof/>
              </w:rPr>
              <w:t>Behavioural Data</w:t>
            </w:r>
            <w:r w:rsidR="00AC077B">
              <w:rPr>
                <w:noProof/>
                <w:webHidden/>
              </w:rPr>
              <w:tab/>
            </w:r>
            <w:r w:rsidR="00AC077B">
              <w:rPr>
                <w:noProof/>
                <w:webHidden/>
              </w:rPr>
              <w:fldChar w:fldCharType="begin"/>
            </w:r>
            <w:r w:rsidR="00AC077B">
              <w:rPr>
                <w:noProof/>
                <w:webHidden/>
              </w:rPr>
              <w:instrText xml:space="preserve"> PAGEREF _Toc117242372 \h </w:instrText>
            </w:r>
            <w:r w:rsidR="00AC077B">
              <w:rPr>
                <w:noProof/>
                <w:webHidden/>
              </w:rPr>
            </w:r>
            <w:r w:rsidR="00AC077B">
              <w:rPr>
                <w:noProof/>
                <w:webHidden/>
              </w:rPr>
              <w:fldChar w:fldCharType="separate"/>
            </w:r>
            <w:r w:rsidR="00AC077B">
              <w:rPr>
                <w:noProof/>
                <w:webHidden/>
              </w:rPr>
              <w:t>16</w:t>
            </w:r>
            <w:r w:rsidR="00AC077B">
              <w:rPr>
                <w:noProof/>
                <w:webHidden/>
              </w:rPr>
              <w:fldChar w:fldCharType="end"/>
            </w:r>
          </w:hyperlink>
        </w:p>
        <w:p w14:paraId="59572025" w14:textId="61E71E96" w:rsidR="00AC077B" w:rsidRDefault="002E61BF">
          <w:pPr>
            <w:pStyle w:val="Verzeichnis3"/>
            <w:tabs>
              <w:tab w:val="left" w:pos="1100"/>
              <w:tab w:val="right" w:leader="dot" w:pos="9062"/>
            </w:tabs>
            <w:rPr>
              <w:rFonts w:asciiTheme="minorHAnsi" w:hAnsiTheme="minorHAnsi"/>
              <w:noProof/>
              <w:lang w:val="en-US"/>
            </w:rPr>
          </w:pPr>
          <w:hyperlink w:anchor="_Toc117242373" w:history="1">
            <w:r w:rsidR="00AC077B" w:rsidRPr="000D7D59">
              <w:rPr>
                <w:rStyle w:val="Hyperlink"/>
                <w:noProof/>
              </w:rPr>
              <w:t>2.3.</w:t>
            </w:r>
            <w:r w:rsidR="00AC077B">
              <w:rPr>
                <w:rFonts w:asciiTheme="minorHAnsi" w:hAnsiTheme="minorHAnsi"/>
                <w:noProof/>
                <w:lang w:val="en-US"/>
              </w:rPr>
              <w:tab/>
            </w:r>
            <w:r w:rsidR="00AC077B" w:rsidRPr="000D7D59">
              <w:rPr>
                <w:rStyle w:val="Hyperlink"/>
                <w:noProof/>
              </w:rPr>
              <w:t>Neuroimaging Data</w:t>
            </w:r>
            <w:r w:rsidR="00AC077B">
              <w:rPr>
                <w:noProof/>
                <w:webHidden/>
              </w:rPr>
              <w:tab/>
            </w:r>
            <w:r w:rsidR="00AC077B">
              <w:rPr>
                <w:noProof/>
                <w:webHidden/>
              </w:rPr>
              <w:fldChar w:fldCharType="begin"/>
            </w:r>
            <w:r w:rsidR="00AC077B">
              <w:rPr>
                <w:noProof/>
                <w:webHidden/>
              </w:rPr>
              <w:instrText xml:space="preserve"> PAGEREF _Toc117242373 \h </w:instrText>
            </w:r>
            <w:r w:rsidR="00AC077B">
              <w:rPr>
                <w:noProof/>
                <w:webHidden/>
              </w:rPr>
            </w:r>
            <w:r w:rsidR="00AC077B">
              <w:rPr>
                <w:noProof/>
                <w:webHidden/>
              </w:rPr>
              <w:fldChar w:fldCharType="separate"/>
            </w:r>
            <w:r w:rsidR="00AC077B">
              <w:rPr>
                <w:noProof/>
                <w:webHidden/>
              </w:rPr>
              <w:t>17</w:t>
            </w:r>
            <w:r w:rsidR="00AC077B">
              <w:rPr>
                <w:noProof/>
                <w:webHidden/>
              </w:rPr>
              <w:fldChar w:fldCharType="end"/>
            </w:r>
          </w:hyperlink>
        </w:p>
        <w:p w14:paraId="7E790307" w14:textId="4E95BBA3" w:rsidR="00AC077B" w:rsidRDefault="002E61BF">
          <w:pPr>
            <w:pStyle w:val="Verzeichnis2"/>
            <w:tabs>
              <w:tab w:val="left" w:pos="660"/>
              <w:tab w:val="right" w:leader="dot" w:pos="9062"/>
            </w:tabs>
            <w:rPr>
              <w:rFonts w:asciiTheme="minorHAnsi" w:hAnsiTheme="minorHAnsi"/>
              <w:noProof/>
              <w:lang w:val="en-US"/>
            </w:rPr>
          </w:pPr>
          <w:hyperlink w:anchor="_Toc117242374" w:history="1">
            <w:r w:rsidR="00AC077B" w:rsidRPr="000D7D59">
              <w:rPr>
                <w:rStyle w:val="Hyperlink"/>
                <w:noProof/>
              </w:rPr>
              <w:t>3.</w:t>
            </w:r>
            <w:r w:rsidR="00AC077B">
              <w:rPr>
                <w:rFonts w:asciiTheme="minorHAnsi" w:hAnsiTheme="minorHAnsi"/>
                <w:noProof/>
                <w:lang w:val="en-US"/>
              </w:rPr>
              <w:tab/>
            </w:r>
            <w:r w:rsidR="00AC077B" w:rsidRPr="000D7D59">
              <w:rPr>
                <w:rStyle w:val="Hyperlink"/>
                <w:noProof/>
              </w:rPr>
              <w:t>Data Analysis</w:t>
            </w:r>
            <w:r w:rsidR="00AC077B">
              <w:rPr>
                <w:noProof/>
                <w:webHidden/>
              </w:rPr>
              <w:tab/>
            </w:r>
            <w:r w:rsidR="00AC077B">
              <w:rPr>
                <w:noProof/>
                <w:webHidden/>
              </w:rPr>
              <w:fldChar w:fldCharType="begin"/>
            </w:r>
            <w:r w:rsidR="00AC077B">
              <w:rPr>
                <w:noProof/>
                <w:webHidden/>
              </w:rPr>
              <w:instrText xml:space="preserve"> PAGEREF _Toc117242374 \h </w:instrText>
            </w:r>
            <w:r w:rsidR="00AC077B">
              <w:rPr>
                <w:noProof/>
                <w:webHidden/>
              </w:rPr>
            </w:r>
            <w:r w:rsidR="00AC077B">
              <w:rPr>
                <w:noProof/>
                <w:webHidden/>
              </w:rPr>
              <w:fldChar w:fldCharType="separate"/>
            </w:r>
            <w:r w:rsidR="00AC077B">
              <w:rPr>
                <w:noProof/>
                <w:webHidden/>
              </w:rPr>
              <w:t>19</w:t>
            </w:r>
            <w:r w:rsidR="00AC077B">
              <w:rPr>
                <w:noProof/>
                <w:webHidden/>
              </w:rPr>
              <w:fldChar w:fldCharType="end"/>
            </w:r>
          </w:hyperlink>
        </w:p>
        <w:p w14:paraId="037630B6" w14:textId="514E7058" w:rsidR="00AC077B" w:rsidRDefault="002E61BF">
          <w:pPr>
            <w:pStyle w:val="Verzeichnis3"/>
            <w:tabs>
              <w:tab w:val="left" w:pos="1100"/>
              <w:tab w:val="right" w:leader="dot" w:pos="9062"/>
            </w:tabs>
            <w:rPr>
              <w:rFonts w:asciiTheme="minorHAnsi" w:hAnsiTheme="minorHAnsi"/>
              <w:noProof/>
              <w:lang w:val="en-US"/>
            </w:rPr>
          </w:pPr>
          <w:hyperlink w:anchor="_Toc117242375" w:history="1">
            <w:r w:rsidR="00AC077B" w:rsidRPr="000D7D59">
              <w:rPr>
                <w:rStyle w:val="Hyperlink"/>
                <w:noProof/>
              </w:rPr>
              <w:t>3.1.</w:t>
            </w:r>
            <w:r w:rsidR="00AC077B">
              <w:rPr>
                <w:rFonts w:asciiTheme="minorHAnsi" w:hAnsiTheme="minorHAnsi"/>
                <w:noProof/>
                <w:lang w:val="en-US"/>
              </w:rPr>
              <w:tab/>
            </w:r>
            <w:r w:rsidR="00AC077B" w:rsidRPr="000D7D59">
              <w:rPr>
                <w:rStyle w:val="Hyperlink"/>
                <w:noProof/>
              </w:rPr>
              <w:t>Voxel-based Lesion-Behaviour Mapping</w:t>
            </w:r>
            <w:r w:rsidR="00AC077B">
              <w:rPr>
                <w:noProof/>
                <w:webHidden/>
              </w:rPr>
              <w:tab/>
            </w:r>
            <w:r w:rsidR="00AC077B">
              <w:rPr>
                <w:noProof/>
                <w:webHidden/>
              </w:rPr>
              <w:fldChar w:fldCharType="begin"/>
            </w:r>
            <w:r w:rsidR="00AC077B">
              <w:rPr>
                <w:noProof/>
                <w:webHidden/>
              </w:rPr>
              <w:instrText xml:space="preserve"> PAGEREF _Toc117242375 \h </w:instrText>
            </w:r>
            <w:r w:rsidR="00AC077B">
              <w:rPr>
                <w:noProof/>
                <w:webHidden/>
              </w:rPr>
            </w:r>
            <w:r w:rsidR="00AC077B">
              <w:rPr>
                <w:noProof/>
                <w:webHidden/>
              </w:rPr>
              <w:fldChar w:fldCharType="separate"/>
            </w:r>
            <w:r w:rsidR="00AC077B">
              <w:rPr>
                <w:noProof/>
                <w:webHidden/>
              </w:rPr>
              <w:t>19</w:t>
            </w:r>
            <w:r w:rsidR="00AC077B">
              <w:rPr>
                <w:noProof/>
                <w:webHidden/>
              </w:rPr>
              <w:fldChar w:fldCharType="end"/>
            </w:r>
          </w:hyperlink>
        </w:p>
        <w:p w14:paraId="683771AF" w14:textId="743C3143" w:rsidR="00AC077B" w:rsidRDefault="002E61BF">
          <w:pPr>
            <w:pStyle w:val="Verzeichnis3"/>
            <w:tabs>
              <w:tab w:val="left" w:pos="1100"/>
              <w:tab w:val="right" w:leader="dot" w:pos="9062"/>
            </w:tabs>
            <w:rPr>
              <w:rFonts w:asciiTheme="minorHAnsi" w:hAnsiTheme="minorHAnsi"/>
              <w:noProof/>
              <w:lang w:val="en-US"/>
            </w:rPr>
          </w:pPr>
          <w:hyperlink w:anchor="_Toc117242376" w:history="1">
            <w:r w:rsidR="00AC077B" w:rsidRPr="000D7D59">
              <w:rPr>
                <w:rStyle w:val="Hyperlink"/>
                <w:noProof/>
                <w:lang w:val="de-DE"/>
              </w:rPr>
              <w:t>3.2.</w:t>
            </w:r>
            <w:r w:rsidR="00AC077B">
              <w:rPr>
                <w:rFonts w:asciiTheme="minorHAnsi" w:hAnsiTheme="minorHAnsi"/>
                <w:noProof/>
                <w:lang w:val="en-US"/>
              </w:rPr>
              <w:tab/>
            </w:r>
            <w:r w:rsidR="00AC077B" w:rsidRPr="000D7D59">
              <w:rPr>
                <w:rStyle w:val="Hyperlink"/>
                <w:noProof/>
                <w:lang w:val="de-DE"/>
              </w:rPr>
              <w:t>Whole-Brain Disconnectivity</w:t>
            </w:r>
            <w:r w:rsidR="00AC077B">
              <w:rPr>
                <w:noProof/>
                <w:webHidden/>
              </w:rPr>
              <w:tab/>
            </w:r>
            <w:r w:rsidR="00AC077B">
              <w:rPr>
                <w:noProof/>
                <w:webHidden/>
              </w:rPr>
              <w:fldChar w:fldCharType="begin"/>
            </w:r>
            <w:r w:rsidR="00AC077B">
              <w:rPr>
                <w:noProof/>
                <w:webHidden/>
              </w:rPr>
              <w:instrText xml:space="preserve"> PAGEREF _Toc117242376 \h </w:instrText>
            </w:r>
            <w:r w:rsidR="00AC077B">
              <w:rPr>
                <w:noProof/>
                <w:webHidden/>
              </w:rPr>
            </w:r>
            <w:r w:rsidR="00AC077B">
              <w:rPr>
                <w:noProof/>
                <w:webHidden/>
              </w:rPr>
              <w:fldChar w:fldCharType="separate"/>
            </w:r>
            <w:r w:rsidR="00AC077B">
              <w:rPr>
                <w:noProof/>
                <w:webHidden/>
              </w:rPr>
              <w:t>19</w:t>
            </w:r>
            <w:r w:rsidR="00AC077B">
              <w:rPr>
                <w:noProof/>
                <w:webHidden/>
              </w:rPr>
              <w:fldChar w:fldCharType="end"/>
            </w:r>
          </w:hyperlink>
        </w:p>
        <w:p w14:paraId="32112FED" w14:textId="63940173" w:rsidR="00AC077B" w:rsidRDefault="002E61BF">
          <w:pPr>
            <w:pStyle w:val="Verzeichnis3"/>
            <w:tabs>
              <w:tab w:val="left" w:pos="1100"/>
              <w:tab w:val="right" w:leader="dot" w:pos="9062"/>
            </w:tabs>
            <w:rPr>
              <w:rFonts w:asciiTheme="minorHAnsi" w:hAnsiTheme="minorHAnsi"/>
              <w:noProof/>
              <w:lang w:val="en-US"/>
            </w:rPr>
          </w:pPr>
          <w:hyperlink w:anchor="_Toc117242377" w:history="1">
            <w:r w:rsidR="00AC077B" w:rsidRPr="000D7D59">
              <w:rPr>
                <w:rStyle w:val="Hyperlink"/>
                <w:noProof/>
                <w:lang w:val="de-DE"/>
              </w:rPr>
              <w:t>3.3.</w:t>
            </w:r>
            <w:r w:rsidR="00AC077B">
              <w:rPr>
                <w:rFonts w:asciiTheme="minorHAnsi" w:hAnsiTheme="minorHAnsi"/>
                <w:noProof/>
                <w:lang w:val="en-US"/>
              </w:rPr>
              <w:tab/>
            </w:r>
            <w:r w:rsidR="00AC077B" w:rsidRPr="000D7D59">
              <w:rPr>
                <w:rStyle w:val="Hyperlink"/>
                <w:noProof/>
                <w:lang w:val="de-DE"/>
              </w:rPr>
              <w:t>Region-to-Region Disconnectivity</w:t>
            </w:r>
            <w:r w:rsidR="00AC077B">
              <w:rPr>
                <w:noProof/>
                <w:webHidden/>
              </w:rPr>
              <w:tab/>
            </w:r>
            <w:r w:rsidR="00AC077B">
              <w:rPr>
                <w:noProof/>
                <w:webHidden/>
              </w:rPr>
              <w:fldChar w:fldCharType="begin"/>
            </w:r>
            <w:r w:rsidR="00AC077B">
              <w:rPr>
                <w:noProof/>
                <w:webHidden/>
              </w:rPr>
              <w:instrText xml:space="preserve"> PAGEREF _Toc117242377 \h </w:instrText>
            </w:r>
            <w:r w:rsidR="00AC077B">
              <w:rPr>
                <w:noProof/>
                <w:webHidden/>
              </w:rPr>
            </w:r>
            <w:r w:rsidR="00AC077B">
              <w:rPr>
                <w:noProof/>
                <w:webHidden/>
              </w:rPr>
              <w:fldChar w:fldCharType="separate"/>
            </w:r>
            <w:r w:rsidR="00AC077B">
              <w:rPr>
                <w:noProof/>
                <w:webHidden/>
              </w:rPr>
              <w:t>20</w:t>
            </w:r>
            <w:r w:rsidR="00AC077B">
              <w:rPr>
                <w:noProof/>
                <w:webHidden/>
              </w:rPr>
              <w:fldChar w:fldCharType="end"/>
            </w:r>
          </w:hyperlink>
        </w:p>
        <w:p w14:paraId="58685968" w14:textId="03B23F97" w:rsidR="00AC077B" w:rsidRDefault="002E61BF">
          <w:pPr>
            <w:pStyle w:val="Verzeichnis3"/>
            <w:tabs>
              <w:tab w:val="left" w:pos="1100"/>
              <w:tab w:val="right" w:leader="dot" w:pos="9062"/>
            </w:tabs>
            <w:rPr>
              <w:rFonts w:asciiTheme="minorHAnsi" w:hAnsiTheme="minorHAnsi"/>
              <w:noProof/>
              <w:lang w:val="en-US"/>
            </w:rPr>
          </w:pPr>
          <w:hyperlink w:anchor="_Toc117242378" w:history="1">
            <w:r w:rsidR="00AC077B" w:rsidRPr="000D7D59">
              <w:rPr>
                <w:rStyle w:val="Hyperlink"/>
                <w:noProof/>
              </w:rPr>
              <w:t>3.4.</w:t>
            </w:r>
            <w:r w:rsidR="00AC077B">
              <w:rPr>
                <w:rFonts w:asciiTheme="minorHAnsi" w:hAnsiTheme="minorHAnsi"/>
                <w:noProof/>
                <w:lang w:val="en-US"/>
              </w:rPr>
              <w:tab/>
            </w:r>
            <w:r w:rsidR="00AC077B" w:rsidRPr="000D7D59">
              <w:rPr>
                <w:rStyle w:val="Hyperlink"/>
                <w:noProof/>
              </w:rPr>
              <w:t>Prediction of Patient Status</w:t>
            </w:r>
            <w:r w:rsidR="00AC077B">
              <w:rPr>
                <w:noProof/>
                <w:webHidden/>
              </w:rPr>
              <w:tab/>
            </w:r>
            <w:r w:rsidR="00AC077B">
              <w:rPr>
                <w:noProof/>
                <w:webHidden/>
              </w:rPr>
              <w:fldChar w:fldCharType="begin"/>
            </w:r>
            <w:r w:rsidR="00AC077B">
              <w:rPr>
                <w:noProof/>
                <w:webHidden/>
              </w:rPr>
              <w:instrText xml:space="preserve"> PAGEREF _Toc117242378 \h </w:instrText>
            </w:r>
            <w:r w:rsidR="00AC077B">
              <w:rPr>
                <w:noProof/>
                <w:webHidden/>
              </w:rPr>
            </w:r>
            <w:r w:rsidR="00AC077B">
              <w:rPr>
                <w:noProof/>
                <w:webHidden/>
              </w:rPr>
              <w:fldChar w:fldCharType="separate"/>
            </w:r>
            <w:r w:rsidR="00AC077B">
              <w:rPr>
                <w:noProof/>
                <w:webHidden/>
              </w:rPr>
              <w:t>20</w:t>
            </w:r>
            <w:r w:rsidR="00AC077B">
              <w:rPr>
                <w:noProof/>
                <w:webHidden/>
              </w:rPr>
              <w:fldChar w:fldCharType="end"/>
            </w:r>
          </w:hyperlink>
        </w:p>
        <w:p w14:paraId="363AE178" w14:textId="5431EAAB" w:rsidR="00AC077B" w:rsidRDefault="002E61BF">
          <w:pPr>
            <w:pStyle w:val="Verzeichnis2"/>
            <w:tabs>
              <w:tab w:val="left" w:pos="660"/>
              <w:tab w:val="right" w:leader="dot" w:pos="9062"/>
            </w:tabs>
            <w:rPr>
              <w:rFonts w:asciiTheme="minorHAnsi" w:hAnsiTheme="minorHAnsi"/>
              <w:noProof/>
              <w:lang w:val="en-US"/>
            </w:rPr>
          </w:pPr>
          <w:hyperlink w:anchor="_Toc117242379" w:history="1">
            <w:r w:rsidR="00AC077B" w:rsidRPr="000D7D59">
              <w:rPr>
                <w:rStyle w:val="Hyperlink"/>
                <w:noProof/>
              </w:rPr>
              <w:t>4.</w:t>
            </w:r>
            <w:r w:rsidR="00AC077B">
              <w:rPr>
                <w:rFonts w:asciiTheme="minorHAnsi" w:hAnsiTheme="minorHAnsi"/>
                <w:noProof/>
                <w:lang w:val="en-US"/>
              </w:rPr>
              <w:tab/>
            </w:r>
            <w:r w:rsidR="00AC077B" w:rsidRPr="000D7D59">
              <w:rPr>
                <w:rStyle w:val="Hyperlink"/>
                <w:noProof/>
              </w:rPr>
              <w:t>Results</w:t>
            </w:r>
            <w:r w:rsidR="00AC077B">
              <w:rPr>
                <w:noProof/>
                <w:webHidden/>
              </w:rPr>
              <w:tab/>
            </w:r>
            <w:r w:rsidR="00AC077B">
              <w:rPr>
                <w:noProof/>
                <w:webHidden/>
              </w:rPr>
              <w:fldChar w:fldCharType="begin"/>
            </w:r>
            <w:r w:rsidR="00AC077B">
              <w:rPr>
                <w:noProof/>
                <w:webHidden/>
              </w:rPr>
              <w:instrText xml:space="preserve"> PAGEREF _Toc117242379 \h </w:instrText>
            </w:r>
            <w:r w:rsidR="00AC077B">
              <w:rPr>
                <w:noProof/>
                <w:webHidden/>
              </w:rPr>
            </w:r>
            <w:r w:rsidR="00AC077B">
              <w:rPr>
                <w:noProof/>
                <w:webHidden/>
              </w:rPr>
              <w:fldChar w:fldCharType="separate"/>
            </w:r>
            <w:r w:rsidR="00AC077B">
              <w:rPr>
                <w:noProof/>
                <w:webHidden/>
              </w:rPr>
              <w:t>22</w:t>
            </w:r>
            <w:r w:rsidR="00AC077B">
              <w:rPr>
                <w:noProof/>
                <w:webHidden/>
              </w:rPr>
              <w:fldChar w:fldCharType="end"/>
            </w:r>
          </w:hyperlink>
        </w:p>
        <w:p w14:paraId="0BE887A6" w14:textId="6054238A" w:rsidR="00AC077B" w:rsidRDefault="002E61BF">
          <w:pPr>
            <w:pStyle w:val="Verzeichnis3"/>
            <w:tabs>
              <w:tab w:val="left" w:pos="1100"/>
              <w:tab w:val="right" w:leader="dot" w:pos="9062"/>
            </w:tabs>
            <w:rPr>
              <w:rFonts w:asciiTheme="minorHAnsi" w:hAnsiTheme="minorHAnsi"/>
              <w:noProof/>
              <w:lang w:val="en-US"/>
            </w:rPr>
          </w:pPr>
          <w:hyperlink w:anchor="_Toc117242380" w:history="1">
            <w:r w:rsidR="00AC077B" w:rsidRPr="000D7D59">
              <w:rPr>
                <w:rStyle w:val="Hyperlink"/>
                <w:noProof/>
                <w:lang w:val="en-US"/>
              </w:rPr>
              <w:t>4.1.</w:t>
            </w:r>
            <w:r w:rsidR="00AC077B">
              <w:rPr>
                <w:rFonts w:asciiTheme="minorHAnsi" w:hAnsiTheme="minorHAnsi"/>
                <w:noProof/>
                <w:lang w:val="en-US"/>
              </w:rPr>
              <w:tab/>
            </w:r>
            <w:r w:rsidR="00AC077B" w:rsidRPr="000D7D59">
              <w:rPr>
                <w:rStyle w:val="Hyperlink"/>
                <w:noProof/>
                <w:lang w:val="en-US"/>
              </w:rPr>
              <w:t>Clinical and Demographic Data</w:t>
            </w:r>
            <w:r w:rsidR="00AC077B">
              <w:rPr>
                <w:noProof/>
                <w:webHidden/>
              </w:rPr>
              <w:tab/>
            </w:r>
            <w:r w:rsidR="00AC077B">
              <w:rPr>
                <w:noProof/>
                <w:webHidden/>
              </w:rPr>
              <w:fldChar w:fldCharType="begin"/>
            </w:r>
            <w:r w:rsidR="00AC077B">
              <w:rPr>
                <w:noProof/>
                <w:webHidden/>
              </w:rPr>
              <w:instrText xml:space="preserve"> PAGEREF _Toc117242380 \h </w:instrText>
            </w:r>
            <w:r w:rsidR="00AC077B">
              <w:rPr>
                <w:noProof/>
                <w:webHidden/>
              </w:rPr>
            </w:r>
            <w:r w:rsidR="00AC077B">
              <w:rPr>
                <w:noProof/>
                <w:webHidden/>
              </w:rPr>
              <w:fldChar w:fldCharType="separate"/>
            </w:r>
            <w:r w:rsidR="00AC077B">
              <w:rPr>
                <w:noProof/>
                <w:webHidden/>
              </w:rPr>
              <w:t>22</w:t>
            </w:r>
            <w:r w:rsidR="00AC077B">
              <w:rPr>
                <w:noProof/>
                <w:webHidden/>
              </w:rPr>
              <w:fldChar w:fldCharType="end"/>
            </w:r>
          </w:hyperlink>
        </w:p>
        <w:p w14:paraId="72A8909E" w14:textId="0B6A30EA" w:rsidR="00AC077B" w:rsidRDefault="002E61BF">
          <w:pPr>
            <w:pStyle w:val="Verzeichnis3"/>
            <w:tabs>
              <w:tab w:val="left" w:pos="1100"/>
              <w:tab w:val="right" w:leader="dot" w:pos="9062"/>
            </w:tabs>
            <w:rPr>
              <w:rFonts w:asciiTheme="minorHAnsi" w:hAnsiTheme="minorHAnsi"/>
              <w:noProof/>
              <w:lang w:val="en-US"/>
            </w:rPr>
          </w:pPr>
          <w:hyperlink w:anchor="_Toc117242381" w:history="1">
            <w:r w:rsidR="00AC077B" w:rsidRPr="000D7D59">
              <w:rPr>
                <w:rStyle w:val="Hyperlink"/>
                <w:noProof/>
              </w:rPr>
              <w:t>4.2.</w:t>
            </w:r>
            <w:r w:rsidR="00AC077B">
              <w:rPr>
                <w:rFonts w:asciiTheme="minorHAnsi" w:hAnsiTheme="minorHAnsi"/>
                <w:noProof/>
                <w:lang w:val="en-US"/>
              </w:rPr>
              <w:tab/>
            </w:r>
            <w:r w:rsidR="00AC077B" w:rsidRPr="000D7D59">
              <w:rPr>
                <w:rStyle w:val="Hyperlink"/>
                <w:noProof/>
              </w:rPr>
              <w:t>Voxel-based Lesion-Behaviour Mapping</w:t>
            </w:r>
            <w:r w:rsidR="00AC077B">
              <w:rPr>
                <w:noProof/>
                <w:webHidden/>
              </w:rPr>
              <w:tab/>
            </w:r>
            <w:r w:rsidR="00AC077B">
              <w:rPr>
                <w:noProof/>
                <w:webHidden/>
              </w:rPr>
              <w:fldChar w:fldCharType="begin"/>
            </w:r>
            <w:r w:rsidR="00AC077B">
              <w:rPr>
                <w:noProof/>
                <w:webHidden/>
              </w:rPr>
              <w:instrText xml:space="preserve"> PAGEREF _Toc117242381 \h </w:instrText>
            </w:r>
            <w:r w:rsidR="00AC077B">
              <w:rPr>
                <w:noProof/>
                <w:webHidden/>
              </w:rPr>
            </w:r>
            <w:r w:rsidR="00AC077B">
              <w:rPr>
                <w:noProof/>
                <w:webHidden/>
              </w:rPr>
              <w:fldChar w:fldCharType="separate"/>
            </w:r>
            <w:r w:rsidR="00AC077B">
              <w:rPr>
                <w:noProof/>
                <w:webHidden/>
              </w:rPr>
              <w:t>23</w:t>
            </w:r>
            <w:r w:rsidR="00AC077B">
              <w:rPr>
                <w:noProof/>
                <w:webHidden/>
              </w:rPr>
              <w:fldChar w:fldCharType="end"/>
            </w:r>
          </w:hyperlink>
        </w:p>
        <w:p w14:paraId="47C0E8C5" w14:textId="034BD717" w:rsidR="00AC077B" w:rsidRDefault="002E61BF">
          <w:pPr>
            <w:pStyle w:val="Verzeichnis3"/>
            <w:tabs>
              <w:tab w:val="left" w:pos="1100"/>
              <w:tab w:val="right" w:leader="dot" w:pos="9062"/>
            </w:tabs>
            <w:rPr>
              <w:rFonts w:asciiTheme="minorHAnsi" w:hAnsiTheme="minorHAnsi"/>
              <w:noProof/>
              <w:lang w:val="en-US"/>
            </w:rPr>
          </w:pPr>
          <w:hyperlink w:anchor="_Toc117242382" w:history="1">
            <w:r w:rsidR="00AC077B" w:rsidRPr="000D7D59">
              <w:rPr>
                <w:rStyle w:val="Hyperlink"/>
                <w:noProof/>
                <w:lang w:val="de-DE"/>
              </w:rPr>
              <w:t>4.3.</w:t>
            </w:r>
            <w:r w:rsidR="00AC077B">
              <w:rPr>
                <w:rFonts w:asciiTheme="minorHAnsi" w:hAnsiTheme="minorHAnsi"/>
                <w:noProof/>
                <w:lang w:val="en-US"/>
              </w:rPr>
              <w:tab/>
            </w:r>
            <w:r w:rsidR="00AC077B" w:rsidRPr="000D7D59">
              <w:rPr>
                <w:rStyle w:val="Hyperlink"/>
                <w:noProof/>
                <w:lang w:val="de-DE"/>
              </w:rPr>
              <w:t>Whole-Brain Disconnectivity Mapping</w:t>
            </w:r>
            <w:r w:rsidR="00AC077B">
              <w:rPr>
                <w:noProof/>
                <w:webHidden/>
              </w:rPr>
              <w:tab/>
            </w:r>
            <w:r w:rsidR="00AC077B">
              <w:rPr>
                <w:noProof/>
                <w:webHidden/>
              </w:rPr>
              <w:fldChar w:fldCharType="begin"/>
            </w:r>
            <w:r w:rsidR="00AC077B">
              <w:rPr>
                <w:noProof/>
                <w:webHidden/>
              </w:rPr>
              <w:instrText xml:space="preserve"> PAGEREF _Toc117242382 \h </w:instrText>
            </w:r>
            <w:r w:rsidR="00AC077B">
              <w:rPr>
                <w:noProof/>
                <w:webHidden/>
              </w:rPr>
            </w:r>
            <w:r w:rsidR="00AC077B">
              <w:rPr>
                <w:noProof/>
                <w:webHidden/>
              </w:rPr>
              <w:fldChar w:fldCharType="separate"/>
            </w:r>
            <w:r w:rsidR="00AC077B">
              <w:rPr>
                <w:noProof/>
                <w:webHidden/>
              </w:rPr>
              <w:t>24</w:t>
            </w:r>
            <w:r w:rsidR="00AC077B">
              <w:rPr>
                <w:noProof/>
                <w:webHidden/>
              </w:rPr>
              <w:fldChar w:fldCharType="end"/>
            </w:r>
          </w:hyperlink>
        </w:p>
        <w:p w14:paraId="4EAEB2A5" w14:textId="4DF44204" w:rsidR="00AC077B" w:rsidRDefault="002E61BF">
          <w:pPr>
            <w:pStyle w:val="Verzeichnis3"/>
            <w:tabs>
              <w:tab w:val="left" w:pos="1100"/>
              <w:tab w:val="right" w:leader="dot" w:pos="9062"/>
            </w:tabs>
            <w:rPr>
              <w:rFonts w:asciiTheme="minorHAnsi" w:hAnsiTheme="minorHAnsi"/>
              <w:noProof/>
              <w:lang w:val="en-US"/>
            </w:rPr>
          </w:pPr>
          <w:hyperlink w:anchor="_Toc117242383" w:history="1">
            <w:r w:rsidR="00AC077B" w:rsidRPr="000D7D59">
              <w:rPr>
                <w:rStyle w:val="Hyperlink"/>
                <w:noProof/>
                <w:lang w:val="de-DE"/>
              </w:rPr>
              <w:t>4.4.</w:t>
            </w:r>
            <w:r w:rsidR="00AC077B">
              <w:rPr>
                <w:rFonts w:asciiTheme="minorHAnsi" w:hAnsiTheme="minorHAnsi"/>
                <w:noProof/>
                <w:lang w:val="en-US"/>
              </w:rPr>
              <w:tab/>
            </w:r>
            <w:r w:rsidR="00AC077B" w:rsidRPr="000D7D59">
              <w:rPr>
                <w:rStyle w:val="Hyperlink"/>
                <w:noProof/>
                <w:lang w:val="de-DE"/>
              </w:rPr>
              <w:t>Region-to-Region Disconnectivity</w:t>
            </w:r>
            <w:r w:rsidR="00AC077B">
              <w:rPr>
                <w:noProof/>
                <w:webHidden/>
              </w:rPr>
              <w:tab/>
            </w:r>
            <w:r w:rsidR="00AC077B">
              <w:rPr>
                <w:noProof/>
                <w:webHidden/>
              </w:rPr>
              <w:fldChar w:fldCharType="begin"/>
            </w:r>
            <w:r w:rsidR="00AC077B">
              <w:rPr>
                <w:noProof/>
                <w:webHidden/>
              </w:rPr>
              <w:instrText xml:space="preserve"> PAGEREF _Toc117242383 \h </w:instrText>
            </w:r>
            <w:r w:rsidR="00AC077B">
              <w:rPr>
                <w:noProof/>
                <w:webHidden/>
              </w:rPr>
            </w:r>
            <w:r w:rsidR="00AC077B">
              <w:rPr>
                <w:noProof/>
                <w:webHidden/>
              </w:rPr>
              <w:fldChar w:fldCharType="separate"/>
            </w:r>
            <w:r w:rsidR="00AC077B">
              <w:rPr>
                <w:noProof/>
                <w:webHidden/>
              </w:rPr>
              <w:t>25</w:t>
            </w:r>
            <w:r w:rsidR="00AC077B">
              <w:rPr>
                <w:noProof/>
                <w:webHidden/>
              </w:rPr>
              <w:fldChar w:fldCharType="end"/>
            </w:r>
          </w:hyperlink>
        </w:p>
        <w:p w14:paraId="1F083F0E" w14:textId="73990417" w:rsidR="00AC077B" w:rsidRDefault="002E61BF">
          <w:pPr>
            <w:pStyle w:val="Verzeichnis3"/>
            <w:tabs>
              <w:tab w:val="left" w:pos="1100"/>
              <w:tab w:val="right" w:leader="dot" w:pos="9062"/>
            </w:tabs>
            <w:rPr>
              <w:rFonts w:asciiTheme="minorHAnsi" w:hAnsiTheme="minorHAnsi"/>
              <w:noProof/>
              <w:lang w:val="en-US"/>
            </w:rPr>
          </w:pPr>
          <w:hyperlink w:anchor="_Toc117242384" w:history="1">
            <w:r w:rsidR="00AC077B" w:rsidRPr="000D7D59">
              <w:rPr>
                <w:rStyle w:val="Hyperlink"/>
                <w:noProof/>
                <w:lang w:val="en-US"/>
              </w:rPr>
              <w:t>4.5.</w:t>
            </w:r>
            <w:r w:rsidR="00AC077B">
              <w:rPr>
                <w:rFonts w:asciiTheme="minorHAnsi" w:hAnsiTheme="minorHAnsi"/>
                <w:noProof/>
                <w:lang w:val="en-US"/>
              </w:rPr>
              <w:tab/>
            </w:r>
            <w:r w:rsidR="00AC077B" w:rsidRPr="000D7D59">
              <w:rPr>
                <w:rStyle w:val="Hyperlink"/>
                <w:noProof/>
                <w:lang w:val="en-US"/>
              </w:rPr>
              <w:t>Prediction of Patient Status</w:t>
            </w:r>
            <w:r w:rsidR="00AC077B">
              <w:rPr>
                <w:noProof/>
                <w:webHidden/>
              </w:rPr>
              <w:tab/>
            </w:r>
            <w:r w:rsidR="00AC077B">
              <w:rPr>
                <w:noProof/>
                <w:webHidden/>
              </w:rPr>
              <w:fldChar w:fldCharType="begin"/>
            </w:r>
            <w:r w:rsidR="00AC077B">
              <w:rPr>
                <w:noProof/>
                <w:webHidden/>
              </w:rPr>
              <w:instrText xml:space="preserve"> PAGEREF _Toc117242384 \h </w:instrText>
            </w:r>
            <w:r w:rsidR="00AC077B">
              <w:rPr>
                <w:noProof/>
                <w:webHidden/>
              </w:rPr>
            </w:r>
            <w:r w:rsidR="00AC077B">
              <w:rPr>
                <w:noProof/>
                <w:webHidden/>
              </w:rPr>
              <w:fldChar w:fldCharType="separate"/>
            </w:r>
            <w:r w:rsidR="00AC077B">
              <w:rPr>
                <w:noProof/>
                <w:webHidden/>
              </w:rPr>
              <w:t>28</w:t>
            </w:r>
            <w:r w:rsidR="00AC077B">
              <w:rPr>
                <w:noProof/>
                <w:webHidden/>
              </w:rPr>
              <w:fldChar w:fldCharType="end"/>
            </w:r>
          </w:hyperlink>
        </w:p>
        <w:p w14:paraId="1A67D122" w14:textId="75B5EA72" w:rsidR="00AC077B" w:rsidRDefault="002E61BF">
          <w:pPr>
            <w:pStyle w:val="Verzeichnis2"/>
            <w:tabs>
              <w:tab w:val="left" w:pos="660"/>
              <w:tab w:val="right" w:leader="dot" w:pos="9062"/>
            </w:tabs>
            <w:rPr>
              <w:rFonts w:asciiTheme="minorHAnsi" w:hAnsiTheme="minorHAnsi"/>
              <w:noProof/>
              <w:lang w:val="en-US"/>
            </w:rPr>
          </w:pPr>
          <w:hyperlink w:anchor="_Toc117242385" w:history="1">
            <w:r w:rsidR="00AC077B" w:rsidRPr="000D7D59">
              <w:rPr>
                <w:rStyle w:val="Hyperlink"/>
                <w:noProof/>
              </w:rPr>
              <w:t>5.</w:t>
            </w:r>
            <w:r w:rsidR="00AC077B">
              <w:rPr>
                <w:rFonts w:asciiTheme="minorHAnsi" w:hAnsiTheme="minorHAnsi"/>
                <w:noProof/>
                <w:lang w:val="en-US"/>
              </w:rPr>
              <w:tab/>
            </w:r>
            <w:r w:rsidR="00AC077B" w:rsidRPr="000D7D59">
              <w:rPr>
                <w:rStyle w:val="Hyperlink"/>
                <w:noProof/>
              </w:rPr>
              <w:t>Discussion</w:t>
            </w:r>
            <w:r w:rsidR="00AC077B">
              <w:rPr>
                <w:noProof/>
                <w:webHidden/>
              </w:rPr>
              <w:tab/>
            </w:r>
            <w:r w:rsidR="00AC077B">
              <w:rPr>
                <w:noProof/>
                <w:webHidden/>
              </w:rPr>
              <w:fldChar w:fldCharType="begin"/>
            </w:r>
            <w:r w:rsidR="00AC077B">
              <w:rPr>
                <w:noProof/>
                <w:webHidden/>
              </w:rPr>
              <w:instrText xml:space="preserve"> PAGEREF _Toc117242385 \h </w:instrText>
            </w:r>
            <w:r w:rsidR="00AC077B">
              <w:rPr>
                <w:noProof/>
                <w:webHidden/>
              </w:rPr>
            </w:r>
            <w:r w:rsidR="00AC077B">
              <w:rPr>
                <w:noProof/>
                <w:webHidden/>
              </w:rPr>
              <w:fldChar w:fldCharType="separate"/>
            </w:r>
            <w:r w:rsidR="00AC077B">
              <w:rPr>
                <w:noProof/>
                <w:webHidden/>
              </w:rPr>
              <w:t>29</w:t>
            </w:r>
            <w:r w:rsidR="00AC077B">
              <w:rPr>
                <w:noProof/>
                <w:webHidden/>
              </w:rPr>
              <w:fldChar w:fldCharType="end"/>
            </w:r>
          </w:hyperlink>
        </w:p>
        <w:p w14:paraId="1BCEBF0D" w14:textId="7EAB23E3" w:rsidR="00AC077B" w:rsidRDefault="002E61BF">
          <w:pPr>
            <w:pStyle w:val="Verzeichnis2"/>
            <w:tabs>
              <w:tab w:val="left" w:pos="660"/>
              <w:tab w:val="right" w:leader="dot" w:pos="9062"/>
            </w:tabs>
            <w:rPr>
              <w:rFonts w:asciiTheme="minorHAnsi" w:hAnsiTheme="minorHAnsi"/>
              <w:noProof/>
              <w:lang w:val="en-US"/>
            </w:rPr>
          </w:pPr>
          <w:hyperlink w:anchor="_Toc117242386" w:history="1">
            <w:r w:rsidR="00AC077B" w:rsidRPr="000D7D59">
              <w:rPr>
                <w:rStyle w:val="Hyperlink"/>
                <w:noProof/>
              </w:rPr>
              <w:t>6.</w:t>
            </w:r>
            <w:r w:rsidR="00AC077B">
              <w:rPr>
                <w:rFonts w:asciiTheme="minorHAnsi" w:hAnsiTheme="minorHAnsi"/>
                <w:noProof/>
                <w:lang w:val="en-US"/>
              </w:rPr>
              <w:tab/>
            </w:r>
            <w:r w:rsidR="00AC077B" w:rsidRPr="000D7D59">
              <w:rPr>
                <w:rStyle w:val="Hyperlink"/>
                <w:noProof/>
              </w:rPr>
              <w:t>Conclusion</w:t>
            </w:r>
            <w:r w:rsidR="00AC077B">
              <w:rPr>
                <w:noProof/>
                <w:webHidden/>
              </w:rPr>
              <w:tab/>
            </w:r>
            <w:r w:rsidR="00AC077B">
              <w:rPr>
                <w:noProof/>
                <w:webHidden/>
              </w:rPr>
              <w:fldChar w:fldCharType="begin"/>
            </w:r>
            <w:r w:rsidR="00AC077B">
              <w:rPr>
                <w:noProof/>
                <w:webHidden/>
              </w:rPr>
              <w:instrText xml:space="preserve"> PAGEREF _Toc117242386 \h </w:instrText>
            </w:r>
            <w:r w:rsidR="00AC077B">
              <w:rPr>
                <w:noProof/>
                <w:webHidden/>
              </w:rPr>
            </w:r>
            <w:r w:rsidR="00AC077B">
              <w:rPr>
                <w:noProof/>
                <w:webHidden/>
              </w:rPr>
              <w:fldChar w:fldCharType="separate"/>
            </w:r>
            <w:r w:rsidR="00AC077B">
              <w:rPr>
                <w:noProof/>
                <w:webHidden/>
              </w:rPr>
              <w:t>36</w:t>
            </w:r>
            <w:r w:rsidR="00AC077B">
              <w:rPr>
                <w:noProof/>
                <w:webHidden/>
              </w:rPr>
              <w:fldChar w:fldCharType="end"/>
            </w:r>
          </w:hyperlink>
        </w:p>
        <w:p w14:paraId="658403F4" w14:textId="5F71FAD5" w:rsidR="00AC077B" w:rsidRDefault="002E61BF">
          <w:pPr>
            <w:pStyle w:val="Verzeichnis2"/>
            <w:tabs>
              <w:tab w:val="right" w:leader="dot" w:pos="9062"/>
            </w:tabs>
            <w:rPr>
              <w:rFonts w:asciiTheme="minorHAnsi" w:hAnsiTheme="minorHAnsi"/>
              <w:noProof/>
              <w:lang w:val="en-US"/>
            </w:rPr>
          </w:pPr>
          <w:hyperlink w:anchor="_Toc117242387" w:history="1">
            <w:r w:rsidR="00AC077B" w:rsidRPr="000D7D59">
              <w:rPr>
                <w:rStyle w:val="Hyperlink"/>
                <w:noProof/>
              </w:rPr>
              <w:t>References</w:t>
            </w:r>
            <w:r w:rsidR="00AC077B">
              <w:rPr>
                <w:noProof/>
                <w:webHidden/>
              </w:rPr>
              <w:tab/>
            </w:r>
            <w:r w:rsidR="00AC077B">
              <w:rPr>
                <w:noProof/>
                <w:webHidden/>
              </w:rPr>
              <w:fldChar w:fldCharType="begin"/>
            </w:r>
            <w:r w:rsidR="00AC077B">
              <w:rPr>
                <w:noProof/>
                <w:webHidden/>
              </w:rPr>
              <w:instrText xml:space="preserve"> PAGEREF _Toc117242387 \h </w:instrText>
            </w:r>
            <w:r w:rsidR="00AC077B">
              <w:rPr>
                <w:noProof/>
                <w:webHidden/>
              </w:rPr>
            </w:r>
            <w:r w:rsidR="00AC077B">
              <w:rPr>
                <w:noProof/>
                <w:webHidden/>
              </w:rPr>
              <w:fldChar w:fldCharType="separate"/>
            </w:r>
            <w:r w:rsidR="00AC077B">
              <w:rPr>
                <w:noProof/>
                <w:webHidden/>
              </w:rPr>
              <w:t>37</w:t>
            </w:r>
            <w:r w:rsidR="00AC077B">
              <w:rPr>
                <w:noProof/>
                <w:webHidden/>
              </w:rPr>
              <w:fldChar w:fldCharType="end"/>
            </w:r>
          </w:hyperlink>
        </w:p>
        <w:p w14:paraId="14988441" w14:textId="4DEA6D0E" w:rsidR="00AC077B" w:rsidRDefault="002E61BF">
          <w:pPr>
            <w:pStyle w:val="Verzeichnis2"/>
            <w:tabs>
              <w:tab w:val="right" w:leader="dot" w:pos="9062"/>
            </w:tabs>
            <w:rPr>
              <w:rFonts w:asciiTheme="minorHAnsi" w:hAnsiTheme="minorHAnsi"/>
              <w:noProof/>
              <w:lang w:val="en-US"/>
            </w:rPr>
          </w:pPr>
          <w:hyperlink w:anchor="_Toc117242388" w:history="1">
            <w:r w:rsidR="00AC077B" w:rsidRPr="000D7D59">
              <w:rPr>
                <w:rStyle w:val="Hyperlink"/>
                <w:noProof/>
              </w:rPr>
              <w:t>Acknowledgements</w:t>
            </w:r>
            <w:r w:rsidR="00AC077B">
              <w:rPr>
                <w:noProof/>
                <w:webHidden/>
              </w:rPr>
              <w:tab/>
            </w:r>
            <w:r w:rsidR="00AC077B">
              <w:rPr>
                <w:noProof/>
                <w:webHidden/>
              </w:rPr>
              <w:fldChar w:fldCharType="begin"/>
            </w:r>
            <w:r w:rsidR="00AC077B">
              <w:rPr>
                <w:noProof/>
                <w:webHidden/>
              </w:rPr>
              <w:instrText xml:space="preserve"> PAGEREF _Toc117242388 \h </w:instrText>
            </w:r>
            <w:r w:rsidR="00AC077B">
              <w:rPr>
                <w:noProof/>
                <w:webHidden/>
              </w:rPr>
            </w:r>
            <w:r w:rsidR="00AC077B">
              <w:rPr>
                <w:noProof/>
                <w:webHidden/>
              </w:rPr>
              <w:fldChar w:fldCharType="separate"/>
            </w:r>
            <w:r w:rsidR="00AC077B">
              <w:rPr>
                <w:noProof/>
                <w:webHidden/>
              </w:rPr>
              <w:t>53</w:t>
            </w:r>
            <w:r w:rsidR="00AC077B">
              <w:rPr>
                <w:noProof/>
                <w:webHidden/>
              </w:rPr>
              <w:fldChar w:fldCharType="end"/>
            </w:r>
          </w:hyperlink>
        </w:p>
        <w:p w14:paraId="3A167892" w14:textId="24AB406A" w:rsidR="00AC077B" w:rsidRDefault="002E61BF">
          <w:pPr>
            <w:pStyle w:val="Verzeichnis2"/>
            <w:tabs>
              <w:tab w:val="right" w:leader="dot" w:pos="9062"/>
            </w:tabs>
            <w:rPr>
              <w:rFonts w:asciiTheme="minorHAnsi" w:hAnsiTheme="minorHAnsi"/>
              <w:noProof/>
              <w:lang w:val="en-US"/>
            </w:rPr>
          </w:pPr>
          <w:hyperlink w:anchor="_Toc117242389" w:history="1">
            <w:r w:rsidR="00AC077B" w:rsidRPr="000D7D59">
              <w:rPr>
                <w:rStyle w:val="Hyperlink"/>
                <w:noProof/>
              </w:rPr>
              <w:t>Data Usage Statement</w:t>
            </w:r>
            <w:r w:rsidR="00AC077B">
              <w:rPr>
                <w:noProof/>
                <w:webHidden/>
              </w:rPr>
              <w:tab/>
            </w:r>
            <w:r w:rsidR="00AC077B">
              <w:rPr>
                <w:noProof/>
                <w:webHidden/>
              </w:rPr>
              <w:fldChar w:fldCharType="begin"/>
            </w:r>
            <w:r w:rsidR="00AC077B">
              <w:rPr>
                <w:noProof/>
                <w:webHidden/>
              </w:rPr>
              <w:instrText xml:space="preserve"> PAGEREF _Toc117242389 \h </w:instrText>
            </w:r>
            <w:r w:rsidR="00AC077B">
              <w:rPr>
                <w:noProof/>
                <w:webHidden/>
              </w:rPr>
            </w:r>
            <w:r w:rsidR="00AC077B">
              <w:rPr>
                <w:noProof/>
                <w:webHidden/>
              </w:rPr>
              <w:fldChar w:fldCharType="separate"/>
            </w:r>
            <w:r w:rsidR="00AC077B">
              <w:rPr>
                <w:noProof/>
                <w:webHidden/>
              </w:rPr>
              <w:t>54</w:t>
            </w:r>
            <w:r w:rsidR="00AC077B">
              <w:rPr>
                <w:noProof/>
                <w:webHidden/>
              </w:rPr>
              <w:fldChar w:fldCharType="end"/>
            </w:r>
          </w:hyperlink>
        </w:p>
        <w:p w14:paraId="0B1C5368" w14:textId="1039B443" w:rsidR="00AC077B" w:rsidRDefault="002E61BF">
          <w:pPr>
            <w:pStyle w:val="Verzeichnis2"/>
            <w:tabs>
              <w:tab w:val="right" w:leader="dot" w:pos="9062"/>
            </w:tabs>
            <w:rPr>
              <w:rFonts w:asciiTheme="minorHAnsi" w:hAnsiTheme="minorHAnsi"/>
              <w:noProof/>
              <w:lang w:val="en-US"/>
            </w:rPr>
          </w:pPr>
          <w:hyperlink w:anchor="_Toc117242390" w:history="1">
            <w:r w:rsidR="00AC077B" w:rsidRPr="000D7D59">
              <w:rPr>
                <w:rStyle w:val="Hyperlink"/>
                <w:noProof/>
              </w:rPr>
              <w:t>Appendix</w:t>
            </w:r>
            <w:r w:rsidR="00AC077B">
              <w:rPr>
                <w:noProof/>
                <w:webHidden/>
              </w:rPr>
              <w:tab/>
            </w:r>
            <w:r w:rsidR="00AC077B">
              <w:rPr>
                <w:noProof/>
                <w:webHidden/>
              </w:rPr>
              <w:fldChar w:fldCharType="begin"/>
            </w:r>
            <w:r w:rsidR="00AC077B">
              <w:rPr>
                <w:noProof/>
                <w:webHidden/>
              </w:rPr>
              <w:instrText xml:space="preserve"> PAGEREF _Toc117242390 \h </w:instrText>
            </w:r>
            <w:r w:rsidR="00AC077B">
              <w:rPr>
                <w:noProof/>
                <w:webHidden/>
              </w:rPr>
            </w:r>
            <w:r w:rsidR="00AC077B">
              <w:rPr>
                <w:noProof/>
                <w:webHidden/>
              </w:rPr>
              <w:fldChar w:fldCharType="separate"/>
            </w:r>
            <w:r w:rsidR="00AC077B">
              <w:rPr>
                <w:noProof/>
                <w:webHidden/>
              </w:rPr>
              <w:t>55</w:t>
            </w:r>
            <w:r w:rsidR="00AC077B">
              <w:rPr>
                <w:noProof/>
                <w:webHidden/>
              </w:rPr>
              <w:fldChar w:fldCharType="end"/>
            </w:r>
          </w:hyperlink>
        </w:p>
        <w:p w14:paraId="58B87281" w14:textId="237D336B" w:rsidR="00AC077B" w:rsidRDefault="002E61BF">
          <w:pPr>
            <w:pStyle w:val="Verzeichnis3"/>
            <w:tabs>
              <w:tab w:val="right" w:leader="dot" w:pos="9062"/>
            </w:tabs>
            <w:rPr>
              <w:rFonts w:asciiTheme="minorHAnsi" w:hAnsiTheme="minorHAnsi"/>
              <w:noProof/>
              <w:lang w:val="en-US"/>
            </w:rPr>
          </w:pPr>
          <w:hyperlink w:anchor="_Toc117242391" w:history="1">
            <w:r w:rsidR="00AC077B" w:rsidRPr="000D7D59">
              <w:rPr>
                <w:rStyle w:val="Hyperlink"/>
                <w:noProof/>
              </w:rPr>
              <w:t>Appendix A: List of Abbreviations</w:t>
            </w:r>
            <w:r w:rsidR="00AC077B">
              <w:rPr>
                <w:noProof/>
                <w:webHidden/>
              </w:rPr>
              <w:tab/>
            </w:r>
            <w:r w:rsidR="00AC077B">
              <w:rPr>
                <w:noProof/>
                <w:webHidden/>
              </w:rPr>
              <w:fldChar w:fldCharType="begin"/>
            </w:r>
            <w:r w:rsidR="00AC077B">
              <w:rPr>
                <w:noProof/>
                <w:webHidden/>
              </w:rPr>
              <w:instrText xml:space="preserve"> PAGEREF _Toc117242391 \h </w:instrText>
            </w:r>
            <w:r w:rsidR="00AC077B">
              <w:rPr>
                <w:noProof/>
                <w:webHidden/>
              </w:rPr>
            </w:r>
            <w:r w:rsidR="00AC077B">
              <w:rPr>
                <w:noProof/>
                <w:webHidden/>
              </w:rPr>
              <w:fldChar w:fldCharType="separate"/>
            </w:r>
            <w:r w:rsidR="00AC077B">
              <w:rPr>
                <w:noProof/>
                <w:webHidden/>
              </w:rPr>
              <w:t>55</w:t>
            </w:r>
            <w:r w:rsidR="00AC077B">
              <w:rPr>
                <w:noProof/>
                <w:webHidden/>
              </w:rPr>
              <w:fldChar w:fldCharType="end"/>
            </w:r>
          </w:hyperlink>
        </w:p>
        <w:p w14:paraId="370DA1C5" w14:textId="403EB4E4" w:rsidR="00AC077B" w:rsidRDefault="002E61BF">
          <w:pPr>
            <w:pStyle w:val="Verzeichnis3"/>
            <w:tabs>
              <w:tab w:val="right" w:leader="dot" w:pos="9062"/>
            </w:tabs>
            <w:rPr>
              <w:rFonts w:asciiTheme="minorHAnsi" w:hAnsiTheme="minorHAnsi"/>
              <w:noProof/>
              <w:lang w:val="en-US"/>
            </w:rPr>
          </w:pPr>
          <w:hyperlink w:anchor="_Toc117242392" w:history="1">
            <w:r w:rsidR="00AC077B" w:rsidRPr="000D7D59">
              <w:rPr>
                <w:rStyle w:val="Hyperlink"/>
                <w:noProof/>
              </w:rPr>
              <w:t>Appendix B: Supplementary Tables and Figures</w:t>
            </w:r>
            <w:r w:rsidR="00AC077B">
              <w:rPr>
                <w:noProof/>
                <w:webHidden/>
              </w:rPr>
              <w:tab/>
            </w:r>
            <w:r w:rsidR="00AC077B">
              <w:rPr>
                <w:noProof/>
                <w:webHidden/>
              </w:rPr>
              <w:fldChar w:fldCharType="begin"/>
            </w:r>
            <w:r w:rsidR="00AC077B">
              <w:rPr>
                <w:noProof/>
                <w:webHidden/>
              </w:rPr>
              <w:instrText xml:space="preserve"> PAGEREF _Toc117242392 \h </w:instrText>
            </w:r>
            <w:r w:rsidR="00AC077B">
              <w:rPr>
                <w:noProof/>
                <w:webHidden/>
              </w:rPr>
            </w:r>
            <w:r w:rsidR="00AC077B">
              <w:rPr>
                <w:noProof/>
                <w:webHidden/>
              </w:rPr>
              <w:fldChar w:fldCharType="separate"/>
            </w:r>
            <w:r w:rsidR="00AC077B">
              <w:rPr>
                <w:noProof/>
                <w:webHidden/>
              </w:rPr>
              <w:t>56</w:t>
            </w:r>
            <w:r w:rsidR="00AC077B">
              <w:rPr>
                <w:noProof/>
                <w:webHidden/>
              </w:rPr>
              <w:fldChar w:fldCharType="end"/>
            </w:r>
          </w:hyperlink>
        </w:p>
        <w:p w14:paraId="040664CC" w14:textId="1764D628" w:rsidR="00EA2C63" w:rsidRDefault="00EA2C63">
          <w:r>
            <w:rPr>
              <w:b/>
              <w:bCs/>
            </w:rPr>
            <w:fldChar w:fldCharType="end"/>
          </w:r>
        </w:p>
      </w:sdtContent>
    </w:sdt>
    <w:p w14:paraId="5399C8AF" w14:textId="77777777" w:rsidR="007E6C19" w:rsidRDefault="007E6C19" w:rsidP="00834B09">
      <w:pPr>
        <w:sectPr w:rsidR="007E6C19" w:rsidSect="004D0CF4">
          <w:headerReference w:type="default" r:id="rId10"/>
          <w:pgSz w:w="11906" w:h="16838"/>
          <w:pgMar w:top="1417" w:right="1417" w:bottom="1134" w:left="1417" w:header="708" w:footer="708" w:gutter="0"/>
          <w:cols w:space="708"/>
          <w:docGrid w:linePitch="360"/>
        </w:sectPr>
      </w:pPr>
    </w:p>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13" w:name="_Toc117242364"/>
      <w:commentRangeStart w:id="14"/>
      <w:r>
        <w:rPr>
          <w:rFonts w:ascii="Avenir Next LT Pro Light" w:eastAsiaTheme="majorEastAsia" w:hAnsi="Avenir Next LT Pro Light" w:cstheme="majorBidi"/>
          <w:sz w:val="28"/>
          <w:szCs w:val="28"/>
        </w:rPr>
        <w:lastRenderedPageBreak/>
        <w:t>Abstract</w:t>
      </w:r>
      <w:bookmarkEnd w:id="13"/>
      <w:commentRangeEnd w:id="14"/>
      <w:r w:rsidR="000E3BB2">
        <w:rPr>
          <w:rStyle w:val="Kommentarzeichen"/>
        </w:rPr>
        <w:commentReference w:id="14"/>
      </w:r>
    </w:p>
    <w:p w14:paraId="7F2BC987" w14:textId="54374EC1" w:rsidR="0084607C" w:rsidRPr="0084607C" w:rsidRDefault="0084607C" w:rsidP="0084607C">
      <w:pPr>
        <w:rPr>
          <w:rFonts w:cs="Arial"/>
        </w:rPr>
      </w:pPr>
      <w:r w:rsidRPr="0084607C">
        <w:rPr>
          <w:rFonts w:cs="Arial"/>
        </w:rPr>
        <w:t xml:space="preserve">One of the many factors affecting cognition and brain health is biological sex, and while the exact neurobiological underpinnings have not been identified so far, it has been proposed that </w:t>
      </w:r>
      <w:commentRangeStart w:id="15"/>
      <w:r w:rsidRPr="0084607C">
        <w:rPr>
          <w:rFonts w:cs="Arial"/>
        </w:rPr>
        <w:t>this might be rooted</w:t>
      </w:r>
      <w:commentRangeEnd w:id="15"/>
      <w:r w:rsidR="00934E1E">
        <w:rPr>
          <w:rStyle w:val="Kommentarzeichen"/>
        </w:rPr>
        <w:commentReference w:id="15"/>
      </w:r>
      <w:r w:rsidRPr="0084607C">
        <w:rPr>
          <w:rFonts w:cs="Arial"/>
        </w:rPr>
        <w:t xml:space="preserve"> in sex differences in brain connectivity. Previous research has demonstrated that women exhibit more interhemispheric white matter connections, while men have a </w:t>
      </w:r>
      <w:commentRangeStart w:id="16"/>
      <w:commentRangeStart w:id="17"/>
      <w:r w:rsidRPr="0084607C">
        <w:rPr>
          <w:rFonts w:cs="Arial"/>
        </w:rPr>
        <w:t xml:space="preserve">higher ratio </w:t>
      </w:r>
      <w:commentRangeEnd w:id="16"/>
      <w:r w:rsidR="00105175">
        <w:rPr>
          <w:rStyle w:val="Kommentarzeichen"/>
        </w:rPr>
        <w:commentReference w:id="16"/>
      </w:r>
      <w:commentRangeEnd w:id="17"/>
      <w:r w:rsidR="00934E1E">
        <w:rPr>
          <w:rStyle w:val="Kommentarzeichen"/>
        </w:rPr>
        <w:commentReference w:id="17"/>
      </w:r>
      <w:r w:rsidRPr="0084607C">
        <w:rPr>
          <w:rFonts w:cs="Arial"/>
        </w:rPr>
        <w:t xml:space="preserve">of intrahemispheric connections. However, it is still unclear if/how those underlying sex differences in brain connectivity </w:t>
      </w:r>
      <w:commentRangeStart w:id="18"/>
      <w:r w:rsidRPr="0084607C">
        <w:rPr>
          <w:rFonts w:cs="Arial"/>
        </w:rPr>
        <w:t xml:space="preserve">affect white matter disconnections caused by focal strokes affect brain functioning </w:t>
      </w:r>
      <w:commentRangeEnd w:id="18"/>
      <w:r w:rsidR="00CE35AB">
        <w:rPr>
          <w:rStyle w:val="Kommentarzeichen"/>
        </w:rPr>
        <w:commentReference w:id="18"/>
      </w:r>
      <w:r w:rsidRPr="0084607C">
        <w:rPr>
          <w:rFonts w:cs="Arial"/>
        </w:rPr>
        <w:t xml:space="preserve">and thus, how severe stroke-induced syndromes, such as visuospatial neglect, manifest. Here we show that while men and women do not differ </w:t>
      </w:r>
      <w:ins w:id="19" w:author="Lisa" w:date="2022-10-21T13:12:00Z">
        <w:r w:rsidR="00D221A2">
          <w:rPr>
            <w:rFonts w:cs="Arial"/>
          </w:rPr>
          <w:t xml:space="preserve">significantly </w:t>
        </w:r>
      </w:ins>
      <w:r w:rsidRPr="0084607C">
        <w:rPr>
          <w:rFonts w:cs="Arial"/>
        </w:rPr>
        <w:t xml:space="preserve">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w:t>
      </w:r>
      <w:r w:rsidR="0054098C">
        <w:rPr>
          <w:rFonts w:cs="Arial"/>
        </w:rPr>
        <w:t xml:space="preserve">In the predictive modelling of patient status, disconnection-based models outperformed lesion-based models, especially during the prediction of neglect </w:t>
      </w:r>
      <w:commentRangeStart w:id="20"/>
      <w:commentRangeStart w:id="21"/>
      <w:r w:rsidR="0054098C">
        <w:rPr>
          <w:rFonts w:cs="Arial"/>
        </w:rPr>
        <w:t>diagnosis</w:t>
      </w:r>
      <w:commentRangeEnd w:id="20"/>
      <w:r w:rsidR="00D221A2">
        <w:rPr>
          <w:rStyle w:val="Kommentarzeichen"/>
        </w:rPr>
        <w:commentReference w:id="20"/>
      </w:r>
      <w:commentRangeEnd w:id="21"/>
      <w:r w:rsidR="00934E1E">
        <w:rPr>
          <w:rStyle w:val="Kommentarzeichen"/>
        </w:rPr>
        <w:commentReference w:id="21"/>
      </w:r>
      <w:r w:rsidR="0054098C">
        <w:rPr>
          <w:rFonts w:cs="Arial"/>
        </w:rPr>
        <w:t xml:space="preserve">. </w:t>
      </w:r>
      <w:r w:rsidRPr="0084607C">
        <w:rPr>
          <w:rFonts w:cs="Arial"/>
        </w:rPr>
        <w:t xml:space="preserve">Our findings imply that </w:t>
      </w:r>
      <w:r w:rsidR="00C603F6">
        <w:rPr>
          <w:rFonts w:cs="Arial"/>
        </w:rPr>
        <w:t xml:space="preserve">stroke induces different white matter disconnections in men and women, </w:t>
      </w:r>
      <w:commentRangeStart w:id="22"/>
      <w:commentRangeStart w:id="23"/>
      <w:r w:rsidR="00C603F6">
        <w:rPr>
          <w:rFonts w:cs="Arial"/>
        </w:rPr>
        <w:t>which might induce distinct manifestations of disconnection syndromes, such as neglect</w:t>
      </w:r>
      <w:commentRangeEnd w:id="22"/>
      <w:r w:rsidR="00A85573">
        <w:rPr>
          <w:rStyle w:val="Kommentarzeichen"/>
        </w:rPr>
        <w:commentReference w:id="22"/>
      </w:r>
      <w:commentRangeEnd w:id="23"/>
      <w:r w:rsidR="00934E1E">
        <w:rPr>
          <w:rStyle w:val="Kommentarzeichen"/>
        </w:rPr>
        <w:commentReference w:id="23"/>
      </w:r>
      <w:r w:rsidR="00C603F6">
        <w:rPr>
          <w:rFonts w:cs="Arial"/>
        </w:rPr>
        <w:t>.</w:t>
      </w:r>
    </w:p>
    <w:p w14:paraId="649DDF85" w14:textId="77777777" w:rsidR="00C603F6" w:rsidRDefault="00C603F6">
      <w:bookmarkStart w:id="24" w:name="_Toc116064595"/>
      <w:bookmarkStart w:id="25" w:name="_Hlk116122224"/>
      <w:r>
        <w:br w:type="page"/>
      </w:r>
    </w:p>
    <w:p w14:paraId="1FBBB25F" w14:textId="4A40C2AA"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26" w:name="_Toc117242365"/>
      <w:r w:rsidRPr="00250B3C">
        <w:rPr>
          <w:rFonts w:ascii="Avenir Next LT Pro Light" w:eastAsiaTheme="majorEastAsia" w:hAnsi="Avenir Next LT Pro Light" w:cstheme="majorBidi"/>
          <w:sz w:val="28"/>
          <w:szCs w:val="28"/>
        </w:rPr>
        <w:lastRenderedPageBreak/>
        <w:t>Introduction</w:t>
      </w:r>
      <w:bookmarkEnd w:id="24"/>
      <w:bookmarkEnd w:id="26"/>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27" w:name="_Toc116064596"/>
      <w:bookmarkStart w:id="28" w:name="_Toc117242366"/>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27"/>
      <w:bookmarkEnd w:id="28"/>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r w:rsidRPr="001D330E">
          <w:rPr>
            <w:rStyle w:val="Hyperlink"/>
            <w:rFonts w:ascii="Ebrima" w:hAnsi="Ebrima"/>
          </w:rPr>
          <w:t>Hirnstein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hyperlink w:anchor="choleris2018" w:history="1">
        <w:r w:rsidRPr="001D330E">
          <w:rPr>
            <w:rStyle w:val="Hyperlink"/>
            <w:rFonts w:ascii="Ebrima" w:hAnsi="Ebrima"/>
          </w:rPr>
          <w:t>Choleris et al., 2018</w:t>
        </w:r>
      </w:hyperlink>
      <w:r>
        <w:t xml:space="preserve">; </w:t>
      </w:r>
      <w:hyperlink w:anchor="hirnstein2019" w:history="1">
        <w:r w:rsidRPr="001D330E">
          <w:rPr>
            <w:rStyle w:val="Hyperlink"/>
            <w:rFonts w:ascii="Ebrima" w:hAnsi="Ebrima"/>
          </w:rPr>
          <w:t>Hirnstein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r w:rsidRPr="001D330E">
          <w:rPr>
            <w:rStyle w:val="Hyperlink"/>
            <w:rFonts w:ascii="Ebrima" w:hAnsi="Ebrima"/>
          </w:rPr>
          <w:t>Voyer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hyperlink w:anchor="ceci2009" w:history="1">
        <w:r w:rsidRPr="001D330E">
          <w:rPr>
            <w:rStyle w:val="Hyperlink"/>
            <w:rFonts w:ascii="Ebrima" w:hAnsi="Ebrima"/>
          </w:rPr>
          <w:t>Ceci et al., 2009</w:t>
        </w:r>
      </w:hyperlink>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r w:rsidRPr="001D330E">
          <w:rPr>
            <w:rStyle w:val="Hyperlink"/>
            <w:rFonts w:ascii="Ebrima" w:hAnsi="Ebrima"/>
          </w:rPr>
          <w:t>Hirnstein et al., 2019</w:t>
        </w:r>
      </w:hyperlink>
      <w:r>
        <w:t>), as well as for clinical applications and personalised medical care (</w:t>
      </w:r>
      <w:hyperlink w:anchor="choleris2018" w:history="1">
        <w:r w:rsidRPr="001D330E">
          <w:rPr>
            <w:rStyle w:val="Hyperlink"/>
            <w:rFonts w:ascii="Ebrima" w:hAnsi="Ebrima"/>
          </w:rPr>
          <w:t>Choleris et al., 2018</w:t>
        </w:r>
      </w:hyperlink>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hyperlink w:anchor="hirnstein2019" w:history="1">
        <w:r w:rsidRPr="001D330E">
          <w:rPr>
            <w:rStyle w:val="Hyperlink"/>
            <w:rFonts w:ascii="Ebrima" w:hAnsi="Ebrima"/>
          </w:rPr>
          <w:t>Hirnstein et al., 2019</w:t>
        </w:r>
      </w:hyperlink>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hyperlink w:anchor="ingalhalikar2013" w:history="1">
        <w:r w:rsidRPr="0048723D">
          <w:rPr>
            <w:rStyle w:val="Hyperlink"/>
            <w:rFonts w:ascii="Ebrima" w:hAnsi="Ebrima"/>
          </w:rPr>
          <w:t>Ingalhalikar et al., 2013</w:t>
        </w:r>
      </w:hyperlink>
      <w:r w:rsidRPr="009173D1">
        <w:t>;</w:t>
      </w:r>
      <w:r w:rsidRPr="004D7D8A">
        <w:rPr>
          <w:color w:val="7F7F7F" w:themeColor="text1" w:themeTint="80"/>
        </w:rPr>
        <w:t xml:space="preserve"> </w:t>
      </w:r>
      <w:hyperlink w:anchor="pletzer2014" w:history="1">
        <w:r w:rsidRPr="0048723D">
          <w:rPr>
            <w:rStyle w:val="Hyperlink"/>
            <w:rFonts w:ascii="Ebrima" w:hAnsi="Ebrima"/>
          </w:rPr>
          <w:t>Pletzer, 2014</w:t>
        </w:r>
      </w:hyperlink>
      <w:r w:rsidRPr="009173D1">
        <w:t>;</w:t>
      </w:r>
      <w:r w:rsidRPr="00E11E29">
        <w:t xml:space="preserve"> see </w:t>
      </w:r>
      <w:hyperlink w:anchor="hirnstein2019" w:history="1">
        <w:r w:rsidRPr="0048723D">
          <w:rPr>
            <w:rStyle w:val="Hyperlink"/>
            <w:rFonts w:ascii="Ebrima" w:hAnsi="Ebrima"/>
          </w:rPr>
          <w:t>Hirnstein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w:t>
      </w:r>
      <w:r w:rsidRPr="009B1762">
        <w:lastRenderedPageBreak/>
        <w:t xml:space="preserve">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r w:rsidRPr="0048723D">
          <w:rPr>
            <w:rStyle w:val="Hyperlink"/>
            <w:rFonts w:ascii="Ebrima" w:hAnsi="Ebrima"/>
          </w:rPr>
          <w:t>Dubb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hyperlink w:anchor="boespflug2011" w:history="1">
        <w:r w:rsidRPr="0048723D">
          <w:rPr>
            <w:rStyle w:val="Hyperlink"/>
            <w:rFonts w:ascii="Ebrima" w:hAnsi="Ebrima"/>
          </w:rPr>
          <w:t>Boespflug et al., 2011</w:t>
        </w:r>
      </w:hyperlink>
      <w:r w:rsidRPr="009173D1">
        <w:t>;</w:t>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173D1">
        <w:t xml:space="preserve">; </w:t>
      </w:r>
      <w:hyperlink w:anchor="zaslerkaplan2016" w:history="1">
        <w:r w:rsidRPr="0048723D">
          <w:rPr>
            <w:rStyle w:val="Hyperlink"/>
            <w:rFonts w:ascii="Ebrima" w:hAnsi="Ebrima"/>
          </w:rPr>
          <w:t>Zasler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w:t>
      </w:r>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sidRPr="009173D1">
        <w:t>;</w:t>
      </w:r>
      <w:r w:rsidR="005F602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r w:rsidRPr="0048723D">
          <w:rPr>
            <w:rStyle w:val="Hyperlink"/>
            <w:rFonts w:ascii="Ebrima" w:hAnsi="Ebrima"/>
          </w:rPr>
          <w:t>Voyer,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r w:rsidRPr="0048723D">
          <w:rPr>
            <w:rStyle w:val="Hyperlink"/>
            <w:rFonts w:ascii="Ebrima" w:hAnsi="Ebrima"/>
          </w:rPr>
          <w:t>Ingalhalikar et al. (2013)</w:t>
        </w:r>
      </w:hyperlink>
      <w:r w:rsidRPr="00EB124C">
        <w:rPr>
          <w:color w:val="7F7F7F" w:themeColor="text1" w:themeTint="80"/>
        </w:rPr>
        <w:t xml:space="preserve"> </w:t>
      </w:r>
      <w:r w:rsidRPr="00EB124C">
        <w:t xml:space="preserve">argue that those differences in functional lateralisation are related to the different ratios of inter- and intrahemispheric connections between the sexes: Male brains </w:t>
      </w:r>
      <w:r w:rsidRPr="00EB124C">
        <w:lastRenderedPageBreak/>
        <w:t>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r w:rsidRPr="0048723D">
          <w:rPr>
            <w:rStyle w:val="Hyperlink"/>
            <w:rFonts w:ascii="Ebrima" w:hAnsi="Ebrima"/>
          </w:rPr>
          <w:t>Corballis &amp; Häberling, 2017</w:t>
        </w:r>
      </w:hyperlink>
      <w:r w:rsidRPr="009173D1">
        <w:t>;</w:t>
      </w:r>
      <w:r w:rsidRPr="009B176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173D1">
        <w:t>;</w:t>
      </w:r>
      <w:r w:rsidRPr="009B1762">
        <w:t xml:space="preserve"> </w:t>
      </w:r>
      <w:hyperlink w:anchor="rupprecht2003" w:history="1">
        <w:r w:rsidRPr="0048723D">
          <w:rPr>
            <w:rStyle w:val="Hyperlink"/>
            <w:rFonts w:ascii="Ebrima" w:hAnsi="Ebrima"/>
          </w:rPr>
          <w:t>Rupprecht, 2003</w:t>
        </w:r>
      </w:hyperlink>
      <w:r w:rsidRPr="009B1762">
        <w:t xml:space="preserve">) and there is great evidence that functional lateralisation fluctuates throughout the menstrual cycle due to the varying levels of those hormones (e.g., </w:t>
      </w:r>
      <w:hyperlink w:anchor="bibawi1995" w:history="1">
        <w:r w:rsidRPr="0048723D">
          <w:rPr>
            <w:rStyle w:val="Hyperlink"/>
            <w:rFonts w:ascii="Ebrima" w:hAnsi="Ebrima"/>
          </w:rPr>
          <w:t>Bibawi et al., 1995</w:t>
        </w:r>
      </w:hyperlink>
      <w:r w:rsidRPr="009173D1">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Hausmann &amp; Güntürkün,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hyperlink w:anchor="bibawi1995" w:history="1">
        <w:r w:rsidRPr="0048723D">
          <w:rPr>
            <w:rStyle w:val="Hyperlink"/>
            <w:rFonts w:ascii="Ebrima" w:hAnsi="Ebrima"/>
          </w:rPr>
          <w:t>Bibawi et al., 1995</w:t>
        </w:r>
      </w:hyperlink>
      <w:r w:rsidRPr="009173D1">
        <w:t>;</w:t>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w:t>
      </w:r>
      <w:r w:rsidRPr="009B1762">
        <w:rPr>
          <w:color w:val="7F7F7F" w:themeColor="text1" w:themeTint="80"/>
        </w:rPr>
        <w:t xml:space="preserve"> </w:t>
      </w:r>
      <w:hyperlink w:anchor="hausmanngüntürkün2000" w:history="1">
        <w:r w:rsidRPr="0048723D">
          <w:rPr>
            <w:rStyle w:val="Hyperlink"/>
            <w:rFonts w:ascii="Ebrima" w:hAnsi="Ebrima"/>
          </w:rPr>
          <w:t>Hausmann &amp; Güntürkün,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29" w:name="_Toc116064597"/>
      <w:bookmarkStart w:id="30" w:name="_Toc117242367"/>
      <w:r w:rsidRPr="00250B3C">
        <w:rPr>
          <w:rFonts w:ascii="Avenir Next LT Pro Light" w:eastAsiaTheme="majorEastAsia" w:hAnsi="Avenir Next LT Pro Light" w:cstheme="majorBidi"/>
          <w:spacing w:val="4"/>
          <w:sz w:val="24"/>
          <w:szCs w:val="24"/>
        </w:rPr>
        <w:lastRenderedPageBreak/>
        <w:t xml:space="preserve">Sex Differences in </w:t>
      </w:r>
      <w:r w:rsidRPr="00250B3C">
        <w:rPr>
          <w:rFonts w:ascii="Avenir Next LT Pro Light" w:eastAsiaTheme="majorEastAsia" w:hAnsi="Avenir Next LT Pro Light" w:cstheme="majorBidi"/>
          <w:spacing w:val="4"/>
          <w:sz w:val="24"/>
          <w:szCs w:val="24"/>
          <w:lang w:val="de-DE"/>
        </w:rPr>
        <w:t>Stroke</w:t>
      </w:r>
      <w:bookmarkEnd w:id="29"/>
      <w:bookmarkEnd w:id="30"/>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r w:rsidRPr="005A0C89">
          <w:rPr>
            <w:rStyle w:val="Hyperlink"/>
            <w:rFonts w:ascii="Ebrima" w:hAnsi="Ebrima"/>
          </w:rPr>
          <w:t>Feigin et al., 2014</w:t>
        </w:r>
      </w:hyperlink>
      <w:r w:rsidRPr="00250B3C">
        <w:t xml:space="preserve">; </w:t>
      </w:r>
      <w:hyperlink w:anchor="katanluft2018" w:history="1">
        <w:r w:rsidRPr="005A0C89">
          <w:rPr>
            <w:rStyle w:val="Hyperlink"/>
            <w:rFonts w:ascii="Ebrima" w:hAnsi="Ebrima"/>
          </w:rPr>
          <w:t>Katan &amp; Luft,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hyperlink w:anchor="feigin2021" w:history="1">
        <w:r w:rsidRPr="005A0C89">
          <w:rPr>
            <w:rStyle w:val="Hyperlink"/>
            <w:rFonts w:ascii="Ebrima" w:hAnsi="Ebrima"/>
          </w:rPr>
          <w:t>Feigin et al., 2021</w:t>
        </w:r>
      </w:hyperlink>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hyperlink w:anchor="appelros2009" w:history="1">
        <w:r w:rsidRPr="005A0C89">
          <w:rPr>
            <w:rStyle w:val="Hyperlink"/>
            <w:rFonts w:ascii="Ebrima" w:hAnsi="Ebrima" w:cs="Arial"/>
          </w:rPr>
          <w:t>Appelros et al., 2009</w:t>
        </w:r>
      </w:hyperlink>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r w:rsidRPr="005A0C89">
          <w:rPr>
            <w:rStyle w:val="Hyperlink"/>
            <w:rFonts w:ascii="Ebrima" w:hAnsi="Ebrima" w:cs="Arial"/>
          </w:rPr>
          <w:t>Dehlendorff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r w:rsidRPr="00164608">
          <w:rPr>
            <w:rStyle w:val="Hyperlink"/>
            <w:rFonts w:ascii="Ebrima" w:hAnsi="Ebrima" w:cs="Arial"/>
          </w:rPr>
          <w:t>Bonkhoff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be directly correlated with increased stroke severity and long-term disability. Especially lesions to the </w:t>
      </w:r>
      <w:r w:rsidRPr="00164608">
        <w:t xml:space="preserve">insula, operculum, and putamen in the right </w:t>
      </w:r>
      <w:r w:rsidRPr="00164608">
        <w:lastRenderedPageBreak/>
        <w:t>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r w:rsidRPr="00C01DC7">
          <w:rPr>
            <w:rStyle w:val="Hyperlink"/>
            <w:rFonts w:ascii="Ebrima" w:hAnsi="Ebrima" w:cs="Arial"/>
          </w:rPr>
          <w:t>Manwani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r w:rsidRPr="00C01DC7">
          <w:rPr>
            <w:rStyle w:val="Hyperlink"/>
            <w:rFonts w:ascii="Ebrima" w:hAnsi="Ebrima" w:cs="Arial"/>
          </w:rPr>
          <w:t>Koellhoffer &amp; McCullough, 2012</w:t>
        </w:r>
      </w:hyperlink>
      <w:r w:rsidRPr="00C01DC7">
        <w:rPr>
          <w:rFonts w:cs="Arial"/>
        </w:rPr>
        <w:t xml:space="preserve">; </w:t>
      </w:r>
      <w:hyperlink w:anchor="manwanimccullough2012" w:history="1">
        <w:r w:rsidRPr="00C01DC7">
          <w:rPr>
            <w:rStyle w:val="Hyperlink"/>
            <w:rFonts w:ascii="Ebrima" w:hAnsi="Ebrima" w:cs="Arial"/>
          </w:rPr>
          <w:t>Manwani &amp; McCullough, 2012</w:t>
        </w:r>
      </w:hyperlink>
      <w:r w:rsidRPr="00C01DC7">
        <w:rPr>
          <w:rFonts w:cs="Arial"/>
        </w:rPr>
        <w:t xml:space="preserve">; </w:t>
      </w:r>
      <w:hyperlink w:anchor="sohrabji2016" w:history="1">
        <w:r w:rsidRPr="00C01DC7">
          <w:rPr>
            <w:rStyle w:val="Hyperlink"/>
            <w:rFonts w:ascii="Ebrima" w:hAnsi="Ebrima" w:cs="Arial"/>
          </w:rPr>
          <w:t>Sohrabji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hyperlink w:anchor="koellhoffermccullough2012" w:history="1">
        <w:r w:rsidR="005A0C89" w:rsidRPr="005A0C89">
          <w:rPr>
            <w:rStyle w:val="Hyperlink"/>
            <w:rFonts w:ascii="Ebrima" w:hAnsi="Ebrima" w:cs="Arial"/>
          </w:rPr>
          <w:t>Koellhoffer &amp; McCullough, 2012</w:t>
        </w:r>
      </w:hyperlink>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r w:rsidR="00546BD9" w:rsidRPr="005A0C89">
          <w:rPr>
            <w:rStyle w:val="Hyperlink"/>
            <w:rFonts w:ascii="Ebrima" w:hAnsi="Ebrima" w:cs="Arial"/>
          </w:rPr>
          <w:t>Manwani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31" w:name="_Toc116064598"/>
      <w:bookmarkStart w:id="32" w:name="_Toc117242368"/>
      <w:r w:rsidRPr="00250B3C">
        <w:rPr>
          <w:rFonts w:ascii="Avenir Next LT Pro Light" w:eastAsiaTheme="majorEastAsia" w:hAnsi="Avenir Next LT Pro Light" w:cstheme="majorBidi"/>
          <w:spacing w:val="4"/>
          <w:sz w:val="24"/>
          <w:szCs w:val="24"/>
        </w:rPr>
        <w:lastRenderedPageBreak/>
        <w:t>Visuospatial Neglect</w:t>
      </w:r>
      <w:bookmarkEnd w:id="31"/>
      <w:bookmarkEnd w:id="32"/>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Carrera &amp; Tononi, 2014</w:t>
        </w:r>
      </w:hyperlink>
      <w:r w:rsidRPr="00250B3C">
        <w:rPr>
          <w:rFonts w:cs="Arial"/>
          <w:lang w:val="en-US"/>
        </w:rPr>
        <w:t xml:space="preserve">; </w:t>
      </w:r>
      <w:hyperlink w:anchor="griffis2019" w:history="1">
        <w:r w:rsidRPr="007D5197">
          <w:rPr>
            <w:rStyle w:val="Hyperlink"/>
            <w:rFonts w:ascii="Ebrima" w:hAnsi="Ebrima" w:cs="Arial"/>
            <w:lang w:val="en-US"/>
          </w:rPr>
          <w:t>Griffis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Karnath &amp; Rorden,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r w:rsidRPr="00250B3C">
        <w:rPr>
          <w:rFonts w:cs="Arial"/>
          <w:lang w:val="en-US"/>
        </w:rPr>
        <w:t xml:space="preserve"> </w:t>
      </w:r>
      <w:r w:rsidRPr="00250B3C">
        <w:t>Neglect is often described as a supramodal disorder of spatial attention with a “heterogenous collection of symptoms” (</w:t>
      </w:r>
      <w:hyperlink w:anchor="corbetta2005" w:history="1">
        <w:r w:rsidRPr="007D5197">
          <w:rPr>
            <w:rStyle w:val="Hyperlink"/>
            <w:rFonts w:ascii="Ebrima" w:hAnsi="Ebrima"/>
          </w:rPr>
          <w:t>Corbetta et al., 2005</w:t>
        </w:r>
      </w:hyperlink>
      <w:r w:rsidRPr="00250B3C">
        <w:t xml:space="preserve">; </w:t>
      </w:r>
      <w:hyperlink w:anchor="karnathrorden2012" w:history="1">
        <w:r w:rsidRPr="007D5197">
          <w:rPr>
            <w:rStyle w:val="Hyperlink"/>
            <w:rFonts w:ascii="Ebrima" w:hAnsi="Ebrima"/>
          </w:rPr>
          <w:t>Karnath &amp; Rorden,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At the same time, patients have difficulties in orienting towards the contralesional side and will typically ignore information located there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r w:rsidRPr="00A65217">
          <w:rPr>
            <w:rStyle w:val="Hyperlink"/>
            <w:rFonts w:ascii="Ebrima" w:hAnsi="Ebrima"/>
          </w:rPr>
          <w:t>Corbetta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Karnath &amp; Rorden, 2012</w:t>
        </w:r>
      </w:hyperlink>
      <w:r w:rsidRPr="00250B3C">
        <w:t xml:space="preserve">). </w:t>
      </w:r>
      <w:r w:rsidR="00B10987" w:rsidRPr="00B10987">
        <w:t>Typically, these behavioural core symptoms of neglect manifest with reference to the patient’s egocentre, i.e., relative to their own body centre (</w:t>
      </w:r>
      <w:hyperlink w:anchor="corbetta2011" w:history="1">
        <w:r w:rsidR="00A65217" w:rsidRPr="00A65217">
          <w:rPr>
            <w:rStyle w:val="Hyperlink"/>
            <w:rFonts w:ascii="Ebrima" w:hAnsi="Ebrima"/>
          </w:rPr>
          <w:t>Corbetta &amp; Shulman, 2011</w:t>
        </w:r>
      </w:hyperlink>
      <w:r w:rsidR="00B10987" w:rsidRPr="00B10987">
        <w:t xml:space="preserve">; </w:t>
      </w:r>
      <w:hyperlink w:anchor="karnathrorden2012" w:history="1">
        <w:r w:rsidR="00A65217" w:rsidRPr="007D5197">
          <w:rPr>
            <w:rStyle w:val="Hyperlink"/>
            <w:rFonts w:ascii="Ebrima" w:hAnsi="Ebrima"/>
          </w:rPr>
          <w:t>Karnath &amp; Rorden, 2012</w:t>
        </w:r>
      </w:hyperlink>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Heilman &amp; Valenstein, 1979</w:t>
        </w:r>
      </w:hyperlink>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r w:rsidRPr="00A65217">
          <w:rPr>
            <w:rStyle w:val="Hyperlink"/>
            <w:rFonts w:ascii="Ebrima" w:hAnsi="Ebrima"/>
          </w:rPr>
          <w:t>Corbetta,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r w:rsidRPr="00A65217">
          <w:rPr>
            <w:rStyle w:val="Hyperlink"/>
            <w:rFonts w:ascii="Ebrima" w:hAnsi="Ebrima"/>
          </w:rPr>
          <w:t>Hammerbeck et al., 2019</w:t>
        </w:r>
      </w:hyperlink>
      <w:r w:rsidRPr="00250B3C">
        <w:t xml:space="preserve">). In a large-scale observational study comprising more than 80,000 stroke patients from the United Kingdom, </w:t>
      </w:r>
      <w:hyperlink w:anchor="hammerbeck2019" w:history="1">
        <w:r w:rsidRPr="00A65217">
          <w:rPr>
            <w:rStyle w:val="Hyperlink"/>
            <w:rFonts w:ascii="Ebrima" w:hAnsi="Ebrima"/>
          </w:rPr>
          <w:t>Hammerbeck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neglect,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hyperlink w:anchor="demeyeregillebert2019" w:history="1">
        <w:r w:rsidRPr="00A65217">
          <w:rPr>
            <w:rStyle w:val="Hyperlink"/>
            <w:rFonts w:ascii="Ebrima" w:hAnsi="Ebrima"/>
          </w:rPr>
          <w:t>Demeyere &amp; Gillebert, 2019</w:t>
        </w:r>
      </w:hyperlink>
      <w:r w:rsidRPr="00264207">
        <w:t>), making the prevalence rates of chronic neglect considerably lower t</w:t>
      </w:r>
      <w:r w:rsidR="002A6659">
        <w:t>han for acute neglect. E</w:t>
      </w:r>
      <w:r w:rsidRPr="00264207">
        <w:t>stimates for chronic neglect prevalence vary from 8-12% (</w:t>
      </w:r>
      <w:hyperlink w:anchor="jehkonen2000" w:history="1">
        <w:r w:rsidRPr="00A65217">
          <w:rPr>
            <w:rStyle w:val="Hyperlink"/>
            <w:rFonts w:ascii="Ebrima" w:hAnsi="Ebrima"/>
          </w:rPr>
          <w:t>Jehkonen et al., 2000</w:t>
        </w:r>
      </w:hyperlink>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to be a negative predictor for functional outcome in stroke recovery (</w:t>
      </w:r>
      <w:hyperlink w:anchor="jehkonen2000" w:history="1">
        <w:r w:rsidR="00A65217" w:rsidRPr="00A65217">
          <w:rPr>
            <w:rStyle w:val="Hyperlink"/>
            <w:rFonts w:ascii="Ebrima" w:hAnsi="Ebrima"/>
          </w:rPr>
          <w:t>Jehkonen et al., 2000</w:t>
        </w:r>
      </w:hyperlink>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Wee &amp; Hopman,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hyperlink w:anchor="beschin1997" w:history="1">
        <w:r w:rsidR="002C5F2E" w:rsidRPr="00A65217">
          <w:rPr>
            <w:rStyle w:val="Hyperlink"/>
            <w:rFonts w:ascii="Ebrima" w:hAnsi="Ebrima"/>
          </w:rPr>
          <w:t>Beschin et al., 1997</w:t>
        </w:r>
      </w:hyperlink>
      <w:r w:rsidR="002C5F2E" w:rsidRPr="00250B3C">
        <w:t xml:space="preserve">; </w:t>
      </w:r>
      <w:hyperlink w:anchor="bisiach1978" w:history="1">
        <w:r w:rsidRPr="00A65217">
          <w:rPr>
            <w:rStyle w:val="Hyperlink"/>
            <w:rFonts w:ascii="Ebrima" w:hAnsi="Ebrima"/>
          </w:rPr>
          <w:t>Bisiach &amp; Luzatti,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period of time, this requires top-down (e.g., verbal request) or bottom-up (e.g., visual cues) input, as </w:t>
      </w:r>
      <w:r w:rsidR="002A6659">
        <w:t>pa</w:t>
      </w:r>
      <w:r w:rsidRPr="00250B3C">
        <w:t>tients are</w:t>
      </w:r>
      <w:r w:rsidR="002A6659">
        <w:t xml:space="preserve"> often</w:t>
      </w:r>
      <w:r w:rsidRPr="00250B3C">
        <w:t xml:space="preserve"> not aware of </w:t>
      </w:r>
      <w:r w:rsidRPr="00250B3C">
        <w:lastRenderedPageBreak/>
        <w:t>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hyperlink w:anchor="vaessen2016" w:history="1">
        <w:r w:rsidRPr="00A65217">
          <w:rPr>
            <w:rStyle w:val="Hyperlink"/>
            <w:rFonts w:ascii="Ebrima" w:hAnsi="Ebrima"/>
          </w:rPr>
          <w:t>Vaessen et al., 2016</w:t>
        </w:r>
      </w:hyperlink>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r w:rsidRPr="008A7E9E">
          <w:rPr>
            <w:rStyle w:val="Hyperlink"/>
            <w:rFonts w:ascii="Ebrima" w:hAnsi="Ebrima"/>
          </w:rPr>
          <w:t>Corbetta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Karnath &amp; Rorden, 2012</w:t>
        </w:r>
      </w:hyperlink>
      <w:r w:rsidRPr="00250B3C">
        <w:t>). Other notable cortical regions that have been implicated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r w:rsidRPr="008A7E9E">
          <w:rPr>
            <w:rStyle w:val="Hyperlink"/>
            <w:rFonts w:ascii="Ebrima" w:hAnsi="Ebrima"/>
          </w:rPr>
          <w:t>Corbetta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Karnath &amp; Niemeier,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r w:rsidRPr="008A7E9E">
          <w:rPr>
            <w:rStyle w:val="Hyperlink"/>
            <w:rFonts w:ascii="Ebrima" w:hAnsi="Ebrima"/>
            <w:bCs/>
          </w:rPr>
          <w:t>Corbetta, 2014</w:t>
        </w:r>
      </w:hyperlink>
      <w:r w:rsidRPr="00250B3C">
        <w:rPr>
          <w:bCs/>
        </w:rPr>
        <w:t xml:space="preserve">; </w:t>
      </w:r>
      <w:hyperlink w:anchor="mesulam1981" w:history="1">
        <w:r w:rsidRPr="008A7E9E">
          <w:rPr>
            <w:rStyle w:val="Hyperlink"/>
            <w:rFonts w:ascii="Ebrima" w:hAnsi="Ebrima"/>
            <w:bCs/>
          </w:rPr>
          <w:t>Mesulam,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r w:rsidRPr="008A7E9E">
          <w:rPr>
            <w:rStyle w:val="Hyperlink"/>
            <w:rFonts w:ascii="Ebrima" w:hAnsi="Ebrima"/>
            <w:bCs/>
          </w:rPr>
          <w:t>Vaessen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r w:rsidRPr="008A7E9E">
          <w:rPr>
            <w:rStyle w:val="Hyperlink"/>
            <w:rFonts w:ascii="Ebrima" w:hAnsi="Ebrima"/>
            <w:bCs/>
          </w:rPr>
          <w:t>Gaffan &amp; Hornak, 1997</w:t>
        </w:r>
      </w:hyperlink>
      <w:r w:rsidRPr="00250B3C">
        <w:rPr>
          <w:bCs/>
        </w:rPr>
        <w:t xml:space="preserve">; </w:t>
      </w:r>
      <w:hyperlink w:anchor="reep2004" w:history="1">
        <w:r w:rsidRPr="008A7E9E">
          <w:rPr>
            <w:rStyle w:val="Hyperlink"/>
            <w:rFonts w:ascii="Ebrima" w:hAnsi="Ebrima"/>
            <w:bCs/>
          </w:rPr>
          <w:t>Reep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hyperlink w:anchor="chechlacz2010" w:history="1">
        <w:r w:rsidRPr="00A83674">
          <w:rPr>
            <w:rStyle w:val="Hyperlink"/>
            <w:rFonts w:ascii="Ebrima" w:hAnsi="Ebrima"/>
          </w:rPr>
          <w:t>Chechlacz et al., 2010</w:t>
        </w:r>
      </w:hyperlink>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r w:rsidRPr="00A83674">
          <w:rPr>
            <w:rStyle w:val="Hyperlink"/>
            <w:rFonts w:ascii="Ebrima" w:hAnsi="Ebrima"/>
          </w:rPr>
          <w:t>Urbanski et al., 2010</w:t>
        </w:r>
      </w:hyperlink>
      <w:r w:rsidRPr="00250B3C">
        <w:rPr>
          <w:bCs/>
        </w:rPr>
        <w:t>). It also has been shown that neglect severity is greater when lesions reach deep into the WM, compared to cortical lesions of a similar size (</w:t>
      </w:r>
      <w:hyperlink w:anchor="corbetta2014" w:history="1">
        <w:r w:rsidRPr="00A83674">
          <w:rPr>
            <w:rStyle w:val="Hyperlink"/>
            <w:rFonts w:ascii="Ebrima" w:hAnsi="Ebrima"/>
            <w:bCs/>
          </w:rPr>
          <w:t>Corbetta, 2014</w:t>
        </w:r>
      </w:hyperlink>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w:t>
      </w:r>
      <w:r w:rsidRPr="00250B3C">
        <w:rPr>
          <w:bCs/>
        </w:rPr>
        <w:lastRenderedPageBreak/>
        <w:t xml:space="preserve">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r w:rsidRPr="00A83674">
          <w:rPr>
            <w:rStyle w:val="Hyperlink"/>
            <w:rFonts w:ascii="Ebrima" w:hAnsi="Ebrima"/>
            <w:bCs/>
            <w:lang w:val="en-US"/>
          </w:rPr>
          <w:t>Thiebaut de Schotten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r w:rsidRPr="00A83674">
          <w:rPr>
            <w:rStyle w:val="Hyperlink"/>
            <w:rFonts w:ascii="Ebrima" w:hAnsi="Ebrima"/>
            <w:bCs/>
            <w:lang w:val="en-US"/>
          </w:rPr>
          <w:t>Vaessen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r w:rsidRPr="00A83674">
          <w:rPr>
            <w:rStyle w:val="Hyperlink"/>
            <w:rFonts w:ascii="Ebrima" w:hAnsi="Ebrima"/>
            <w:bCs/>
          </w:rPr>
          <w:t>Corbetta’s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Karnath &amp; Niemeier’s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r w:rsidRPr="00A83674">
          <w:rPr>
            <w:rStyle w:val="Hyperlink"/>
            <w:rFonts w:ascii="Ebrima" w:hAnsi="Ebrima"/>
            <w:bCs/>
            <w:lang w:val="en-US"/>
          </w:rPr>
          <w:t>Bozzali et al., 2012</w:t>
        </w:r>
      </w:hyperlink>
      <w:r w:rsidRPr="00250B3C">
        <w:rPr>
          <w:bCs/>
          <w:lang w:val="en-US"/>
        </w:rPr>
        <w:t>).</w:t>
      </w:r>
      <w:r>
        <w:rPr>
          <w:bCs/>
          <w:lang w:val="en-US"/>
        </w:rPr>
        <w:t xml:space="preserve"> </w:t>
      </w:r>
    </w:p>
    <w:p w14:paraId="22061EAA" w14:textId="611FF93D" w:rsidR="00546BD9" w:rsidRPr="00250B3C" w:rsidRDefault="002E61BF" w:rsidP="00546BD9">
      <w:pPr>
        <w:spacing w:after="120" w:line="276" w:lineRule="auto"/>
        <w:rPr>
          <w:bCs/>
        </w:rPr>
      </w:pPr>
      <w:hyperlink w:anchor="griffis2019" w:history="1">
        <w:r w:rsidR="00546BD9" w:rsidRPr="00A83674">
          <w:rPr>
            <w:rStyle w:val="Hyperlink"/>
            <w:rFonts w:ascii="Ebrima" w:hAnsi="Ebrima"/>
            <w:bCs/>
          </w:rPr>
          <w:t>Griffis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be primarily linked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Carrera &amp; Tononi,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Catani &amp; Ffytche, 2005</w:t>
        </w:r>
      </w:hyperlink>
      <w:r w:rsidRPr="00250B3C">
        <w:t xml:space="preserve">; </w:t>
      </w:r>
      <w:hyperlink w:anchor="duffau2005" w:history="1">
        <w:r w:rsidRPr="00A83674">
          <w:rPr>
            <w:rStyle w:val="Hyperlink"/>
            <w:rFonts w:ascii="Ebrima" w:hAnsi="Ebrima"/>
          </w:rPr>
          <w:t>Duffau, 2005</w:t>
        </w:r>
      </w:hyperlink>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33" w:name="_Toc116064599"/>
      <w:bookmarkStart w:id="34" w:name="_Toc117242369"/>
      <w:r w:rsidRPr="00250B3C">
        <w:rPr>
          <w:rFonts w:ascii="Avenir Next LT Pro Light" w:eastAsiaTheme="majorEastAsia" w:hAnsi="Avenir Next LT Pro Light" w:cstheme="majorBidi"/>
          <w:spacing w:val="4"/>
          <w:sz w:val="24"/>
          <w:szCs w:val="24"/>
        </w:rPr>
        <w:lastRenderedPageBreak/>
        <w:t>Motivation</w:t>
      </w:r>
      <w:bookmarkEnd w:id="33"/>
      <w:bookmarkEnd w:id="34"/>
    </w:p>
    <w:bookmarkEnd w:id="25"/>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r w:rsidR="007A3B42" w:rsidRPr="00A303AB">
          <w:rPr>
            <w:rStyle w:val="Hyperlink"/>
            <w:rFonts w:ascii="Ebrima" w:hAnsi="Ebrima"/>
          </w:rPr>
          <w:t>Bonkhoff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hyperlink w:anchor="hammerbeck2019" w:history="1">
        <w:r w:rsidR="007A3B42" w:rsidRPr="00FF4A57">
          <w:rPr>
            <w:rStyle w:val="Hyperlink"/>
            <w:rFonts w:ascii="Ebrima" w:hAnsi="Ebrima"/>
          </w:rPr>
          <w:t>Hammerbeck et al., 2019</w:t>
        </w:r>
      </w:hyperlink>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hyperlink w:anchor="kleinman2008" w:history="1">
        <w:r w:rsidR="00D741F6" w:rsidRPr="00D741F6">
          <w:rPr>
            <w:rStyle w:val="Hyperlink"/>
            <w:rFonts w:ascii="Ebrima" w:hAnsi="Ebrima"/>
          </w:rPr>
          <w:t>Kleinman et al., 2008</w:t>
        </w:r>
      </w:hyperlink>
      <w:r w:rsidR="00D741F6">
        <w:t xml:space="preserve">; </w:t>
      </w:r>
      <w:hyperlink w:anchor="varnavahalligan2007" w:history="1">
        <w:r w:rsidR="007A3B42" w:rsidRPr="00FF4A57">
          <w:rPr>
            <w:rStyle w:val="Hyperlink"/>
            <w:rFonts w:ascii="Ebrima" w:hAnsi="Ebrima"/>
          </w:rPr>
          <w:t>Varnava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connectomic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hyperlink w:anchor="ingalhalikar2013" w:history="1">
        <w:r w:rsidR="00584C94" w:rsidRPr="00FF4A57">
          <w:rPr>
            <w:rStyle w:val="Hyperlink"/>
            <w:rFonts w:ascii="Ebrima" w:hAnsi="Ebrima"/>
          </w:rPr>
          <w:t>Ingalhalikar et al., 2013</w:t>
        </w:r>
      </w:hyperlink>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r w:rsidR="00584C94" w:rsidRPr="00FF4A57">
          <w:rPr>
            <w:rStyle w:val="Hyperlink"/>
            <w:rFonts w:ascii="Ebrima" w:hAnsi="Ebrima"/>
          </w:rPr>
          <w:t>Doricchi et al., 2008</w:t>
        </w:r>
      </w:hyperlink>
      <w:r w:rsidR="00584C94" w:rsidRPr="006D06CE">
        <w:rPr>
          <w:color w:val="7F7F7F" w:themeColor="text1" w:themeTint="80"/>
        </w:rPr>
        <w:t xml:space="preserve">; </w:t>
      </w:r>
      <w:hyperlink w:anchor="thiebautdeschotten2014" w:history="1">
        <w:r w:rsidR="00584C94" w:rsidRPr="00FF4A57">
          <w:rPr>
            <w:rStyle w:val="Hyperlink"/>
            <w:rFonts w:ascii="Ebrima" w:hAnsi="Ebrima"/>
          </w:rPr>
          <w:t>Thiebaut de Schotten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44A42DC6" w:rsidR="00461522" w:rsidRDefault="00461522" w:rsidP="007D4E0A">
      <w:pPr>
        <w:pStyle w:val="Listenabsatz"/>
        <w:numPr>
          <w:ilvl w:val="0"/>
          <w:numId w:val="20"/>
        </w:numPr>
        <w:spacing w:after="120" w:line="276" w:lineRule="auto"/>
      </w:pPr>
      <w:r>
        <w:t>If there are any sex differences in lesion or disconnection localisation, are any of them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r w:rsidRPr="00FF4A57">
          <w:rPr>
            <w:rStyle w:val="Hyperlink"/>
            <w:rFonts w:ascii="Ebrima" w:hAnsi="Ebrima"/>
          </w:rPr>
          <w:t>Bonkhoff et al., 2021</w:t>
        </w:r>
      </w:hyperlink>
      <w:r>
        <w:t xml:space="preserve">; </w:t>
      </w:r>
      <w:hyperlink w:anchor="hammerbeck2019" w:history="1">
        <w:r w:rsidRPr="00FF4A57">
          <w:rPr>
            <w:rStyle w:val="Hyperlink"/>
            <w:rFonts w:ascii="Ebrima" w:hAnsi="Ebrima"/>
          </w:rPr>
          <w:t>Hammerbeck et al., 2019</w:t>
        </w:r>
      </w:hyperlink>
      <w:r>
        <w:t xml:space="preserve">). Secondly, we </w:t>
      </w:r>
      <w:r w:rsidR="00353508">
        <w:t>evaluate</w:t>
      </w:r>
      <w:r w:rsidR="001C7866">
        <w:t>d</w:t>
      </w:r>
      <w:r>
        <w:t xml:space="preserve"> if </w:t>
      </w:r>
      <w:r w:rsidRPr="008D43CB">
        <w:t xml:space="preserve">there are differences in lesion localisation that can be attributed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hyperlink w:anchor="griffis2019" w:history="1">
        <w:r w:rsidR="00353508" w:rsidRPr="00EC0932">
          <w:rPr>
            <w:rStyle w:val="Hyperlink"/>
            <w:rFonts w:ascii="Ebrima" w:hAnsi="Ebrima"/>
          </w:rPr>
          <w:t>Griffis et al., 2019</w:t>
        </w:r>
      </w:hyperlink>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7CAC525E" w:rsidR="007D78C5" w:rsidRPr="007D4E0A" w:rsidRDefault="002E16B8" w:rsidP="00BA4576">
      <w:pPr>
        <w:spacing w:after="120" w:line="276" w:lineRule="auto"/>
      </w:pPr>
      <w:r>
        <w:lastRenderedPageBreak/>
        <w:t xml:space="preserve">We examined if there are any </w:t>
      </w:r>
      <w:r w:rsidR="001C7866">
        <w:t xml:space="preserve">differences in the whole-brain </w:t>
      </w:r>
      <w:ins w:id="35" w:author="Lisa" w:date="2022-10-21T13:44:00Z">
        <w:r w:rsidR="008C3A3A">
          <w:t xml:space="preserve">(voxel-wise) </w:t>
        </w:r>
      </w:ins>
      <w:r w:rsidR="001C7866">
        <w:t xml:space="preserve">disconnectivity </w:t>
      </w:r>
      <w:del w:id="36" w:author="Lisa" w:date="2022-10-21T13:44:00Z">
        <w:r w:rsidR="00BA4576" w:rsidDel="008C3A3A">
          <w:delText xml:space="preserve">(voxel-wise) </w:delText>
        </w:r>
      </w:del>
      <w:r w:rsidR="001C7866">
        <w:t xml:space="preserve">or region-to-region </w:t>
      </w:r>
      <w:r w:rsidR="00BA4576">
        <w:t xml:space="preserve">(parcel-wise)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37"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38" w:name="_Toc117242370"/>
      <w:r w:rsidRPr="00EA784A">
        <w:rPr>
          <w:b w:val="0"/>
          <w:bCs w:val="0"/>
        </w:rPr>
        <w:lastRenderedPageBreak/>
        <w:t>Material &amp; Methods</w:t>
      </w:r>
      <w:bookmarkEnd w:id="37"/>
      <w:bookmarkEnd w:id="38"/>
    </w:p>
    <w:p w14:paraId="1C5C558C" w14:textId="7E725EDD" w:rsidR="00A40F89" w:rsidRDefault="000E5F13" w:rsidP="00752119">
      <w:pPr>
        <w:pStyle w:val="berschrift3"/>
        <w:numPr>
          <w:ilvl w:val="1"/>
          <w:numId w:val="3"/>
        </w:numPr>
        <w:spacing w:before="0" w:after="120"/>
      </w:pPr>
      <w:bookmarkStart w:id="39" w:name="_Toc116064601"/>
      <w:bookmarkStart w:id="40" w:name="_Toc117242371"/>
      <w:r w:rsidRPr="00EA784A">
        <w:t>Patient Sample</w:t>
      </w:r>
      <w:bookmarkEnd w:id="39"/>
      <w:bookmarkEnd w:id="40"/>
    </w:p>
    <w:p w14:paraId="4FE913FE" w14:textId="7C98C861" w:rsidR="008A06EC" w:rsidRDefault="00A40F89" w:rsidP="00450304">
      <w:pPr>
        <w:spacing w:line="276" w:lineRule="auto"/>
        <w:rPr>
          <w:lang w:val="en-US"/>
        </w:rPr>
      </w:pPr>
      <w:bookmarkStart w:id="41" w:name="_Hlk104548954"/>
      <w:r>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42"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52B5DB01"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hyperlink w:anchor="rordenkarnath2010" w:history="1">
        <w:r w:rsidR="00196F92" w:rsidRPr="00EC0932">
          <w:rPr>
            <w:rStyle w:val="Hyperlink"/>
            <w:rFonts w:ascii="Ebrima" w:hAnsi="Ebrima"/>
            <w:sz w:val="18"/>
            <w:szCs w:val="18"/>
            <w:lang w:val="en-US"/>
          </w:rPr>
          <w:t>Rorden &amp; Karnath, 2010</w:t>
        </w:r>
      </w:hyperlink>
      <w:r w:rsidR="00196F92">
        <w:rPr>
          <w:sz w:val="18"/>
          <w:szCs w:val="18"/>
          <w:lang w:val="en-US"/>
        </w:rPr>
        <w:t>)</w:t>
      </w:r>
    </w:p>
    <w:bookmarkEnd w:id="41"/>
    <w:bookmarkEnd w:id="42"/>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43" w:name="_Behavioural_Data"/>
      <w:bookmarkStart w:id="44" w:name="_Toc116064602"/>
      <w:bookmarkStart w:id="45" w:name="_Toc117242372"/>
      <w:bookmarkEnd w:id="43"/>
      <w:r w:rsidRPr="00AC673A">
        <w:t>Behavioural Data</w:t>
      </w:r>
      <w:bookmarkEnd w:id="44"/>
      <w:bookmarkEnd w:id="45"/>
    </w:p>
    <w:p w14:paraId="42B87965" w14:textId="60DCB8F8" w:rsidR="008A06EC" w:rsidRPr="00376FFF" w:rsidRDefault="008D62DA" w:rsidP="00450304">
      <w:pPr>
        <w:spacing w:line="276" w:lineRule="auto"/>
      </w:pPr>
      <w:bookmarkStart w:id="46"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Weintraub &amp; Mesulam,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Karnath &amp; Niemeier, 2002</w:t>
        </w:r>
      </w:hyperlink>
      <w:r w:rsidR="0089785B" w:rsidRPr="00E26B47">
        <w:t xml:space="preserve">; </w:t>
      </w:r>
      <w:r w:rsidR="0089785B">
        <w:t xml:space="preserve">see </w:t>
      </w:r>
      <w:hyperlink w:anchor="rordenkarnath2010" w:history="1">
        <w:r w:rsidR="0089785B" w:rsidRPr="00EC0932">
          <w:rPr>
            <w:rStyle w:val="Hyperlink"/>
            <w:rFonts w:ascii="Ebrima" w:hAnsi="Ebrima"/>
          </w:rPr>
          <w:t>Rorden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r w:rsidR="00784EDD" w:rsidRPr="00EC0932">
          <w:rPr>
            <w:rStyle w:val="Hyperlink"/>
            <w:rFonts w:ascii="Ebrima" w:hAnsi="Ebrima"/>
            <w:lang w:val="en-US"/>
          </w:rPr>
          <w:t>Rorden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p>
    <w:p w14:paraId="78CE82F5" w14:textId="0267DB92" w:rsidR="008A06EC" w:rsidRDefault="00D2171B" w:rsidP="00450304">
      <w:pPr>
        <w:spacing w:line="276" w:lineRule="auto"/>
      </w:pPr>
      <w:r>
        <w:lastRenderedPageBreak/>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6FFD1FA1" w:rsidR="005F26FC" w:rsidRDefault="00C749DD" w:rsidP="00450304">
      <w:pPr>
        <w:spacing w:line="276" w:lineRule="auto"/>
      </w:pPr>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47" w:name="_Toc116064603"/>
      <w:bookmarkStart w:id="48" w:name="_Toc117242373"/>
      <w:r>
        <w:t>Neuroimaging Data</w:t>
      </w:r>
      <w:bookmarkEnd w:id="47"/>
      <w:bookmarkEnd w:id="48"/>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49" w:name="_Hlk104548924"/>
      <w:bookmarkEnd w:id="46"/>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de Haan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5E95EF50"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lastRenderedPageBreak/>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hyperlink w:anchor="clas2012" w:history="1">
        <w:r w:rsidR="00907C33" w:rsidRPr="00EC0932">
          <w:rPr>
            <w:rStyle w:val="Hyperlink"/>
            <w:rFonts w:ascii="Ebrima" w:hAnsi="Ebrima"/>
          </w:rPr>
          <w:t>Clas et al., 2012</w:t>
        </w:r>
      </w:hyperlink>
      <w:r w:rsidR="00907C33">
        <w:t xml:space="preserve">; </w:t>
      </w:r>
      <w:hyperlink w:anchor="dehaan2015" w:history="1">
        <w:r w:rsidR="003B65EB" w:rsidRPr="00EC0932">
          <w:rPr>
            <w:rStyle w:val="Hyperlink"/>
            <w:rFonts w:ascii="Ebrima" w:hAnsi="Ebrima"/>
          </w:rPr>
          <w:t>de Haan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r w:rsidR="00907C33" w:rsidRPr="00EC0932">
          <w:rPr>
            <w:rStyle w:val="Hyperlink"/>
            <w:rFonts w:ascii="Ebrima" w:hAnsi="Ebrima"/>
          </w:rPr>
          <w:t>Clas et al. (2012)</w:t>
        </w:r>
      </w:hyperlink>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hyperlink w:anchor="rordenbrett2000" w:history="1">
        <w:r w:rsidR="00EA6BA6" w:rsidRPr="00EC0932">
          <w:rPr>
            <w:rStyle w:val="Hyperlink"/>
            <w:rFonts w:ascii="Ebrima" w:hAnsi="Ebrima"/>
          </w:rPr>
          <w:t>Rorden &amp; Brett, 2000</w:t>
        </w:r>
      </w:hyperlink>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hyperlink w:anchor="rorden2012" w:history="1">
        <w:r w:rsidR="004331E1" w:rsidRPr="00EC0932">
          <w:rPr>
            <w:rStyle w:val="Hyperlink"/>
            <w:rFonts w:ascii="Ebrima" w:hAnsi="Ebrima"/>
          </w:rPr>
          <w:t>Rorden et al., 2012</w:t>
        </w:r>
      </w:hyperlink>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752119">
      <w:pPr>
        <w:pStyle w:val="berschrift2"/>
        <w:numPr>
          <w:ilvl w:val="0"/>
          <w:numId w:val="3"/>
        </w:numPr>
        <w:spacing w:before="0" w:after="120"/>
        <w:rPr>
          <w:b w:val="0"/>
        </w:rPr>
      </w:pPr>
      <w:bookmarkStart w:id="50" w:name="_Data_Analysis"/>
      <w:bookmarkStart w:id="51" w:name="_Toc116064604"/>
      <w:bookmarkStart w:id="52" w:name="_Toc117242374"/>
      <w:bookmarkEnd w:id="49"/>
      <w:bookmarkEnd w:id="50"/>
      <w:r w:rsidRPr="0013785F">
        <w:rPr>
          <w:b w:val="0"/>
        </w:rPr>
        <w:lastRenderedPageBreak/>
        <w:t>Data Analysis</w:t>
      </w:r>
      <w:bookmarkEnd w:id="51"/>
      <w:bookmarkEnd w:id="52"/>
    </w:p>
    <w:p w14:paraId="039DDD30" w14:textId="505A86CC" w:rsidR="006A5AAF" w:rsidRDefault="00D2266E" w:rsidP="00752119">
      <w:pPr>
        <w:pStyle w:val="berschrift3"/>
        <w:numPr>
          <w:ilvl w:val="1"/>
          <w:numId w:val="3"/>
        </w:numPr>
        <w:spacing w:before="0" w:after="120"/>
      </w:pPr>
      <w:bookmarkStart w:id="53" w:name="_Lesion_Analysis"/>
      <w:bookmarkStart w:id="54" w:name="_Voxel-based_Lesion-Behaviour_Mappin"/>
      <w:bookmarkStart w:id="55" w:name="_Toc116064605"/>
      <w:bookmarkStart w:id="56" w:name="_Toc117242375"/>
      <w:bookmarkStart w:id="57" w:name="_Hlk107484099"/>
      <w:bookmarkEnd w:id="53"/>
      <w:bookmarkEnd w:id="54"/>
      <w:r>
        <w:t>Voxel-based Lesion-Behaviour Mapping</w:t>
      </w:r>
      <w:bookmarkEnd w:id="55"/>
      <w:bookmarkEnd w:id="56"/>
    </w:p>
    <w:p w14:paraId="31E19CD8" w14:textId="6E296426"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de Haan &amp; Karnath, 2018</w:t>
        </w:r>
      </w:hyperlink>
      <w:r w:rsidR="000D19C6">
        <w:t xml:space="preserve">). </w:t>
      </w:r>
      <w:r w:rsidR="00E11B80">
        <w:t xml:space="preserve">The resulting topographies were interpreted by referencing the </w:t>
      </w:r>
      <w:r w:rsidR="00E11B80" w:rsidRPr="00A4617B">
        <w:t>Brainnetome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698987DA"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hyperlink r:id="rId11"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ran the analysis using </w:t>
      </w:r>
      <w:r w:rsidR="00BA4576">
        <w:t xml:space="preserve">the </w:t>
      </w:r>
      <w:r w:rsidR="00126F2E">
        <w:t xml:space="preserve">binary voxel status (i.e., 0 = undamaged, 1 = damaged) as independent variable and </w:t>
      </w:r>
      <w:commentRangeStart w:id="58"/>
      <w:r w:rsidR="00126F2E">
        <w:t xml:space="preserve">sex </w:t>
      </w:r>
      <w:commentRangeEnd w:id="58"/>
      <w:r w:rsidR="00572270">
        <w:rPr>
          <w:rStyle w:val="Kommentarzeichen"/>
        </w:rPr>
        <w:commentReference w:id="58"/>
      </w:r>
      <w:r w:rsidR="00126F2E">
        <w:t>as dependent variable</w:t>
      </w:r>
      <w:r w:rsidR="00BA4576">
        <w:t xml:space="preserve">. </w:t>
      </w:r>
      <w:commentRangeStart w:id="59"/>
      <w:commentRangeStart w:id="60"/>
      <w:r w:rsidR="00BA4576">
        <w:t>This was done</w:t>
      </w:r>
      <w:r w:rsidR="00B60EA3">
        <w:t xml:space="preserve"> to dissociate whether the lesion patterns between men and women differed</w:t>
      </w:r>
      <w:commentRangeEnd w:id="59"/>
      <w:r w:rsidR="00572270">
        <w:rPr>
          <w:rStyle w:val="Kommentarzeichen"/>
        </w:rPr>
        <w:commentReference w:id="59"/>
      </w:r>
      <w:commentRangeEnd w:id="60"/>
      <w:r w:rsidR="002B52B4">
        <w:rPr>
          <w:rStyle w:val="Kommentarzeichen"/>
        </w:rPr>
        <w:commentReference w:id="60"/>
      </w:r>
      <w:r w:rsidR="00B60EA3">
        <w:t xml:space="preserve">. </w:t>
      </w:r>
      <w:r w:rsidR="00BA4576">
        <w:t>Then, we used 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We performed all tests at a one-sided significance level of p&lt;0.05 and corrected for family-wise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233DAFC9" w:rsidR="00CA0BD8" w:rsidRDefault="00B9706B" w:rsidP="00752119">
      <w:pPr>
        <w:pStyle w:val="berschrift3"/>
        <w:numPr>
          <w:ilvl w:val="1"/>
          <w:numId w:val="3"/>
        </w:numPr>
        <w:spacing w:before="0" w:after="120"/>
        <w:rPr>
          <w:lang w:val="de-DE"/>
        </w:rPr>
      </w:pPr>
      <w:bookmarkStart w:id="61" w:name="_Whole-brain_Disconnectivity_Mapping"/>
      <w:bookmarkStart w:id="62" w:name="_Whole-Brain_Disconnectivity"/>
      <w:bookmarkStart w:id="63" w:name="_Toc116064606"/>
      <w:bookmarkStart w:id="64" w:name="_Toc117242376"/>
      <w:bookmarkEnd w:id="57"/>
      <w:bookmarkEnd w:id="61"/>
      <w:bookmarkEnd w:id="62"/>
      <w:r>
        <w:rPr>
          <w:lang w:val="de-DE"/>
        </w:rPr>
        <w:t>Whole-</w:t>
      </w:r>
      <w:r w:rsidR="006B7D75">
        <w:rPr>
          <w:lang w:val="de-DE"/>
        </w:rPr>
        <w:t>B</w:t>
      </w:r>
      <w:r>
        <w:rPr>
          <w:lang w:val="de-DE"/>
        </w:rPr>
        <w:t>rain Disconnectivity</w:t>
      </w:r>
      <w:bookmarkEnd w:id="63"/>
      <w:bookmarkEnd w:id="64"/>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r w:rsidR="00C3717E" w:rsidRPr="00EC0932">
          <w:rPr>
            <w:rStyle w:val="Hyperlink"/>
            <w:rFonts w:ascii="Ebrima" w:hAnsi="Ebrima"/>
          </w:rPr>
          <w:t>Griffis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227430AC"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w:t>
      </w:r>
      <w:r w:rsidR="00425789" w:rsidRPr="002958CD">
        <w:lastRenderedPageBreak/>
        <w:t>dependent variable, and o</w:t>
      </w:r>
      <w:r w:rsidR="00B723A8">
        <w:t>nce using the behavioural score</w:t>
      </w:r>
      <w:r w:rsidR="00425789" w:rsidRPr="002958CD">
        <w:t xml:space="preserve"> as dependent variable in order to </w:t>
      </w:r>
      <w:r w:rsidR="002958CD" w:rsidRPr="002958CD">
        <w:t xml:space="preserve">determine whether the </w:t>
      </w:r>
      <w:commentRangeStart w:id="65"/>
      <w:r w:rsidR="002958CD" w:rsidRPr="002958CD">
        <w:t>lesion</w:t>
      </w:r>
      <w:commentRangeEnd w:id="65"/>
      <w:r w:rsidR="007C36DF">
        <w:rPr>
          <w:rStyle w:val="Kommentarzeichen"/>
        </w:rPr>
        <w:commentReference w:id="65"/>
      </w:r>
      <w:r w:rsidR="002958CD" w:rsidRPr="002958CD">
        <w:t xml:space="preserve"> patterns 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5EBB62CC" w:rsidR="005436F9" w:rsidRDefault="00761D5C" w:rsidP="00C31734">
      <w:pPr>
        <w:pStyle w:val="berschrift3"/>
        <w:numPr>
          <w:ilvl w:val="1"/>
          <w:numId w:val="3"/>
        </w:numPr>
        <w:spacing w:before="0" w:after="120"/>
        <w:rPr>
          <w:lang w:val="de-DE"/>
        </w:rPr>
      </w:pPr>
      <w:bookmarkStart w:id="66" w:name="_Region-to-Region_Disconnectivity"/>
      <w:bookmarkStart w:id="67" w:name="_Toc116064607"/>
      <w:bookmarkStart w:id="68" w:name="_Toc117242377"/>
      <w:bookmarkStart w:id="69" w:name="_Hlk107484211"/>
      <w:bookmarkEnd w:id="66"/>
      <w:r>
        <w:rPr>
          <w:lang w:val="de-DE"/>
        </w:rPr>
        <w:t>Region-to-</w:t>
      </w:r>
      <w:r w:rsidR="005436F9">
        <w:rPr>
          <w:lang w:val="de-DE"/>
        </w:rPr>
        <w:t>R</w:t>
      </w:r>
      <w:r w:rsidR="00346AE4">
        <w:rPr>
          <w:lang w:val="de-DE"/>
        </w:rPr>
        <w:t>egion D</w:t>
      </w:r>
      <w:r>
        <w:rPr>
          <w:lang w:val="de-DE"/>
        </w:rPr>
        <w:t>isconnectivity</w:t>
      </w:r>
      <w:bookmarkEnd w:id="67"/>
      <w:bookmarkEnd w:id="68"/>
    </w:p>
    <w:p w14:paraId="6770036A" w14:textId="6F678197" w:rsidR="00836643" w:rsidRDefault="008C1F40" w:rsidP="00450304">
      <w:pPr>
        <w:spacing w:line="276" w:lineRule="auto"/>
      </w:pPr>
      <w:r>
        <w:t>To identify which GM</w:t>
      </w:r>
      <w:r w:rsidR="00836643">
        <w:t xml:space="preserve">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hyperlink w:anchor="griffis2021" w:history="1">
        <w:r w:rsidR="00A4617B" w:rsidRPr="00EC0932">
          <w:rPr>
            <w:rStyle w:val="Hyperlink"/>
            <w:rFonts w:ascii="Ebrima" w:hAnsi="Ebrima"/>
          </w:rPr>
          <w:t>Griffis et al., 2021</w:t>
        </w:r>
      </w:hyperlink>
      <w:r w:rsidR="00A4617B">
        <w:t>) to create parcel-wise disconnectivity matrices for every patient. This was done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Brainnetome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r w:rsidR="002F1288" w:rsidRPr="00EC0932">
          <w:rPr>
            <w:rStyle w:val="Hyperlink"/>
            <w:rFonts w:ascii="Ebrima" w:hAnsi="Ebrima"/>
          </w:rPr>
          <w:t>Griffis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hyperlink w:anchor="smaczny2021" w:history="1">
        <w:r w:rsidR="00184675" w:rsidRPr="00B92904">
          <w:rPr>
            <w:rStyle w:val="Hyperlink"/>
            <w:rFonts w:ascii="Ebrima" w:hAnsi="Ebrima"/>
          </w:rPr>
          <w:t>Smaczny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was </w:t>
      </w:r>
      <w:r w:rsidR="00184675" w:rsidRPr="005C54EA">
        <w:t xml:space="preserve">repeated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Default="00C27FE1" w:rsidP="00C31734">
      <w:pPr>
        <w:spacing w:line="276" w:lineRule="auto"/>
      </w:pPr>
    </w:p>
    <w:p w14:paraId="40225819" w14:textId="351E29D1" w:rsidR="002C3DC4" w:rsidRDefault="002F4688" w:rsidP="00C31734">
      <w:pPr>
        <w:pStyle w:val="berschrift3"/>
        <w:numPr>
          <w:ilvl w:val="1"/>
          <w:numId w:val="3"/>
        </w:numPr>
        <w:spacing w:before="0" w:after="120"/>
      </w:pPr>
      <w:bookmarkStart w:id="70" w:name="_Toc116064609"/>
      <w:bookmarkStart w:id="71" w:name="_Toc117242378"/>
      <w:r>
        <w:t xml:space="preserve">Prediction of Patient </w:t>
      </w:r>
      <w:r w:rsidR="004B4C63">
        <w:t>Status</w:t>
      </w:r>
      <w:bookmarkEnd w:id="70"/>
      <w:bookmarkEnd w:id="71"/>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r w:rsidR="00960CA1" w:rsidRPr="00B92904">
          <w:rPr>
            <w:rStyle w:val="Hyperlink"/>
            <w:rFonts w:ascii="Ebrima" w:hAnsi="Ebrima"/>
          </w:rPr>
          <w:t>Schölkopf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r w:rsidR="006A0EFC">
        <w:t>libsvm</w:t>
      </w:r>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lastRenderedPageBreak/>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hyperlink w:anchor="kasties2021" w:history="1">
        <w:r w:rsidR="00FD2721" w:rsidRPr="00B92904">
          <w:rPr>
            <w:rStyle w:val="Hyperlink"/>
            <w:rFonts w:ascii="Ebrima" w:hAnsi="Ebrima"/>
          </w:rPr>
          <w:t>Kasties et al., 2021</w:t>
        </w:r>
      </w:hyperlink>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524D6D94" w:rsidR="00DB6C2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To improve generalisation of the model, we used a nested cross-validation (CV) approach</w:t>
      </w:r>
      <w:r w:rsidR="006659FE">
        <w:t xml:space="preserve"> as described and implemented by </w:t>
      </w:r>
      <w:hyperlink w:anchor="röhrig2022" w:history="1">
        <w:r w:rsidR="006659FE" w:rsidRPr="00B92904">
          <w:rPr>
            <w:rStyle w:val="Hyperlink"/>
            <w:rFonts w:ascii="Ebrima" w:hAnsi="Ebrima"/>
          </w:rPr>
          <w:t>Röhrig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69"/>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C31734">
      <w:pPr>
        <w:pStyle w:val="berschrift2"/>
        <w:numPr>
          <w:ilvl w:val="0"/>
          <w:numId w:val="3"/>
        </w:numPr>
        <w:spacing w:before="0" w:after="120"/>
        <w:rPr>
          <w:b w:val="0"/>
          <w:bCs w:val="0"/>
        </w:rPr>
      </w:pPr>
      <w:bookmarkStart w:id="72" w:name="_Toc116064610"/>
      <w:bookmarkStart w:id="73" w:name="_Toc117242379"/>
      <w:r w:rsidRPr="00EA784A">
        <w:rPr>
          <w:b w:val="0"/>
          <w:bCs w:val="0"/>
        </w:rPr>
        <w:lastRenderedPageBreak/>
        <w:t>Results</w:t>
      </w:r>
      <w:bookmarkEnd w:id="72"/>
      <w:bookmarkEnd w:id="73"/>
    </w:p>
    <w:p w14:paraId="7AB70D20" w14:textId="37FE2F39" w:rsidR="002571FF" w:rsidRPr="00DC0715" w:rsidRDefault="00C16B0E" w:rsidP="00C31734">
      <w:pPr>
        <w:pStyle w:val="berschrift3"/>
        <w:numPr>
          <w:ilvl w:val="1"/>
          <w:numId w:val="3"/>
        </w:numPr>
        <w:spacing w:before="0" w:after="120"/>
        <w:rPr>
          <w:color w:val="FF9933"/>
          <w:lang w:val="en-US"/>
        </w:rPr>
      </w:pPr>
      <w:bookmarkStart w:id="74" w:name="_Toc116064611"/>
      <w:bookmarkStart w:id="75" w:name="_Toc117242380"/>
      <w:r w:rsidRPr="00BE0402">
        <w:rPr>
          <w:lang w:val="en-US"/>
        </w:rPr>
        <w:t>Clinical and Demographic Data</w:t>
      </w:r>
      <w:bookmarkEnd w:id="74"/>
      <w:bookmarkEnd w:id="75"/>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76" w:name="figure01behaviour"/>
      <w:r>
        <w:rPr>
          <w:noProof/>
          <w:lang w:val="en-US"/>
        </w:rPr>
        <w:drawing>
          <wp:inline distT="0" distB="0" distL="0" distR="0" wp14:anchorId="4561DC7C" wp14:editId="62F760B1">
            <wp:extent cx="4330700" cy="267136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2">
                      <a:extLst>
                        <a:ext uri="{28A0092B-C50C-407E-A947-70E740481C1C}">
                          <a14:useLocalDpi xmlns:a14="http://schemas.microsoft.com/office/drawing/2010/main" val="0"/>
                        </a:ext>
                      </a:extLst>
                    </a:blip>
                    <a:stretch>
                      <a:fillRect/>
                    </a:stretch>
                  </pic:blipFill>
                  <pic:spPr>
                    <a:xfrm>
                      <a:off x="0" y="0"/>
                      <a:ext cx="4376622" cy="2699689"/>
                    </a:xfrm>
                    <a:prstGeom prst="rect">
                      <a:avLst/>
                    </a:prstGeom>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w:t>
      </w:r>
      <w:commentRangeStart w:id="77"/>
      <w:r w:rsidR="004C6CFC">
        <w:rPr>
          <w:sz w:val="18"/>
          <w:szCs w:val="18"/>
        </w:rPr>
        <w:t>female neglect [FNeg] = dark green, female non-neglect [FNon] = light green, male neglect [MNeg] = dark orange, male non-neglect [MNon] = light orange</w:t>
      </w:r>
      <w:commentRangeEnd w:id="77"/>
      <w:r w:rsidR="00F34438">
        <w:rPr>
          <w:rStyle w:val="Kommentarzeichen"/>
        </w:rPr>
        <w:commentReference w:id="77"/>
      </w:r>
      <w:r w:rsidR="004C6CFC">
        <w:rPr>
          <w:sz w:val="18"/>
          <w:szCs w:val="18"/>
        </w:rPr>
        <w:t>.</w:t>
      </w:r>
      <w:bookmarkEnd w:id="76"/>
      <w:r>
        <w:rPr>
          <w:sz w:val="20"/>
        </w:rPr>
        <w:tab/>
      </w:r>
    </w:p>
    <w:p w14:paraId="73BA99F9" w14:textId="0DDCC32D"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w:t>
      </w:r>
      <w:ins w:id="78" w:author="Lisa" w:date="2022-10-21T13:54:00Z">
        <w:r w:rsidR="004B73EA">
          <w:t xml:space="preserve">µ = </w:t>
        </w:r>
      </w:ins>
      <w:r w:rsidR="00E82821">
        <w:t>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w:t>
      </w:r>
      <w:commentRangeStart w:id="79"/>
      <w:r>
        <w:t xml:space="preserve">n </w:t>
      </w:r>
      <w:commentRangeEnd w:id="79"/>
      <w:r w:rsidR="00C914E7">
        <w:rPr>
          <w:rStyle w:val="Kommentarzeichen"/>
        </w:rPr>
        <w:commentReference w:id="79"/>
      </w:r>
      <w:r>
        <w:t>=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lastRenderedPageBreak/>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C31734">
      <w:pPr>
        <w:pStyle w:val="berschrift3"/>
        <w:numPr>
          <w:ilvl w:val="1"/>
          <w:numId w:val="3"/>
        </w:numPr>
        <w:spacing w:before="0" w:after="120"/>
      </w:pPr>
      <w:bookmarkStart w:id="80" w:name="_Toc116064612"/>
      <w:bookmarkStart w:id="81" w:name="_Toc117242381"/>
      <w:r w:rsidRPr="007A1AB8">
        <w:t>Voxel-based Lesion-Behaviour Mapping</w:t>
      </w:r>
      <w:bookmarkEnd w:id="80"/>
      <w:bookmarkEnd w:id="81"/>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82"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3">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77DCEFF4"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w:t>
      </w:r>
      <w:commentRangeStart w:id="83"/>
      <w:r w:rsidRPr="00A8167B">
        <w:rPr>
          <w:sz w:val="18"/>
          <w:szCs w:val="18"/>
        </w:rPr>
        <w:t>Plots</w:t>
      </w:r>
      <w:commentRangeEnd w:id="83"/>
      <w:r w:rsidR="004B73EA">
        <w:rPr>
          <w:rStyle w:val="Kommentarzeichen"/>
        </w:rPr>
        <w:commentReference w:id="83"/>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hyperlink w:anchor="rordenbrett2000" w:history="1">
        <w:r w:rsidR="007F2BD2" w:rsidRPr="00B92904">
          <w:rPr>
            <w:rStyle w:val="Hyperlink"/>
            <w:rFonts w:ascii="Ebrima" w:hAnsi="Ebrima"/>
            <w:sz w:val="18"/>
            <w:szCs w:val="18"/>
          </w:rPr>
          <w:t>Rorden &amp; Brett, 2000</w:t>
        </w:r>
      </w:hyperlink>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82"/>
    <w:p w14:paraId="7A63704A" w14:textId="49A783F1" w:rsidR="004A6C1E" w:rsidRDefault="004A6C1E" w:rsidP="00450304">
      <w:pPr>
        <w:spacing w:line="276" w:lineRule="auto"/>
        <w:rPr>
          <w:szCs w:val="18"/>
        </w:rPr>
      </w:pPr>
      <w:r w:rsidRPr="004A6C1E">
        <w:rPr>
          <w:szCs w:val="18"/>
        </w:rPr>
        <w:lastRenderedPageBreak/>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7197453B" w:rsidR="00A02678" w:rsidRPr="004A6C1E" w:rsidRDefault="002E61BF"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w:t>
      </w:r>
      <w:r w:rsidR="008C1F40">
        <w:t>GM</w:t>
      </w:r>
      <w:r w:rsidR="00641DF2">
        <w:t xml:space="preserve">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84" w:name="figure03niistatlesion"/>
      <w:r>
        <w:rPr>
          <w:noProof/>
          <w:lang w:val="en-US"/>
        </w:rPr>
        <w:drawing>
          <wp:inline distT="0" distB="0" distL="0" distR="0" wp14:anchorId="7D43A336" wp14:editId="2899CEE8">
            <wp:extent cx="4526280" cy="3171689"/>
            <wp:effectExtent l="0" t="0" r="762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4"/>
                    <a:stretch>
                      <a:fillRect/>
                    </a:stretch>
                  </pic:blipFill>
                  <pic:spPr>
                    <a:xfrm>
                      <a:off x="0" y="0"/>
                      <a:ext cx="4553600" cy="3190833"/>
                    </a:xfrm>
                    <a:prstGeom prst="rect">
                      <a:avLst/>
                    </a:prstGeom>
                  </pic:spPr>
                </pic:pic>
              </a:graphicData>
            </a:graphic>
          </wp:inline>
        </w:drawing>
      </w:r>
    </w:p>
    <w:p w14:paraId="664DB17A" w14:textId="6C3EEF5E" w:rsidR="00C31734" w:rsidRDefault="00E32F6E" w:rsidP="00C31734">
      <w:pPr>
        <w:rPr>
          <w:sz w:val="18"/>
          <w:szCs w:val="18"/>
          <w:lang w:val="en-US"/>
        </w:rPr>
      </w:pPr>
      <w:commentRangeStart w:id="85"/>
      <w:commentRangeStart w:id="86"/>
      <w:r w:rsidRPr="00E32F6E">
        <w:rPr>
          <w:b/>
          <w:sz w:val="18"/>
          <w:szCs w:val="18"/>
          <w:lang w:val="en-US"/>
        </w:rPr>
        <w:t xml:space="preserve">Figure </w:t>
      </w:r>
      <w:commentRangeEnd w:id="85"/>
      <w:r w:rsidR="00D07314">
        <w:rPr>
          <w:rStyle w:val="Kommentarzeichen"/>
        </w:rPr>
        <w:commentReference w:id="85"/>
      </w:r>
      <w:commentRangeEnd w:id="86"/>
      <w:r w:rsidR="007C36DF">
        <w:rPr>
          <w:rStyle w:val="Kommentarzeichen"/>
        </w:rPr>
        <w:commentReference w:id="86"/>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hyperlink w:anchor="rordenbrett2000" w:history="1">
        <w:r w:rsidR="00B92904" w:rsidRPr="00B92904">
          <w:rPr>
            <w:rStyle w:val="Hyperlink"/>
            <w:rFonts w:ascii="Ebrima" w:hAnsi="Ebrima"/>
            <w:sz w:val="18"/>
            <w:szCs w:val="18"/>
          </w:rPr>
          <w:t>Rorden &amp; Brett, 2000</w:t>
        </w:r>
      </w:hyperlink>
      <w:r w:rsidR="007B1CE3">
        <w:rPr>
          <w:sz w:val="18"/>
          <w:szCs w:val="18"/>
        </w:rPr>
        <w:t xml:space="preserve">).  </w:t>
      </w:r>
      <w:r w:rsidR="00842BA6">
        <w:rPr>
          <w:sz w:val="18"/>
          <w:szCs w:val="18"/>
        </w:rPr>
        <w:t>The number given above each slice refers to the z-coordinate in MNI space.</w:t>
      </w:r>
      <w:bookmarkEnd w:id="84"/>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C31734">
      <w:pPr>
        <w:pStyle w:val="berschrift3"/>
        <w:numPr>
          <w:ilvl w:val="1"/>
          <w:numId w:val="3"/>
        </w:numPr>
        <w:spacing w:before="0" w:after="120" w:line="276" w:lineRule="auto"/>
        <w:rPr>
          <w:lang w:val="de-DE"/>
        </w:rPr>
      </w:pPr>
      <w:bookmarkStart w:id="87" w:name="_Toc116064613"/>
      <w:bookmarkStart w:id="88" w:name="_Toc117242382"/>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87"/>
      <w:bookmarkEnd w:id="88"/>
    </w:p>
    <w:p w14:paraId="57227A4A" w14:textId="47A01117" w:rsidR="00C31734" w:rsidRDefault="002E61BF"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6D14EE">
        <w:t>orbital gyrus (</w:t>
      </w:r>
      <w:r w:rsidR="005F38F2" w:rsidRPr="005F38F2">
        <w:t>OrG</w:t>
      </w:r>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lastRenderedPageBreak/>
        <w:t xml:space="preserve">Further, especially the posterior segments of the corpus callosum are damaged.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89" w:name="figure04DCoverlay_all"/>
      <w:r>
        <w:rPr>
          <w:noProof/>
          <w:lang w:val="en-US"/>
        </w:rPr>
        <w:drawing>
          <wp:inline distT="0" distB="0" distL="0" distR="0" wp14:anchorId="4B6D807A" wp14:editId="4CBE8FBE">
            <wp:extent cx="5144465" cy="294249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5947" cy="2971939"/>
                    </a:xfrm>
                    <a:prstGeom prst="rect">
                      <a:avLst/>
                    </a:prstGeom>
                  </pic:spPr>
                </pic:pic>
              </a:graphicData>
            </a:graphic>
          </wp:inline>
        </w:drawing>
      </w:r>
    </w:p>
    <w:p w14:paraId="51E0668A" w14:textId="3B68B22B" w:rsidR="009C3EBB" w:rsidRPr="00E32F6E" w:rsidRDefault="00E32F6E" w:rsidP="00C31734">
      <w:pPr>
        <w:rPr>
          <w:sz w:val="18"/>
          <w:szCs w:val="18"/>
        </w:rPr>
      </w:pPr>
      <w:commentRangeStart w:id="90"/>
      <w:r w:rsidRPr="00E32F6E">
        <w:rPr>
          <w:b/>
          <w:sz w:val="18"/>
          <w:szCs w:val="18"/>
        </w:rPr>
        <w:t xml:space="preserve">Figure </w:t>
      </w:r>
      <w:commentRangeEnd w:id="90"/>
      <w:r w:rsidR="00A52FDE">
        <w:rPr>
          <w:rStyle w:val="Kommentarzeichen"/>
        </w:rPr>
        <w:commentReference w:id="90"/>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(N = 206), female and male patients (N = 103, respectively). Aggregated disconnection maps were overlaid on an axial view of the ch2bet-template in MRIcron (</w:t>
      </w:r>
      <w:hyperlink w:anchor="rordenbrett2000" w:history="1">
        <w:r w:rsidR="00B92904" w:rsidRPr="00B92904">
          <w:rPr>
            <w:rStyle w:val="Hyperlink"/>
            <w:rFonts w:ascii="Ebrima" w:hAnsi="Ebrima"/>
            <w:sz w:val="18"/>
            <w:szCs w:val="18"/>
          </w:rPr>
          <w:t>Rorden &amp; Brett, 2000</w:t>
        </w:r>
      </w:hyperlink>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89"/>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is significantly correlated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C31734">
      <w:pPr>
        <w:pStyle w:val="berschrift3"/>
        <w:numPr>
          <w:ilvl w:val="1"/>
          <w:numId w:val="3"/>
        </w:numPr>
        <w:spacing w:before="0" w:after="120" w:line="276" w:lineRule="auto"/>
        <w:rPr>
          <w:lang w:val="de-DE"/>
        </w:rPr>
      </w:pPr>
      <w:bookmarkStart w:id="91" w:name="_Toc116064614"/>
      <w:bookmarkStart w:id="92" w:name="_Toc117242383"/>
      <w:r w:rsidRPr="00B9604E">
        <w:rPr>
          <w:lang w:val="de-DE"/>
        </w:rPr>
        <w:t>Region-to-Region D</w:t>
      </w:r>
      <w:r w:rsidR="00A02678" w:rsidRPr="00B9604E">
        <w:rPr>
          <w:lang w:val="de-DE"/>
        </w:rPr>
        <w:t>isconnectivity</w:t>
      </w:r>
      <w:bookmarkEnd w:id="91"/>
      <w:bookmarkEnd w:id="92"/>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93" w:name="figure05roiDCs"/>
    </w:p>
    <w:p w14:paraId="024B29B6" w14:textId="5B991919" w:rsidR="009121BF" w:rsidRPr="005B11FA" w:rsidRDefault="00EA492D" w:rsidP="00B2571F">
      <w:pPr>
        <w:jc w:val="center"/>
        <w:rPr>
          <w:highlight w:val="yellow"/>
        </w:rPr>
      </w:pPr>
      <w:r>
        <w:rPr>
          <w:noProof/>
          <w:lang w:val="en-US"/>
        </w:rPr>
        <w:lastRenderedPageBreak/>
        <w:drawing>
          <wp:inline distT="0" distB="0" distL="0" distR="0" wp14:anchorId="0C5859F1" wp14:editId="5EFADD37">
            <wp:extent cx="5044440" cy="2759280"/>
            <wp:effectExtent l="0" t="0" r="381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62" t="4611" r="4384" b="11192"/>
                    <a:stretch/>
                  </pic:blipFill>
                  <pic:spPr bwMode="auto">
                    <a:xfrm>
                      <a:off x="0" y="0"/>
                      <a:ext cx="5070923" cy="2773766"/>
                    </a:xfrm>
                    <a:prstGeom prst="rect">
                      <a:avLst/>
                    </a:prstGeom>
                    <a:ln>
                      <a:noFill/>
                    </a:ln>
                    <a:extLst>
                      <a:ext uri="{53640926-AAD7-44D8-BBD7-CCE9431645EC}">
                        <a14:shadowObscured xmlns:a14="http://schemas.microsoft.com/office/drawing/2010/main"/>
                      </a:ext>
                    </a:extLst>
                  </pic:spPr>
                </pic:pic>
              </a:graphicData>
            </a:graphic>
          </wp:inline>
        </w:drawing>
      </w:r>
    </w:p>
    <w:p w14:paraId="0155BA21" w14:textId="4D8BA19B"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commentRangeStart w:id="94"/>
      <w:r w:rsidR="006F1A4D" w:rsidRPr="009121BF">
        <w:rPr>
          <w:sz w:val="18"/>
          <w:szCs w:val="18"/>
        </w:rPr>
        <w:t>Significant</w:t>
      </w:r>
      <w:r w:rsidR="00E07561" w:rsidRPr="009121BF">
        <w:rPr>
          <w:sz w:val="18"/>
          <w:szCs w:val="18"/>
        </w:rPr>
        <w:t xml:space="preserve"> parcel-wise disconnections</w:t>
      </w:r>
      <w:commentRangeEnd w:id="94"/>
      <w:r w:rsidR="004A460C">
        <w:rPr>
          <w:rStyle w:val="Kommentarzeichen"/>
        </w:rPr>
        <w:commentReference w:id="94"/>
      </w:r>
      <w:r w:rsidR="00E07561" w:rsidRPr="009121BF">
        <w:rPr>
          <w:sz w:val="18"/>
          <w:szCs w:val="18"/>
        </w:rPr>
        <w:t>, overlaid on a superior view of the MNI152-template in SurfIce (</w:t>
      </w:r>
      <w:hyperlink r:id="rId17"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w:t>
      </w:r>
    </w:p>
    <w:p w14:paraId="62AAE16D" w14:textId="2CF75AA0"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95" w:name="table02roiDCs_summary"/>
      <w:bookmarkEnd w:id="93"/>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d</w:t>
            </w:r>
            <w:r w:rsidR="00367A27">
              <w:rPr>
                <w:b w:val="0"/>
                <w:sz w:val="16"/>
                <w:szCs w:val="18"/>
                <w:lang w:val="en-US"/>
              </w:rPr>
              <w:t>isconn.</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d</w:t>
            </w:r>
            <w:r w:rsidR="00367A27">
              <w:rPr>
                <w:b w:val="0"/>
                <w:sz w:val="16"/>
                <w:szCs w:val="18"/>
                <w:lang w:val="en-US"/>
              </w:rPr>
              <w:t>isconn.</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5DF95E9" w:rsidR="00747EBA" w:rsidRPr="00FC5D70" w:rsidRDefault="00113CDB" w:rsidP="00C31734">
      <w:pPr>
        <w:rPr>
          <w:sz w:val="18"/>
          <w:szCs w:val="18"/>
          <w:highlight w:val="yellow"/>
        </w:rPr>
      </w:pPr>
      <w:r>
        <w:rPr>
          <w:sz w:val="18"/>
          <w:szCs w:val="18"/>
          <w:highlight w:val="yellow"/>
        </w:rPr>
        <w:br/>
      </w:r>
      <w:commentRangeStart w:id="96"/>
      <w:r w:rsidR="00512A5C" w:rsidRPr="00FC5D70">
        <w:rPr>
          <w:sz w:val="18"/>
          <w:szCs w:val="18"/>
        </w:rPr>
        <w:t xml:space="preserve">Selected </w:t>
      </w:r>
      <w:commentRangeEnd w:id="96"/>
      <w:r w:rsidR="00351BCE">
        <w:rPr>
          <w:rStyle w:val="Kommentarzeichen"/>
        </w:rPr>
        <w:commentReference w:id="96"/>
      </w:r>
      <w:r w:rsidR="00512A5C" w:rsidRPr="00FC5D70">
        <w:rPr>
          <w:sz w:val="18"/>
          <w:szCs w:val="18"/>
        </w:rPr>
        <w:t xml:space="preserve">summary statistics resulting from the parcel-wise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hyperlink w:anchor="fan2016" w:history="1">
        <w:r w:rsidR="00512A5C" w:rsidRPr="00B92904">
          <w:rPr>
            <w:rStyle w:val="Hyperlink"/>
            <w:rFonts w:ascii="Ebrima" w:hAnsi="Ebrima"/>
            <w:sz w:val="18"/>
            <w:szCs w:val="18"/>
          </w:rPr>
          <w:t>Fan et al., 2016</w:t>
        </w:r>
      </w:hyperlink>
      <w:r w:rsidR="00512A5C" w:rsidRPr="00FC5D70">
        <w:rPr>
          <w:sz w:val="18"/>
          <w:szCs w:val="18"/>
        </w:rPr>
        <w:t>) (contributing to percentage of disconnections).</w:t>
      </w:r>
      <w:bookmarkEnd w:id="95"/>
      <w:r w:rsidR="00FC5D70" w:rsidRPr="00FC5D70">
        <w:rPr>
          <w:sz w:val="18"/>
          <w:szCs w:val="18"/>
        </w:rPr>
        <w:t xml:space="preserve">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97"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PrG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(dorsal dysgranular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OrG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700BEDE3" w:rsidR="00676102" w:rsidRPr="00282BD5" w:rsidRDefault="00676102" w:rsidP="00C31734">
      <w:pPr>
        <w:rPr>
          <w:sz w:val="18"/>
          <w:szCs w:val="18"/>
          <w:lang w:val="en-US"/>
        </w:rPr>
      </w:pPr>
      <w:commentRangeStart w:id="98"/>
      <w:r w:rsidRPr="0035789A">
        <w:rPr>
          <w:sz w:val="18"/>
          <w:szCs w:val="18"/>
        </w:rPr>
        <w:t>Parcel-wise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commentRangeEnd w:id="98"/>
      <w:r w:rsidR="00DB6EB3">
        <w:rPr>
          <w:rStyle w:val="Kommentarzeichen"/>
        </w:rPr>
        <w:commentReference w:id="98"/>
      </w:r>
      <w:r w:rsidRPr="0035789A">
        <w:rPr>
          <w:sz w:val="18"/>
          <w:szCs w:val="18"/>
        </w:rPr>
        <w:t>. Anatomical labels are based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97"/>
    <w:p w14:paraId="65004188" w14:textId="53E27E82" w:rsidR="00A27977" w:rsidRPr="00A27977" w:rsidRDefault="00A27977" w:rsidP="00447FEA">
      <w:pPr>
        <w:spacing w:line="276" w:lineRule="auto"/>
        <w:rPr>
          <w:bCs/>
          <w:sz w:val="18"/>
        </w:rPr>
      </w:pP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99" w:name="_Toc116064616"/>
      <w:r>
        <w:rPr>
          <w:lang w:val="en-US"/>
        </w:rPr>
        <w:br w:type="page"/>
      </w:r>
    </w:p>
    <w:p w14:paraId="1B20DEAE" w14:textId="2D4E7988" w:rsidR="00131067" w:rsidRPr="00FC497E" w:rsidRDefault="00700ECE" w:rsidP="00C31734">
      <w:pPr>
        <w:pStyle w:val="berschrift3"/>
        <w:numPr>
          <w:ilvl w:val="1"/>
          <w:numId w:val="3"/>
        </w:numPr>
        <w:spacing w:before="0" w:after="120" w:line="276" w:lineRule="auto"/>
        <w:rPr>
          <w:sz w:val="28"/>
          <w:szCs w:val="28"/>
          <w:lang w:val="en-US"/>
        </w:rPr>
      </w:pPr>
      <w:bookmarkStart w:id="100" w:name="_Toc117242384"/>
      <w:r>
        <w:rPr>
          <w:lang w:val="en-US"/>
        </w:rPr>
        <w:lastRenderedPageBreak/>
        <w:t>Prediction of Patient Status</w:t>
      </w:r>
      <w:bookmarkEnd w:id="99"/>
      <w:bookmarkEnd w:id="100"/>
    </w:p>
    <w:p w14:paraId="61682A29" w14:textId="35F47C26" w:rsidR="003D7287" w:rsidRDefault="002E61BF"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w:t>
      </w:r>
      <w:commentRangeStart w:id="101"/>
      <w:r w:rsidR="00F66773">
        <w:rPr>
          <w:lang w:val="en-US"/>
        </w:rPr>
        <w:t xml:space="preserve">chance </w:t>
      </w:r>
      <w:r w:rsidR="00B723A8">
        <w:rPr>
          <w:lang w:val="en-US"/>
        </w:rPr>
        <w:t>level</w:t>
      </w:r>
      <w:commentRangeEnd w:id="101"/>
      <w:r w:rsidR="00E16B96">
        <w:rPr>
          <w:rStyle w:val="Kommentarzeichen"/>
        </w:rPr>
        <w:commentReference w:id="101"/>
      </w:r>
      <w:r w:rsidR="00B723A8">
        <w:rPr>
          <w:lang w:val="en-US"/>
        </w:rPr>
        <w:t xml:space="preserve">. </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10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102"/>
      <w:r w:rsidR="00A40F89" w:rsidRPr="00B83D20">
        <w:rPr>
          <w:lang w:val="en-US"/>
        </w:rPr>
        <w:br w:type="page"/>
      </w:r>
    </w:p>
    <w:p w14:paraId="1E1928E2" w14:textId="243719B2" w:rsidR="00F431E1" w:rsidRDefault="000E5F13" w:rsidP="00C31734">
      <w:pPr>
        <w:pStyle w:val="berschrift2"/>
        <w:numPr>
          <w:ilvl w:val="0"/>
          <w:numId w:val="3"/>
        </w:numPr>
        <w:spacing w:before="0" w:after="120"/>
        <w:rPr>
          <w:b w:val="0"/>
          <w:bCs w:val="0"/>
        </w:rPr>
      </w:pPr>
      <w:bookmarkStart w:id="103" w:name="_Toc116064617"/>
      <w:bookmarkStart w:id="104" w:name="_Toc117242385"/>
      <w:commentRangeStart w:id="105"/>
      <w:r w:rsidRPr="00EA784A">
        <w:rPr>
          <w:b w:val="0"/>
          <w:bCs w:val="0"/>
        </w:rPr>
        <w:lastRenderedPageBreak/>
        <w:t>Discussion</w:t>
      </w:r>
      <w:bookmarkEnd w:id="103"/>
      <w:bookmarkEnd w:id="104"/>
      <w:commentRangeEnd w:id="105"/>
      <w:r w:rsidR="00F40934">
        <w:rPr>
          <w:rStyle w:val="Kommentarzeichen"/>
          <w:rFonts w:ascii="Ebrima" w:eastAsiaTheme="minorEastAsia" w:hAnsi="Ebrima" w:cstheme="minorBidi"/>
          <w:b w:val="0"/>
          <w:bCs w:val="0"/>
        </w:rPr>
        <w:commentReference w:id="105"/>
      </w:r>
    </w:p>
    <w:p w14:paraId="0D59B26D" w14:textId="011487A0" w:rsidR="005E0604" w:rsidRDefault="005E0604" w:rsidP="00522529">
      <w:pPr>
        <w:pStyle w:val="KeinLeerraum"/>
        <w:spacing w:after="160" w:line="276" w:lineRule="auto"/>
      </w:pPr>
      <w:bookmarkStart w:id="106" w:name="_Toc116064619"/>
      <w:r>
        <w:t xml:space="preserve">The </w:t>
      </w:r>
      <w:commentRangeStart w:id="107"/>
      <w:r>
        <w:t xml:space="preserve">present </w:t>
      </w:r>
      <w:commentRangeEnd w:id="107"/>
      <w:r w:rsidR="000F7634">
        <w:rPr>
          <w:rStyle w:val="Kommentarzeichen"/>
        </w:rPr>
        <w:commentReference w:id="107"/>
      </w:r>
      <w:r>
        <w:t xml:space="preserve">study investigated sex differences in the neurological underpinnings of acute visuospatial neglect, specifically how (sub-)cortical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To this end, we employed a classical </w:t>
      </w:r>
      <w:r w:rsidR="00973E27">
        <w:t>VLBM</w:t>
      </w:r>
      <w:r>
        <w:t xml:space="preserve"> approach, in addition to </w:t>
      </w:r>
      <w:r w:rsidR="00630594" w:rsidRPr="00630594">
        <w:t>permutation-based</w:t>
      </w:r>
      <w:r w:rsidRPr="00630594">
        <w:t xml:space="preserve"> analyses</w:t>
      </w:r>
      <w:r>
        <w:t xml:space="preserve"> of </w:t>
      </w:r>
      <w:commentRangeStart w:id="108"/>
      <w:commentRangeStart w:id="109"/>
      <w:r w:rsidR="00973E27">
        <w:t xml:space="preserve">indirect </w:t>
      </w:r>
      <w:commentRangeEnd w:id="108"/>
      <w:r w:rsidR="006F61C1">
        <w:rPr>
          <w:rStyle w:val="Kommentarzeichen"/>
        </w:rPr>
        <w:commentReference w:id="108"/>
      </w:r>
      <w:commentRangeEnd w:id="109"/>
      <w:r w:rsidR="003B551D">
        <w:rPr>
          <w:rStyle w:val="Kommentarzeichen"/>
        </w:rPr>
        <w:commentReference w:id="109"/>
      </w:r>
      <w:r>
        <w:t>whole-brain and region-to-region disconnectivity</w:t>
      </w:r>
      <w:r w:rsidR="00973E27">
        <w:t xml:space="preserve"> measures</w:t>
      </w:r>
      <w:r>
        <w:t xml:space="preserve">. Finally, we used binary lesion maps, as well as </w:t>
      </w:r>
      <w:commentRangeStart w:id="110"/>
      <w:r>
        <w:t xml:space="preserve">whole-brain </w:t>
      </w:r>
      <w:commentRangeEnd w:id="110"/>
      <w:r w:rsidR="00F12240">
        <w:rPr>
          <w:rStyle w:val="Kommentarzeichen"/>
        </w:rPr>
        <w:commentReference w:id="110"/>
      </w:r>
      <w:r>
        <w:t xml:space="preserve">disconnectivity maps to predict patient status. </w:t>
      </w:r>
      <w:commentRangeStart w:id="111"/>
      <w:commentRangeStart w:id="112"/>
      <w:r w:rsidR="005B060E">
        <w:t xml:space="preserve">While men and women did not differ </w:t>
      </w:r>
      <w:ins w:id="113" w:author="Lisa" w:date="2022-10-21T15:05:00Z">
        <w:r w:rsidR="0089537C">
          <w:t xml:space="preserve">significantly </w:t>
        </w:r>
      </w:ins>
      <w:r w:rsidR="005B060E">
        <w:t xml:space="preserve">in their </w:t>
      </w:r>
      <w:r>
        <w:t xml:space="preserve">voxel-wise lesion and </w:t>
      </w:r>
      <w:del w:id="114" w:author="Lisa" w:date="2022-10-21T15:05:00Z">
        <w:r w:rsidDel="0089537C">
          <w:delText xml:space="preserve">whole-brain </w:delText>
        </w:r>
      </w:del>
      <w:r>
        <w:t>disconnection loc</w:t>
      </w:r>
      <w:r w:rsidR="005B060E">
        <w:t>alisations</w:t>
      </w:r>
      <w:commentRangeEnd w:id="111"/>
      <w:r w:rsidR="0089537C">
        <w:rPr>
          <w:rStyle w:val="Kommentarzeichen"/>
        </w:rPr>
        <w:commentReference w:id="111"/>
      </w:r>
      <w:commentRangeEnd w:id="112"/>
      <w:r w:rsidR="003B551D">
        <w:rPr>
          <w:rStyle w:val="Kommentarzeichen"/>
        </w:rPr>
        <w:commentReference w:id="112"/>
      </w:r>
      <w:r w:rsidR="005B060E">
        <w:t xml:space="preserve">, damage to different clusters of voxels were identified to be associated with neglect severity for the sexes. Further, we found that </w:t>
      </w:r>
      <w:commentRangeStart w:id="115"/>
      <w:commentRangeStart w:id="116"/>
      <w:r w:rsidR="005B060E">
        <w:t xml:space="preserve">men and women exhibit different sex-specific </w:t>
      </w:r>
      <w:commentRangeEnd w:id="115"/>
      <w:r w:rsidR="004B56A6">
        <w:rPr>
          <w:rStyle w:val="Kommentarzeichen"/>
        </w:rPr>
        <w:commentReference w:id="115"/>
      </w:r>
      <w:commentRangeEnd w:id="116"/>
      <w:r w:rsidR="003B551D">
        <w:rPr>
          <w:rStyle w:val="Kommentarzeichen"/>
        </w:rPr>
        <w:commentReference w:id="116"/>
      </w:r>
      <w:r w:rsidR="005B060E">
        <w:t xml:space="preserve">region-to-region disconnection patterns, with </w:t>
      </w:r>
      <w:r w:rsidR="00AB63FB">
        <w:t>thalamus-based disconnections being significantly linked to the female sex, whereas primarily interhemispheric disconnections between the frontal, temporal and parietal lobes were related to male-specific patterns. Lastly, the employment of disconnectivity maps yielded improved prediction precision compared to lesion maps when predicting neglect diagnosis (either by itself or in combination with sex)</w:t>
      </w:r>
      <w:ins w:id="117" w:author="Lisa" w:date="2022-10-21T15:15:00Z">
        <w:r w:rsidR="004B56A6">
          <w:t xml:space="preserve">; </w:t>
        </w:r>
      </w:ins>
      <w:del w:id="118" w:author="Lisa" w:date="2022-10-21T15:15:00Z">
        <w:r w:rsidR="00AB63FB" w:rsidDel="004B56A6">
          <w:delText>, but not when predicting sex by itself</w:delText>
        </w:r>
      </w:del>
      <w:ins w:id="119" w:author="Lisa" w:date="2022-10-21T15:15:00Z">
        <w:r w:rsidR="004B56A6">
          <w:t xml:space="preserve">however, </w:t>
        </w:r>
      </w:ins>
      <w:ins w:id="120" w:author="Lisa" w:date="2022-10-21T15:16:00Z">
        <w:r w:rsidR="004B56A6">
          <w:t xml:space="preserve">sex </w:t>
        </w:r>
      </w:ins>
      <w:ins w:id="121" w:author="Smaczny, Stefan" w:date="2022-10-24T15:18:00Z">
        <w:r w:rsidR="001C05F3">
          <w:t xml:space="preserve">by itself </w:t>
        </w:r>
      </w:ins>
      <w:ins w:id="122" w:author="Smaczny, Stefan" w:date="2022-10-24T15:19:00Z">
        <w:r w:rsidR="001C05F3">
          <w:t xml:space="preserve">/ alone </w:t>
        </w:r>
      </w:ins>
      <w:ins w:id="123" w:author="Lisa" w:date="2022-10-21T15:16:00Z">
        <w:r w:rsidR="004B56A6">
          <w:t xml:space="preserve">could </w:t>
        </w:r>
      </w:ins>
      <w:ins w:id="124" w:author="Lisa" w:date="2022-10-21T15:20:00Z">
        <w:r w:rsidR="004B56A6">
          <w:t xml:space="preserve">neither </w:t>
        </w:r>
      </w:ins>
      <w:ins w:id="125" w:author="Lisa" w:date="2022-10-21T15:16:00Z">
        <w:r w:rsidR="004B56A6">
          <w:t xml:space="preserve">be predicted by lesion maps nor </w:t>
        </w:r>
      </w:ins>
      <w:ins w:id="126" w:author="Lisa" w:date="2022-10-21T15:20:00Z">
        <w:r w:rsidR="004B56A6">
          <w:t xml:space="preserve">by </w:t>
        </w:r>
      </w:ins>
      <w:ins w:id="127" w:author="Lisa" w:date="2022-10-21T15:16:00Z">
        <w:r w:rsidR="004B56A6">
          <w:t>disconnection maps</w:t>
        </w:r>
      </w:ins>
      <w:ins w:id="128" w:author="Lisa" w:date="2022-10-21T15:23:00Z">
        <w:r w:rsidR="004B56A6">
          <w:t xml:space="preserve"> beyond chance level</w:t>
        </w:r>
      </w:ins>
      <w:r w:rsidR="00AB63FB">
        <w:t xml:space="preserve">. </w:t>
      </w:r>
    </w:p>
    <w:p w14:paraId="79EADC70" w14:textId="77777777" w:rsidR="004B140A" w:rsidRDefault="004B140A" w:rsidP="00522529">
      <w:pPr>
        <w:pStyle w:val="KeinLeerraum"/>
        <w:spacing w:after="160" w:line="276" w:lineRule="auto"/>
      </w:pPr>
    </w:p>
    <w:p w14:paraId="3FC32B3B" w14:textId="77777777" w:rsidR="008C4901" w:rsidRDefault="005E0604" w:rsidP="00447FEA">
      <w:pPr>
        <w:spacing w:line="276" w:lineRule="auto"/>
      </w:pPr>
      <w:bookmarkStart w:id="129" w:name="_Toc116064618"/>
      <w:r>
        <w:rPr>
          <w:b/>
        </w:rPr>
        <w:t>Clinical and Demographic Data</w:t>
      </w:r>
      <w:bookmarkEnd w:id="129"/>
      <w:r w:rsidR="008C4901">
        <w:tab/>
      </w:r>
    </w:p>
    <w:p w14:paraId="666C8EFE" w14:textId="6A20D550" w:rsidR="006B2F04" w:rsidRDefault="005E0604" w:rsidP="00447FEA">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r w:rsidRPr="00B92904">
          <w:rPr>
            <w:rStyle w:val="Hyperlink"/>
            <w:rFonts w:ascii="Ebrima" w:hAnsi="Ebrima"/>
          </w:rPr>
          <w:t>Hammerbeck et al., 2019</w:t>
        </w:r>
      </w:hyperlink>
      <w:r>
        <w:t>). There was no significant difference in lesion volume between the sexes (</w:t>
      </w:r>
      <w:r w:rsidR="00EC34A8">
        <w:t>cf.</w:t>
      </w:r>
      <w:r>
        <w:t xml:space="preserve"> </w:t>
      </w:r>
      <w:hyperlink w:anchor="bonkhoff2021" w:history="1">
        <w:r w:rsidRPr="00B92904">
          <w:rPr>
            <w:rStyle w:val="Hyperlink"/>
            <w:rFonts w:ascii="Ebrima" w:hAnsi="Ebrima"/>
          </w:rPr>
          <w:t>Bonkhoff et al., 2021</w:t>
        </w:r>
      </w:hyperlink>
      <w:r>
        <w:t>), and a slight</w:t>
      </w:r>
      <w:ins w:id="130" w:author="Smaczny, Stefan" w:date="2022-10-24T15:24:00Z">
        <w:r w:rsidR="003B551D">
          <w:t xml:space="preserve"> non-significant (?</w:t>
        </w:r>
      </w:ins>
      <w:ins w:id="131" w:author="Smaczny, Stefan" w:date="2022-10-24T15:25:00Z">
        <w:r w:rsidR="003B551D">
          <w:t>)</w:t>
        </w:r>
      </w:ins>
      <w:r>
        <w:t xml:space="preserve"> trend of men suffering from more infarcts and women from more haemorrhages </w:t>
      </w:r>
      <w:ins w:id="132" w:author="Lisa" w:date="2022-10-21T15:25:00Z">
        <w:r w:rsidR="00E351B5">
          <w:t xml:space="preserve">was found </w:t>
        </w:r>
      </w:ins>
      <w:r>
        <w:t>(</w:t>
      </w:r>
      <w:r w:rsidR="00EC34A8">
        <w:t>cf.</w:t>
      </w:r>
      <w:r>
        <w:t xml:space="preserve"> </w:t>
      </w:r>
      <w:hyperlink w:anchor="appelros2009" w:history="1">
        <w:r w:rsidRPr="00B92904">
          <w:rPr>
            <w:rStyle w:val="Hyperlink"/>
            <w:rFonts w:ascii="Ebrima" w:hAnsi="Ebrima"/>
          </w:rPr>
          <w:t>Appelros et al., 2009</w:t>
        </w:r>
      </w:hyperlink>
      <w:r>
        <w:t xml:space="preserve">). The vast majority of infarcts was localised in regions supplied by the MCA (cf. </w:t>
      </w:r>
      <w:hyperlink w:anchor="bonkhoff2021" w:history="1">
        <w:r w:rsidR="00B92904" w:rsidRPr="00B92904">
          <w:rPr>
            <w:rStyle w:val="Hyperlink"/>
            <w:rFonts w:ascii="Ebrima" w:hAnsi="Ebrima"/>
          </w:rPr>
          <w:t>Bonkhoff et al., 2021</w:t>
        </w:r>
      </w:hyperlink>
      <w:r w:rsidRPr="008C1F40">
        <w:t xml:space="preserve">; </w:t>
      </w:r>
      <w:hyperlink w:anchor="limalhotra2015" w:history="1">
        <w:r w:rsidRPr="00B92904">
          <w:rPr>
            <w:rStyle w:val="Hyperlink"/>
            <w:rFonts w:ascii="Ebrima" w:hAnsi="Ebrima"/>
          </w:rPr>
          <w:t>Li &amp; Malhotra, 2015</w:t>
        </w:r>
      </w:hyperlink>
      <w:r>
        <w:t xml:space="preserve">). </w:t>
      </w:r>
      <w:r w:rsidR="004B3A67">
        <w:t xml:space="preserve">To the best of our knowledge, there are no known sex differences in the vasculature of the brain that could confound differences in the affected arterial territories. </w:t>
      </w:r>
      <w:r>
        <w:t xml:space="preserve">We detected a significant difference </w:t>
      </w:r>
      <w:commentRangeStart w:id="133"/>
      <w:r>
        <w:t>in the arterial territorie</w:t>
      </w:r>
      <w:r w:rsidR="006B2F04">
        <w:t>s affected by ischaemic stroke</w:t>
      </w:r>
      <w:commentRangeEnd w:id="133"/>
      <w:r w:rsidR="003B551D">
        <w:rPr>
          <w:rStyle w:val="Kommentarzeichen"/>
        </w:rPr>
        <w:commentReference w:id="133"/>
      </w:r>
      <w:r w:rsidR="006B2F04">
        <w:t xml:space="preserve"> with </w:t>
      </w:r>
      <w:commentRangeStart w:id="134"/>
      <w:r w:rsidR="006B2F04">
        <w:t>women being affected significantly more often than men</w:t>
      </w:r>
      <w:commentRangeEnd w:id="134"/>
      <w:r w:rsidR="00E351B5">
        <w:rPr>
          <w:rStyle w:val="Kommentarzeichen"/>
        </w:rPr>
        <w:commentReference w:id="134"/>
      </w:r>
      <w:r w:rsidR="006B2F04">
        <w:t>.</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Matos Casano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being affected more often by strokes in regions supplied by the PCA, compared to women. Interestingly, </w:t>
      </w:r>
      <w:hyperlink w:anchor="bonkhoff2021" w:history="1">
        <w:r w:rsidR="006B2F04" w:rsidRPr="00F33B3D">
          <w:rPr>
            <w:rStyle w:val="Hyperlink"/>
            <w:rFonts w:ascii="Ebrima" w:hAnsi="Ebrima"/>
          </w:rPr>
          <w:t>Bonkhoff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 xml:space="preserve">men – however, they do not report </w:t>
      </w:r>
      <w:del w:id="135" w:author="Smaczny, Stefan" w:date="2022-10-24T15:27:00Z">
        <w:r w:rsidR="00833DEA" w:rsidDel="003B551D">
          <w:delText xml:space="preserve">anything about </w:delText>
        </w:r>
      </w:del>
      <w:r w:rsidR="00833DEA">
        <w:t>sex differences in the incidence of those strokes.</w:t>
      </w:r>
    </w:p>
    <w:p w14:paraId="41AAE301" w14:textId="77777777" w:rsidR="004B140A" w:rsidRDefault="004B140A" w:rsidP="00447FEA">
      <w:pPr>
        <w:spacing w:line="276" w:lineRule="auto"/>
        <w:rPr>
          <w:highlight w:val="yellow"/>
        </w:rPr>
      </w:pPr>
    </w:p>
    <w:p w14:paraId="0DA0468D" w14:textId="77777777" w:rsidR="004B140A" w:rsidRDefault="004B140A">
      <w:pPr>
        <w:rPr>
          <w:b/>
        </w:rPr>
      </w:pPr>
      <w:r>
        <w:rPr>
          <w:b/>
        </w:rPr>
        <w:br w:type="page"/>
      </w:r>
    </w:p>
    <w:p w14:paraId="5C736C67" w14:textId="77777777" w:rsidR="008C4901" w:rsidRDefault="008662A1" w:rsidP="00447FEA">
      <w:pPr>
        <w:spacing w:line="276" w:lineRule="auto"/>
      </w:pPr>
      <w:r w:rsidRPr="006140BA">
        <w:rPr>
          <w:b/>
        </w:rPr>
        <w:lastRenderedPageBreak/>
        <w:t>Voxel-based Lesion-Behaviour Mapping</w:t>
      </w:r>
      <w:bookmarkEnd w:id="106"/>
      <w:r w:rsidR="008C4901">
        <w:tab/>
      </w:r>
    </w:p>
    <w:p w14:paraId="7AD8906C" w14:textId="32435728"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D41FC9">
        <w:t xml:space="preserve">Even though visual inspection of the lesion overlay plots suggested that </w:t>
      </w:r>
      <w:r w:rsidR="00A71AC6">
        <w:t xml:space="preserve">the majority of </w:t>
      </w:r>
      <w:r w:rsidR="00D41FC9">
        <w:t xml:space="preserve">lesions of the male subsample were spread throughout the BG and the insula, whereas the female subsample’s lesions </w:t>
      </w:r>
      <w:r w:rsidR="001D3C0C">
        <w:t xml:space="preserve">were </w:t>
      </w:r>
      <w:r w:rsidR="00D41FC9">
        <w:t xml:space="preserve">more compact and focussed on the BG,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4DB5FCD8" w:rsidR="00512C2D" w:rsidRDefault="00AE1B8E" w:rsidP="00447FEA">
      <w:pPr>
        <w:spacing w:line="276" w:lineRule="auto"/>
      </w:pPr>
      <w:r>
        <w:t xml:space="preserve">Importantly, this lack of </w:t>
      </w:r>
      <w:commentRangeStart w:id="136"/>
      <w:r>
        <w:t xml:space="preserve">a </w:t>
      </w:r>
      <w:r w:rsidR="001D3C0C">
        <w:t>significant</w:t>
      </w:r>
      <w:r>
        <w:t xml:space="preserve"> </w:t>
      </w:r>
      <w:ins w:id="137" w:author="Lisa" w:date="2022-10-21T17:16:00Z">
        <w:r w:rsidR="00237E84">
          <w:t xml:space="preserve">sex-related </w:t>
        </w:r>
      </w:ins>
      <w:r>
        <w:t xml:space="preserve">difference in underlying lesion patterns </w:t>
      </w:r>
      <w:commentRangeEnd w:id="136"/>
      <w:r w:rsidR="00032F9E">
        <w:rPr>
          <w:rStyle w:val="Kommentarzeichen"/>
        </w:rPr>
        <w:commentReference w:id="136"/>
      </w:r>
      <w:r>
        <w:t xml:space="preserve">allowed us to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In men, the </w:t>
      </w:r>
      <w:r w:rsidR="00512C2D">
        <w:t xml:space="preserve">voxels significantly associated with neglect severity were mainly located in </w:t>
      </w:r>
      <w:del w:id="138" w:author="Smaczny, Stefan" w:date="2022-10-24T15:32:00Z">
        <w:r w:rsidR="00512C2D" w:rsidDel="00614695">
          <w:delText xml:space="preserve">the </w:delText>
        </w:r>
      </w:del>
      <w:r w:rsidR="00512C2D">
        <w:t xml:space="preserve">WM, specifically around the anterior parts of the MTG, as well as near the IPL. </w:t>
      </w:r>
      <w:r w:rsidR="008C4901">
        <w:t xml:space="preserve">All of those regions have been implicated in contributing to neglect severity in previous research (e.g., </w:t>
      </w:r>
      <w:hyperlink w:anchor="corbetta2011" w:history="1">
        <w:r w:rsidR="008C4901" w:rsidRPr="008C4901">
          <w:rPr>
            <w:rStyle w:val="Hyperlink"/>
            <w:rFonts w:ascii="Ebrima" w:hAnsi="Ebrima"/>
          </w:rPr>
          <w:t>Corbetta &amp; Shulman, 2011</w:t>
        </w:r>
      </w:hyperlink>
      <w:r w:rsidR="008C4901">
        <w:t xml:space="preserve">; </w:t>
      </w:r>
      <w:hyperlink w:anchor="karnathrorden2012" w:history="1">
        <w:r w:rsidR="008C4901" w:rsidRPr="008C4901">
          <w:rPr>
            <w:rStyle w:val="Hyperlink"/>
            <w:rFonts w:ascii="Ebrima" w:hAnsi="Ebrima"/>
          </w:rPr>
          <w:t>Karnath &amp; Rorden, 2012</w:t>
        </w:r>
      </w:hyperlink>
      <w:r w:rsidR="008C4901">
        <w:t xml:space="preserve">). </w:t>
      </w:r>
      <w:r w:rsidR="00512C2D">
        <w:t xml:space="preserve">The female-specific cluster was marginally larger than the male-specific one, which could be interpreted to be in line with </w:t>
      </w:r>
      <w:hyperlink w:anchor="bonkhoff2021" w:history="1">
        <w:r w:rsidR="00512C2D" w:rsidRPr="00F33B3D">
          <w:rPr>
            <w:rStyle w:val="Hyperlink"/>
            <w:rFonts w:ascii="Ebrima" w:hAnsi="Ebrima"/>
          </w:rPr>
          <w:t>Bonkhoff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the fact that male-specific clusters are more wide-spread throughout the cortex compared to the rather compact female cluster</w:t>
      </w:r>
      <w:r w:rsidR="001D3C0C">
        <w:t xml:space="preserve"> could be interpreted to</w:t>
      </w:r>
      <w:r w:rsidR="004F4DCF">
        <w:t xml:space="preserve"> stand in contradiction to that.</w:t>
      </w:r>
    </w:p>
    <w:p w14:paraId="58D9F325" w14:textId="0D8EEFE7"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r w:rsidR="003921C6">
        <w:t>could be interpreted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r w:rsidR="0086659F" w:rsidRPr="00F33B3D">
          <w:rPr>
            <w:rStyle w:val="Hyperlink"/>
            <w:rFonts w:ascii="Ebrima" w:hAnsi="Ebrima"/>
          </w:rPr>
          <w:t>Bonkhoff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139" w:name="_Toc116064620"/>
      <w:r w:rsidR="001D3C0C">
        <w:t xml:space="preserve">. </w:t>
      </w:r>
      <w:r w:rsidR="003921C6">
        <w:t xml:space="preserve">As our patient sample only included right-hemispheric stroke patients </w:t>
      </w:r>
      <w:commentRangeStart w:id="140"/>
      <w:r w:rsidR="003921C6">
        <w:t>due to the aetiology of visuospatial neglect</w:t>
      </w:r>
      <w:commentRangeEnd w:id="140"/>
      <w:r w:rsidR="00032F9E">
        <w:rPr>
          <w:rStyle w:val="Kommentarzeichen"/>
        </w:rPr>
        <w:commentReference w:id="140"/>
      </w:r>
      <w:r w:rsidR="003921C6">
        <w:t xml:space="preserve">, it seems possible that any sex differences in lesion localisations are not as pronounced as they might be for neuropsychological syndromes that occur </w:t>
      </w:r>
      <w:ins w:id="141" w:author="Lisa" w:date="2022-10-21T18:24:00Z">
        <w:r w:rsidR="00BD6D13">
          <w:t xml:space="preserve">predominantly </w:t>
        </w:r>
      </w:ins>
      <w:r w:rsidR="003921C6">
        <w:t>after left-hemispheric strokes.</w:t>
      </w:r>
    </w:p>
    <w:p w14:paraId="48E7A98F" w14:textId="77777777" w:rsidR="004B140A" w:rsidRDefault="004B140A" w:rsidP="00447FEA">
      <w:pPr>
        <w:spacing w:line="276" w:lineRule="auto"/>
      </w:pPr>
    </w:p>
    <w:p w14:paraId="4BFA1702" w14:textId="195DD64C" w:rsidR="008C4901" w:rsidRDefault="00F72DAF" w:rsidP="00447FEA">
      <w:pPr>
        <w:spacing w:line="276" w:lineRule="auto"/>
      </w:pPr>
      <w:r w:rsidRPr="006140BA">
        <w:rPr>
          <w:b/>
        </w:rPr>
        <w:t>Whole-</w:t>
      </w:r>
      <w:ins w:id="142" w:author="Lisa" w:date="2022-10-21T18:29:00Z">
        <w:r w:rsidR="00CA6DB4">
          <w:rPr>
            <w:b/>
          </w:rPr>
          <w:t>B</w:t>
        </w:r>
      </w:ins>
      <w:del w:id="143" w:author="Lisa" w:date="2022-10-21T18:29:00Z">
        <w:r w:rsidRPr="006140BA" w:rsidDel="00CA6DB4">
          <w:rPr>
            <w:b/>
          </w:rPr>
          <w:delText>b</w:delText>
        </w:r>
      </w:del>
      <w:r w:rsidRPr="006140BA">
        <w:rPr>
          <w:b/>
        </w:rPr>
        <w:t>rain D</w:t>
      </w:r>
      <w:r w:rsidR="005B7F30" w:rsidRPr="006140BA">
        <w:rPr>
          <w:b/>
        </w:rPr>
        <w:t>isconnectivity</w:t>
      </w:r>
      <w:bookmarkEnd w:id="139"/>
      <w:r w:rsidR="006140BA">
        <w:tab/>
      </w:r>
    </w:p>
    <w:p w14:paraId="5FC970AB" w14:textId="77CE9A15" w:rsidR="00816E5B" w:rsidRDefault="00E4214F" w:rsidP="00447FEA">
      <w:pPr>
        <w:spacing w:line="276" w:lineRule="auto"/>
      </w:pPr>
      <w:r>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commentRangeStart w:id="144"/>
      <w:r w:rsidR="00EE0CA3" w:rsidRPr="004F4DCF">
        <w:t xml:space="preserve">whose damage was </w:t>
      </w:r>
      <w:r w:rsidR="00DE2ED5" w:rsidRPr="004F4DCF">
        <w:t>identified t</w:t>
      </w:r>
      <w:r w:rsidR="00322A3C" w:rsidRPr="004F4DCF">
        <w:t>o be associated with neglect</w:t>
      </w:r>
      <w:r w:rsidR="00322A3C">
        <w:t xml:space="preserve"> </w:t>
      </w:r>
      <w:commentRangeEnd w:id="144"/>
      <w:r w:rsidR="000F6EB6">
        <w:rPr>
          <w:rStyle w:val="Kommentarzeichen"/>
        </w:rPr>
        <w:commentReference w:id="144"/>
      </w:r>
      <w:r w:rsidR="00322A3C">
        <w:t>(</w:t>
      </w:r>
      <w:hyperlink w:anchor="he2007" w:history="1">
        <w:r w:rsidR="00322A3C" w:rsidRPr="00F33B3D">
          <w:rPr>
            <w:rStyle w:val="Hyperlink"/>
            <w:rFonts w:ascii="Ebrima" w:hAnsi="Ebrima"/>
          </w:rPr>
          <w:t>He et al., 2007</w:t>
        </w:r>
      </w:hyperlink>
      <w:r w:rsidR="00322A3C" w:rsidRPr="008C1F40">
        <w:t xml:space="preserve">; </w:t>
      </w:r>
      <w:hyperlink w:anchor="karnath2009" w:history="1">
        <w:r w:rsidR="00322A3C" w:rsidRPr="00F33B3D">
          <w:rPr>
            <w:rStyle w:val="Hyperlink"/>
            <w:rFonts w:ascii="Ebrima" w:hAnsi="Ebrima"/>
          </w:rPr>
          <w:t>Karnath et al., 2009</w:t>
        </w:r>
      </w:hyperlink>
      <w:r w:rsidR="00322A3C" w:rsidRPr="008C1F40">
        <w:t>;</w:t>
      </w:r>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lastRenderedPageBreak/>
        <w:t xml:space="preserve">overlap. </w:t>
      </w:r>
      <w:r w:rsidR="00816E5B">
        <w:t>Previous studies have shown that isolated damage to PCA-supplied regions, such as 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6F7853DA" w:rsidR="004B140A" w:rsidRDefault="00EE0CA3" w:rsidP="00CB50DE">
      <w:pPr>
        <w:spacing w:line="276" w:lineRule="auto"/>
      </w:pPr>
      <w:r>
        <w:t xml:space="preserve">When visually comparing the disconnection overlaps between men and women, we found more disconnections in the </w:t>
      </w:r>
      <w:commentRangeStart w:id="145"/>
      <w:r>
        <w:t xml:space="preserve">splenium of the corpus callosum and in the thalamus </w:t>
      </w:r>
      <w:commentRangeEnd w:id="145"/>
      <w:r w:rsidR="00BE5FCB">
        <w:rPr>
          <w:rStyle w:val="Kommentarzeichen"/>
        </w:rPr>
        <w:commentReference w:id="145"/>
      </w:r>
      <w:r>
        <w:t>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r w:rsidR="00CB50DE">
        <w:t xml:space="preserve"> We believe there are two potential reasons for this: Either there were no differences due to the fact that we used the same </w:t>
      </w:r>
      <w:commentRangeStart w:id="146"/>
      <w:r w:rsidR="00CB50DE">
        <w:t>tractography</w:t>
      </w:r>
      <w:commentRangeEnd w:id="146"/>
      <w:r w:rsidR="00614695">
        <w:rPr>
          <w:rStyle w:val="Kommentarzeichen"/>
        </w:rPr>
        <w:commentReference w:id="146"/>
      </w:r>
      <w:r w:rsidR="00CB50DE">
        <w:t xml:space="preserve"> atlases for both sexes, or that any potential differences might only emerge in a larger connectomic context and thus, could not be detected in voxel-wise analyses.</w:t>
      </w:r>
    </w:p>
    <w:p w14:paraId="7635B852" w14:textId="77777777" w:rsidR="00CB50DE" w:rsidRPr="00CB50DE" w:rsidRDefault="00CB50DE" w:rsidP="00CB50DE">
      <w:pPr>
        <w:spacing w:line="276" w:lineRule="auto"/>
      </w:pPr>
    </w:p>
    <w:p w14:paraId="22F34151" w14:textId="77777777" w:rsidR="008C4901" w:rsidRDefault="00A2695B" w:rsidP="00447FEA">
      <w:pPr>
        <w:tabs>
          <w:tab w:val="left" w:pos="3924"/>
        </w:tabs>
        <w:spacing w:line="276" w:lineRule="auto"/>
        <w:rPr>
          <w:b/>
        </w:rPr>
      </w:pPr>
      <w:r>
        <w:rPr>
          <w:b/>
        </w:rPr>
        <w:t>R</w:t>
      </w:r>
      <w:r w:rsidR="008C4901">
        <w:rPr>
          <w:b/>
        </w:rPr>
        <w:t>egion-to-Region Disconnectivity</w:t>
      </w:r>
    </w:p>
    <w:p w14:paraId="006451D4" w14:textId="718C0045"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 xml:space="preserve">The majority of those sex-specific disconnections were interhemispheric, regardless of the sex they were associated with – however, there was a </w:t>
      </w:r>
      <w:commentRangeStart w:id="147"/>
      <w:r w:rsidR="00A649CC">
        <w:rPr>
          <w:bCs/>
        </w:rPr>
        <w:t>higher ratio of inter- to intrahemispheric male-specific disconnections.</w:t>
      </w:r>
      <w:commentRangeEnd w:id="147"/>
      <w:r w:rsidR="002C3BD0">
        <w:rPr>
          <w:rStyle w:val="Kommentarzeichen"/>
        </w:rPr>
        <w:commentReference w:id="147"/>
      </w:r>
    </w:p>
    <w:p w14:paraId="66CE4802" w14:textId="00FEB74A" w:rsidR="0096452F" w:rsidRDefault="00B93A3D" w:rsidP="00447FEA">
      <w:pPr>
        <w:spacing w:line="276" w:lineRule="auto"/>
        <w:rPr>
          <w:ins w:id="148" w:author="Lisa" w:date="2022-10-21T19:58:00Z"/>
        </w:rPr>
      </w:pPr>
      <w:r w:rsidRPr="00B93A3D">
        <w:t>According to the predominant literature</w:t>
      </w:r>
      <w:ins w:id="149" w:author="Lisa" w:date="2022-10-21T19:26:00Z">
        <w:r w:rsidR="004B0AEA">
          <w:t xml:space="preserve"> of </w:t>
        </w:r>
      </w:ins>
      <w:ins w:id="150" w:author="Lisa" w:date="2022-10-21T19:27:00Z">
        <w:r w:rsidR="004B0AEA">
          <w:t xml:space="preserve">connectivity in </w:t>
        </w:r>
      </w:ins>
      <w:ins w:id="151" w:author="Lisa" w:date="2022-10-21T19:26:00Z">
        <w:r w:rsidR="004B0AEA">
          <w:t>healthy individuals</w:t>
        </w:r>
      </w:ins>
      <w:r w:rsidRPr="00B93A3D">
        <w:t>, men typically have a higher number of intrahemispheric WM connections, which in addition also exhibit an increased axonal diameter compared to the ones of women (</w:t>
      </w:r>
      <w:hyperlink w:anchor="boespflug2011" w:history="1">
        <w:r w:rsidRPr="00F33B3D">
          <w:rPr>
            <w:rStyle w:val="Hyperlink"/>
            <w:rFonts w:ascii="Ebrima" w:hAnsi="Ebrima"/>
          </w:rPr>
          <w:t>Boespflug et al., 2011</w:t>
        </w:r>
      </w:hyperlink>
      <w:r w:rsidRPr="00B93A3D">
        <w:t xml:space="preserve">; </w:t>
      </w:r>
      <w:hyperlink w:anchor="ingalhalikar2013" w:history="1">
        <w:r w:rsidRPr="00F33B3D">
          <w:rPr>
            <w:rStyle w:val="Hyperlink"/>
            <w:rFonts w:ascii="Ebrima" w:hAnsi="Ebrima"/>
          </w:rPr>
          <w:t>Ingalhalikar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r w:rsidRPr="00F33B3D">
          <w:rPr>
            <w:rStyle w:val="Hyperlink"/>
            <w:rFonts w:ascii="Ebrima" w:hAnsi="Ebrima"/>
          </w:rPr>
          <w:t>Dubb et al., 2003</w:t>
        </w:r>
      </w:hyperlink>
      <w:r w:rsidRPr="008C1F40">
        <w:t>;</w:t>
      </w:r>
      <w:r w:rsidRPr="006D13EE">
        <w:rPr>
          <w:color w:val="7F7F7F" w:themeColor="text1" w:themeTint="80"/>
        </w:rPr>
        <w:t xml:space="preserve"> </w:t>
      </w:r>
      <w:hyperlink w:anchor="ingalhalikar2013" w:history="1">
        <w:r w:rsidR="00F33B3D" w:rsidRPr="00F33B3D">
          <w:rPr>
            <w:rStyle w:val="Hyperlink"/>
            <w:rFonts w:ascii="Ebrima" w:hAnsi="Ebrima"/>
          </w:rPr>
          <w:t>Ingalhalikar et al., 2013</w:t>
        </w:r>
      </w:hyperlink>
      <w:r w:rsidRPr="006D13EE">
        <w:t>).</w:t>
      </w:r>
      <w:r>
        <w:t xml:space="preserve"> </w:t>
      </w:r>
      <w:r w:rsidR="00223DA5">
        <w:t>Interestingly, w</w:t>
      </w:r>
      <w:r>
        <w:t xml:space="preserve">e found the </w:t>
      </w:r>
      <w:commentRangeStart w:id="152"/>
      <w:r w:rsidRPr="004F4DCF">
        <w:t>opposite p</w:t>
      </w:r>
      <w:r>
        <w:t xml:space="preserve">atterns </w:t>
      </w:r>
      <w:commentRangeEnd w:id="152"/>
      <w:r w:rsidR="00645A65">
        <w:rPr>
          <w:rStyle w:val="Kommentarzeichen"/>
        </w:rPr>
        <w:commentReference w:id="152"/>
      </w:r>
      <w:r>
        <w:t>in sex-specific disconnections</w:t>
      </w:r>
      <w:ins w:id="153" w:author="Lisa" w:date="2022-10-21T19:29:00Z">
        <w:r w:rsidR="004B0AEA">
          <w:t xml:space="preserve"> of stroke patients</w:t>
        </w:r>
      </w:ins>
      <w:r>
        <w:t>: Men suffered from more interhemispheric disconnections, most</w:t>
      </w:r>
      <w:r w:rsidR="0096452F">
        <w:t xml:space="preserve">ly </w:t>
      </w:r>
      <w:r>
        <w:t xml:space="preserve">throughout the corpus callosum, whereas women had a higher </w:t>
      </w:r>
      <w:del w:id="154" w:author="Lisa" w:date="2022-10-21T19:24:00Z">
        <w:r w:rsidDel="00105175">
          <w:delText xml:space="preserve">ratio </w:delText>
        </w:r>
      </w:del>
      <w:ins w:id="155" w:author="Lisa" w:date="2022-10-21T19:24:00Z">
        <w:r w:rsidR="00105175">
          <w:t xml:space="preserve">proportion </w:t>
        </w:r>
      </w:ins>
      <w:r>
        <w:t xml:space="preserve">of intrahemispheric disconnections, as well as more interhemispheric disconnections between the left and right thalami. </w:t>
      </w:r>
    </w:p>
    <w:p w14:paraId="0F32D4B5" w14:textId="52E1BFDC" w:rsidR="00645A65" w:rsidRDefault="00645A65" w:rsidP="00447FEA">
      <w:pPr>
        <w:spacing w:line="276" w:lineRule="auto"/>
      </w:pPr>
      <w:ins w:id="156" w:author="Lisa" w:date="2022-10-21T19:58:00Z">
        <w:r>
          <w:t xml:space="preserve">Although this </w:t>
        </w:r>
      </w:ins>
      <w:ins w:id="157" w:author="Lisa" w:date="2022-10-21T20:01:00Z">
        <w:r>
          <w:t>may seem</w:t>
        </w:r>
      </w:ins>
      <w:ins w:id="158" w:author="Lisa" w:date="2022-10-21T19:58:00Z">
        <w:r>
          <w:t xml:space="preserve"> </w:t>
        </w:r>
      </w:ins>
      <w:ins w:id="159" w:author="Lisa" w:date="2022-10-21T19:59:00Z">
        <w:r>
          <w:t>counterintuitive</w:t>
        </w:r>
      </w:ins>
      <w:ins w:id="160" w:author="Lisa" w:date="2022-10-21T19:58:00Z">
        <w:r>
          <w:t xml:space="preserve"> </w:t>
        </w:r>
      </w:ins>
      <w:ins w:id="161" w:author="Lisa" w:date="2022-10-21T19:59:00Z">
        <w:r>
          <w:t xml:space="preserve">at first sight, as one would expect …, </w:t>
        </w:r>
      </w:ins>
      <w:ins w:id="162" w:author="Lisa" w:date="2022-10-21T20:01:00Z">
        <w:r>
          <w:t>one could also argue</w:t>
        </w:r>
      </w:ins>
      <w:ins w:id="163" w:author="Lisa" w:date="2022-10-21T20:02:00Z">
        <w:r>
          <w:t xml:space="preserve"> quite</w:t>
        </w:r>
      </w:ins>
      <w:ins w:id="164" w:author="Lisa" w:date="2022-10-21T19:59:00Z">
        <w:r>
          <w:t xml:space="preserve"> the opposite, namely </w:t>
        </w:r>
      </w:ins>
      <w:ins w:id="165" w:author="Lisa" w:date="2022-10-21T20:00:00Z">
        <w:r>
          <w:t>…</w:t>
        </w:r>
      </w:ins>
    </w:p>
    <w:p w14:paraId="275892FF" w14:textId="46CA42A9" w:rsidR="00334F5D" w:rsidRDefault="00B93A3D" w:rsidP="0096452F">
      <w:pPr>
        <w:spacing w:line="276" w:lineRule="auto"/>
      </w:pP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r w:rsidR="00223DA5">
        <w:rPr>
          <w:bCs/>
        </w:rPr>
        <w:t>This would explain why there are so few intrahemispheric male-specific disconnections: If intrahemispheric WM tracts are more abundant and thicker in diameter in men</w:t>
      </w:r>
      <w:r w:rsidR="0096452F">
        <w:rPr>
          <w:bCs/>
        </w:rPr>
        <w:t xml:space="preserve"> (cf. </w:t>
      </w:r>
      <w:hyperlink w:anchor="ingalhalikar2013" w:history="1">
        <w:r w:rsidR="0096452F" w:rsidRPr="0096452F">
          <w:rPr>
            <w:rStyle w:val="Hyperlink"/>
            <w:rFonts w:ascii="Ebrima" w:hAnsi="Ebrima"/>
            <w:bCs/>
          </w:rPr>
          <w:t>Ingalhalikar et al., 2013</w:t>
        </w:r>
      </w:hyperlink>
      <w:r w:rsidR="0096452F">
        <w:rPr>
          <w:bCs/>
        </w:rPr>
        <w:t xml:space="preserve">; </w:t>
      </w:r>
      <w:hyperlink w:anchor="kanaan2012" w:history="1">
        <w:r w:rsidR="0096452F" w:rsidRPr="0096452F">
          <w:rPr>
            <w:rStyle w:val="Hyperlink"/>
            <w:rFonts w:ascii="Ebrima" w:hAnsi="Ebrima"/>
            <w:bCs/>
          </w:rPr>
          <w:t>Kanaan et al., 2012</w:t>
        </w:r>
      </w:hyperlink>
      <w:r w:rsidR="0096452F">
        <w:rPr>
          <w:bCs/>
        </w:rPr>
        <w:t>)</w:t>
      </w:r>
      <w:r w:rsidR="00223DA5">
        <w:rPr>
          <w:bCs/>
        </w:rPr>
        <w:t xml:space="preserve">, and if a WM tract has to be at least 50% </w:t>
      </w:r>
      <w:r w:rsidR="00223DA5">
        <w:rPr>
          <w:bCs/>
        </w:rPr>
        <w:lastRenderedPageBreak/>
        <w:t>damaged to be considered as disconnected (</w:t>
      </w:r>
      <w:hyperlink w:anchor="griffis2019" w:history="1">
        <w:r w:rsidR="00223DA5" w:rsidRPr="00F33B3D">
          <w:rPr>
            <w:rStyle w:val="Hyperlink"/>
            <w:rFonts w:ascii="Ebrima" w:hAnsi="Ebrima"/>
            <w:bCs/>
          </w:rPr>
          <w:t>Griffis et al., 2019</w:t>
        </w:r>
      </w:hyperlink>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xml:space="preserve">), then either a larger or differently located lesion would be needed to disconnect an intrahemispheric WM tract in men, compared to women. However, since </w:t>
      </w:r>
      <w:r w:rsidR="001D461C">
        <w:rPr>
          <w:bCs/>
        </w:rPr>
        <w:t>we detected</w:t>
      </w:r>
      <w:r w:rsidR="00223DA5">
        <w:rPr>
          <w:bCs/>
        </w:rPr>
        <w:t xml:space="preserve"> </w:t>
      </w:r>
      <w:del w:id="166" w:author="Lisa" w:date="2022-10-21T19:33:00Z">
        <w:r w:rsidR="00223DA5" w:rsidDel="004B0AEA">
          <w:rPr>
            <w:bCs/>
          </w:rPr>
          <w:delText xml:space="preserve">are </w:delText>
        </w:r>
      </w:del>
      <w:commentRangeStart w:id="167"/>
      <w:commentRangeStart w:id="168"/>
      <w:r w:rsidR="00223DA5">
        <w:rPr>
          <w:bCs/>
        </w:rPr>
        <w:t xml:space="preserve">no significant differences in neither lesion volume nor lesion localisation </w:t>
      </w:r>
      <w:commentRangeEnd w:id="167"/>
      <w:r w:rsidR="007D3871">
        <w:rPr>
          <w:rStyle w:val="Kommentarzeichen"/>
        </w:rPr>
        <w:commentReference w:id="167"/>
      </w:r>
      <w:commentRangeEnd w:id="168"/>
      <w:r w:rsidR="00B23072">
        <w:rPr>
          <w:rStyle w:val="Kommentarzeichen"/>
        </w:rPr>
        <w:commentReference w:id="168"/>
      </w:r>
      <w:r w:rsidR="00223DA5">
        <w:rPr>
          <w:bCs/>
        </w:rPr>
        <w:t>between the sexes,</w:t>
      </w:r>
      <w:r w:rsidR="001D461C">
        <w:rPr>
          <w:bCs/>
        </w:rPr>
        <w:t xml:space="preserve"> this could be interpreted as</w:t>
      </w:r>
      <w:r w:rsidR="00223DA5">
        <w:rPr>
          <w:bCs/>
        </w:rPr>
        <w:t xml:space="preserve"> men </w:t>
      </w:r>
      <w:r w:rsidR="001D461C">
        <w:rPr>
          <w:bCs/>
        </w:rPr>
        <w:t xml:space="preserve">being </w:t>
      </w:r>
      <w:r w:rsidR="00223DA5">
        <w:rPr>
          <w:bCs/>
        </w:rPr>
        <w:t>less vulnerable to intrahemispheric disconnections.</w:t>
      </w:r>
      <w:r w:rsidR="0095305E">
        <w:rPr>
          <w:bCs/>
        </w:rPr>
        <w:t xml:space="preserve"> </w:t>
      </w:r>
      <w:commentRangeStart w:id="169"/>
      <w:r w:rsidR="001D461C">
        <w:rPr>
          <w:bCs/>
        </w:rPr>
        <w:t xml:space="preserve">Although </w:t>
      </w:r>
      <w:commentRangeEnd w:id="169"/>
      <w:r w:rsidR="00B23072">
        <w:rPr>
          <w:rStyle w:val="Kommentarzeichen"/>
        </w:rPr>
        <w:commentReference w:id="169"/>
      </w:r>
      <w:r w:rsidR="001D461C">
        <w:rPr>
          <w:bCs/>
        </w:rPr>
        <w:t>this interpretation should be treated with caution, as we are not able to make inferences about underlying anatomical differences</w:t>
      </w:r>
      <w:r w:rsidR="001D461C" w:rsidRPr="001D461C">
        <w:t xml:space="preserve"> </w:t>
      </w:r>
      <w:r w:rsidR="001D461C">
        <w:t>due to us using the same spatial normalisation template and brain atlases for both sexes.</w:t>
      </w:r>
    </w:p>
    <w:p w14:paraId="69547C8F" w14:textId="0BD45A9D"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r w:rsidR="00C31C22" w:rsidRPr="00C31C22">
          <w:rPr>
            <w:rStyle w:val="Hyperlink"/>
            <w:rFonts w:ascii="Ebrima" w:hAnsi="Ebrima"/>
          </w:rPr>
          <w:t>Ruigrok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 xml:space="preserve">). </w:t>
      </w:r>
      <w:commentRangeStart w:id="170"/>
      <w:commentRangeStart w:id="171"/>
      <w:r w:rsidR="0072023E" w:rsidRPr="004B71C9">
        <w:t>Considering the women in our patient sample are on average 3.6 years older than their male counterparts, they likely experienced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r w:rsidR="003A7739" w:rsidRPr="003A7739">
          <w:rPr>
            <w:rStyle w:val="Hyperlink"/>
            <w:rFonts w:ascii="Ebrima" w:hAnsi="Ebrima"/>
          </w:rPr>
          <w:t>Duffau, 2005</w:t>
        </w:r>
      </w:hyperlink>
      <w:r w:rsidR="00C31C22">
        <w:t>)</w:t>
      </w:r>
      <w:r w:rsidR="00630594" w:rsidRPr="004B71C9">
        <w:t>.</w:t>
      </w:r>
      <w:commentRangeEnd w:id="170"/>
      <w:r w:rsidR="003D6DD4">
        <w:rPr>
          <w:rStyle w:val="Kommentarzeichen"/>
        </w:rPr>
        <w:commentReference w:id="170"/>
      </w:r>
      <w:commentRangeEnd w:id="171"/>
      <w:r w:rsidR="00316657">
        <w:rPr>
          <w:rStyle w:val="Kommentarzeichen"/>
        </w:rPr>
        <w:commentReference w:id="171"/>
      </w:r>
    </w:p>
    <w:p w14:paraId="05ECAF7C" w14:textId="6309E369" w:rsidR="00430547" w:rsidRPr="007D5197" w:rsidRDefault="0072023E" w:rsidP="0096452F">
      <w:pPr>
        <w:spacing w:line="276" w:lineRule="auto"/>
        <w:rPr>
          <w:color w:val="C00000"/>
          <w:lang w:val="en-US"/>
        </w:rPr>
      </w:pPr>
      <w:r>
        <w:t>Further, there have been reports of a reliable sex difference in the anatomy of an interhemispheric structure</w:t>
      </w:r>
      <w:r w:rsidR="00F55A8B">
        <w:t xml:space="preserve"> connecting the </w:t>
      </w:r>
      <w:commentRangeStart w:id="172"/>
      <w:r w:rsidR="00F55A8B">
        <w:t>thalam</w:t>
      </w:r>
      <w:ins w:id="173" w:author="Lisa" w:date="2022-10-21T20:14:00Z">
        <w:r w:rsidR="00A42993">
          <w:t>us</w:t>
        </w:r>
      </w:ins>
      <w:del w:id="174" w:author="Lisa" w:date="2022-10-21T20:14:00Z">
        <w:r w:rsidR="00F55A8B" w:rsidDel="00A42993">
          <w:delText>i</w:delText>
        </w:r>
      </w:del>
      <w:r w:rsidR="00F55A8B">
        <w:t xml:space="preserve"> of the left and right hemisphere</w:t>
      </w:r>
      <w:del w:id="175" w:author="Lisa" w:date="2022-10-21T20:16:00Z">
        <w:r w:rsidR="00F55A8B" w:rsidDel="00A42993">
          <w:delText>s</w:delText>
        </w:r>
      </w:del>
      <w:commentRangeEnd w:id="172"/>
      <w:r w:rsidR="004E56D2">
        <w:rPr>
          <w:rStyle w:val="Kommentarzeichen"/>
        </w:rPr>
        <w:commentReference w:id="172"/>
      </w:r>
      <w:r w:rsidR="00F55A8B">
        <w:t>,</w:t>
      </w:r>
      <w:r>
        <w:t xml:space="preserve"> known as the interthalamic adhesion (ITA)</w:t>
      </w:r>
      <w:r w:rsidR="00F55A8B">
        <w:rPr>
          <w:rStyle w:val="Funotenzeichen"/>
        </w:rPr>
        <w:footnoteReference w:id="2"/>
      </w:r>
      <w:r>
        <w:t xml:space="preserve">. </w:t>
      </w:r>
      <w:r w:rsidR="00F55A8B">
        <w:t xml:space="preserve">The ITA is a fairly small </w:t>
      </w:r>
      <w:r w:rsidR="003F043C">
        <w:t>bundle of glia</w:t>
      </w:r>
      <w:r w:rsidR="00704C1C">
        <w:t>, which contributes to the anterior thalamic radiation (</w:t>
      </w:r>
      <w:hyperlink w:anchor="borghei2021" w:history="1">
        <w:r w:rsidR="00704C1C" w:rsidRPr="00E4552D">
          <w:rPr>
            <w:rStyle w:val="Hyperlink"/>
            <w:rFonts w:ascii="Ebrima" w:hAnsi="Ebrima"/>
          </w:rPr>
          <w:t>Borghei et al., 2021</w:t>
        </w:r>
      </w:hyperlink>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r w:rsidR="003F043C" w:rsidRPr="00E4552D">
          <w:rPr>
            <w:rStyle w:val="Hyperlink"/>
            <w:rFonts w:ascii="Ebrima" w:hAnsi="Ebrima"/>
          </w:rPr>
          <w:t>Nopoulous et al., 2001</w:t>
        </w:r>
      </w:hyperlink>
      <w:r w:rsidR="003F043C">
        <w:t xml:space="preserve">; </w:t>
      </w:r>
      <w:hyperlink w:anchor="trzesniak2011" w:history="1">
        <w:r w:rsidR="003F043C" w:rsidRPr="00E4552D">
          <w:rPr>
            <w:rStyle w:val="Hyperlink"/>
            <w:rFonts w:ascii="Ebrima" w:hAnsi="Ebrima"/>
          </w:rPr>
          <w:t>Trzesniak et al., 2011</w:t>
        </w:r>
      </w:hyperlink>
      <w:r w:rsidR="00704C1C">
        <w:t>). Some studies report</w:t>
      </w:r>
      <w:r w:rsidR="003F043C">
        <w:t xml:space="preserve"> that </w:t>
      </w:r>
      <w:r w:rsidR="003F043C" w:rsidRPr="009F4869">
        <w:t>the ITA is present more often in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r w:rsidR="00E4552D" w:rsidRPr="00E4552D">
          <w:rPr>
            <w:rStyle w:val="Hyperlink"/>
            <w:rFonts w:ascii="Ebrima" w:hAnsi="Ebrima"/>
          </w:rPr>
          <w:t>Nopoulous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r w:rsidR="003F043C" w:rsidRPr="00E4552D">
          <w:rPr>
            <w:rStyle w:val="Hyperlink"/>
            <w:rFonts w:ascii="Ebrima" w:hAnsi="Ebrima"/>
          </w:rPr>
          <w:t>Damle et al., 2017</w:t>
        </w:r>
      </w:hyperlink>
      <w:r w:rsidR="003F043C" w:rsidRPr="009F4869">
        <w:t>).</w:t>
      </w:r>
      <w:r w:rsidR="0007724A" w:rsidRPr="009F4869">
        <w:t xml:space="preserve"> </w:t>
      </w:r>
      <w:commentRangeStart w:id="176"/>
      <w:commentRangeStart w:id="177"/>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w:t>
      </w:r>
      <w:bookmarkStart w:id="178" w:name="_GoBack"/>
      <w:r w:rsidR="009F4869" w:rsidRPr="009F4869">
        <w:t>ITA</w:t>
      </w:r>
      <w:bookmarkEnd w:id="178"/>
      <w:r w:rsidR="009F4869" w:rsidRPr="009F4869">
        <w:t xml:space="preserve">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commentRangeEnd w:id="176"/>
      <w:r w:rsidR="002A2004">
        <w:rPr>
          <w:rStyle w:val="Kommentarzeichen"/>
        </w:rPr>
        <w:commentReference w:id="176"/>
      </w:r>
      <w:commentRangeEnd w:id="177"/>
      <w:r w:rsidR="004E56D2">
        <w:rPr>
          <w:rStyle w:val="Kommentarzeichen"/>
        </w:rPr>
        <w:commentReference w:id="177"/>
      </w:r>
    </w:p>
    <w:p w14:paraId="18E93A68" w14:textId="77777777" w:rsidR="004B140A" w:rsidRDefault="004B140A" w:rsidP="00447FEA">
      <w:pPr>
        <w:spacing w:line="276" w:lineRule="auto"/>
        <w:rPr>
          <w:b/>
        </w:rPr>
      </w:pPr>
      <w:bookmarkStart w:id="179" w:name="_Toc116064623"/>
    </w:p>
    <w:p w14:paraId="54E6BDEF" w14:textId="5D7CD44B" w:rsidR="00D81E3E" w:rsidRDefault="005B7F30" w:rsidP="00447FEA">
      <w:pPr>
        <w:spacing w:line="276" w:lineRule="auto"/>
        <w:rPr>
          <w:b/>
        </w:rPr>
      </w:pPr>
      <w:r w:rsidRPr="006140BA">
        <w:rPr>
          <w:b/>
        </w:rPr>
        <w:t>Prediction</w:t>
      </w:r>
      <w:r w:rsidR="0070786F" w:rsidRPr="006140BA">
        <w:rPr>
          <w:b/>
        </w:rPr>
        <w:t xml:space="preserve"> of Patient Status</w:t>
      </w:r>
      <w:bookmarkEnd w:id="179"/>
      <w:r w:rsidR="006140BA">
        <w:rPr>
          <w:b/>
        </w:rPr>
        <w:tab/>
      </w:r>
    </w:p>
    <w:p w14:paraId="146BDF72" w14:textId="6939BA88" w:rsidR="00291026" w:rsidRDefault="00483E8E" w:rsidP="00447FEA">
      <w:pPr>
        <w:spacing w:line="276" w:lineRule="auto"/>
        <w:rPr>
          <w:bCs/>
        </w:rPr>
      </w:pPr>
      <w:commentRangeStart w:id="180"/>
      <w:r>
        <w:rPr>
          <w:bCs/>
        </w:rPr>
        <w:t>Overall</w:t>
      </w:r>
      <w:commentRangeEnd w:id="180"/>
      <w:r w:rsidR="00ED2A5A">
        <w:rPr>
          <w:rStyle w:val="Kommentarzeichen"/>
        </w:rPr>
        <w:commentReference w:id="180"/>
      </w:r>
      <w:r>
        <w:rPr>
          <w:bCs/>
        </w:rPr>
        <w:t xml:space="preserve">, we found that the prediction accuracy of disconnection-based models was comparable to or higher than for </w:t>
      </w:r>
      <w:r w:rsidR="00291026">
        <w:rPr>
          <w:bCs/>
        </w:rPr>
        <w:t xml:space="preserve">the </w:t>
      </w:r>
      <w:r>
        <w:rPr>
          <w:bCs/>
        </w:rPr>
        <w:t>models based on lesion maps</w:t>
      </w:r>
      <w:r w:rsidR="008B4127">
        <w:rPr>
          <w:bCs/>
        </w:rPr>
        <w:t>, which is in line with previous studies comparing the predictive power provided by disconnection and lesion measures, respectively (</w:t>
      </w:r>
      <w:hyperlink w:anchor="griffis2019" w:history="1">
        <w:r w:rsidR="008B4127" w:rsidRPr="008B4127">
          <w:rPr>
            <w:rStyle w:val="Hyperlink"/>
            <w:rFonts w:ascii="Ebrima" w:hAnsi="Ebrima"/>
            <w:bCs/>
          </w:rPr>
          <w:t>Griffis et al., 2019</w:t>
        </w:r>
      </w:hyperlink>
      <w:r w:rsidR="008B4127">
        <w:rPr>
          <w:bCs/>
        </w:rPr>
        <w:t xml:space="preserve">; </w:t>
      </w:r>
      <w:hyperlink w:anchor="kuceyeski2016" w:history="1">
        <w:r w:rsidR="008B4127" w:rsidRPr="00E4552D">
          <w:rPr>
            <w:rStyle w:val="Hyperlink"/>
            <w:rFonts w:ascii="Ebrima" w:hAnsi="Ebrima"/>
            <w:bCs/>
          </w:rPr>
          <w:t>Kuceyeski et al., 2016</w:t>
        </w:r>
      </w:hyperlink>
      <w:r w:rsidR="008B4127">
        <w:rPr>
          <w:bCs/>
        </w:rPr>
        <w:t xml:space="preserve">; </w:t>
      </w:r>
      <w:hyperlink w:anchor="salvalaggio2020" w:history="1">
        <w:r w:rsidR="008B4127" w:rsidRPr="00056E32">
          <w:rPr>
            <w:rStyle w:val="Hyperlink"/>
            <w:rFonts w:ascii="Ebrima" w:hAnsi="Ebrima"/>
            <w:bCs/>
          </w:rPr>
          <w:t>Salvalaggio et al., 2020</w:t>
        </w:r>
      </w:hyperlink>
      <w:r w:rsidR="008B4127">
        <w:rPr>
          <w:bCs/>
        </w:rPr>
        <w:t xml:space="preserve">; </w:t>
      </w:r>
      <w:hyperlink w:anchor="wiesen2020" w:history="1">
        <w:r w:rsidR="008B4127" w:rsidRPr="00056E32">
          <w:rPr>
            <w:rStyle w:val="Hyperlink"/>
            <w:rFonts w:ascii="Ebrima" w:hAnsi="Ebrima"/>
            <w:bCs/>
          </w:rPr>
          <w:t>Wiesen et al., 2020</w:t>
        </w:r>
      </w:hyperlink>
      <w:r w:rsidR="008B4127">
        <w:rPr>
          <w:bCs/>
        </w:rPr>
        <w:t xml:space="preserve">). </w:t>
      </w:r>
    </w:p>
    <w:p w14:paraId="118020B1" w14:textId="12E12AA2" w:rsidR="002C5DA4" w:rsidRDefault="0098632A" w:rsidP="00447FEA">
      <w:pPr>
        <w:spacing w:line="276" w:lineRule="auto"/>
        <w:rPr>
          <w:bCs/>
        </w:rPr>
      </w:pPr>
      <w:r>
        <w:rPr>
          <w:bCs/>
        </w:rPr>
        <w:lastRenderedPageBreak/>
        <w:t xml:space="preserve">Further, we found that using disconnection maps as the basis for the </w:t>
      </w:r>
      <w:r w:rsidR="009C73FB">
        <w:rPr>
          <w:bCs/>
        </w:rPr>
        <w:t xml:space="preserve">classifier </w:t>
      </w:r>
      <w:commentRangeStart w:id="181"/>
      <w:commentRangeStart w:id="182"/>
      <w:r>
        <w:rPr>
          <w:bCs/>
        </w:rPr>
        <w:t xml:space="preserve">improved </w:t>
      </w:r>
      <w:commentRangeEnd w:id="181"/>
      <w:r w:rsidR="00B6668D">
        <w:rPr>
          <w:rStyle w:val="Kommentarzeichen"/>
        </w:rPr>
        <w:commentReference w:id="181"/>
      </w:r>
      <w:commentRangeEnd w:id="182"/>
      <w:r w:rsidR="007E4FE4">
        <w:rPr>
          <w:rStyle w:val="Kommentarzeichen"/>
        </w:rPr>
        <w:commentReference w:id="182"/>
      </w:r>
      <w:r>
        <w:rPr>
          <w:bCs/>
        </w:rPr>
        <w:t xml:space="preserve">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can be predicted more reliably based on disconnectivity patterns compared to lesion patterns.</w:t>
      </w:r>
      <w:r>
        <w:rPr>
          <w:bCs/>
        </w:rPr>
        <w:t xml:space="preserve"> </w:t>
      </w:r>
      <w:r w:rsidR="00091EEA">
        <w:rPr>
          <w:bCs/>
        </w:rPr>
        <w:t>This can be interpreted to further suppo</w:t>
      </w:r>
      <w:r w:rsidR="002C5DA4">
        <w:rPr>
          <w:bCs/>
        </w:rPr>
        <w:t xml:space="preserve">rt the view that neglect </w:t>
      </w:r>
      <w:del w:id="183" w:author="Lisa" w:date="2022-10-21T20:46:00Z">
        <w:r w:rsidR="002C5DA4" w:rsidDel="00B6668D">
          <w:rPr>
            <w:bCs/>
          </w:rPr>
          <w:delText xml:space="preserve">should </w:delText>
        </w:r>
      </w:del>
      <w:ins w:id="184" w:author="Lisa" w:date="2022-10-21T20:46:00Z">
        <w:r w:rsidR="00B6668D">
          <w:rPr>
            <w:bCs/>
          </w:rPr>
          <w:t xml:space="preserve">might rather </w:t>
        </w:r>
      </w:ins>
      <w:r w:rsidR="002C5DA4">
        <w:rPr>
          <w:bCs/>
        </w:rPr>
        <w:t xml:space="preserve">be </w:t>
      </w:r>
      <w:del w:id="185" w:author="Lisa" w:date="2022-10-21T20:46:00Z">
        <w:r w:rsidR="002C5DA4" w:rsidDel="00B6668D">
          <w:rPr>
            <w:bCs/>
          </w:rPr>
          <w:delText xml:space="preserve">understood as </w:delText>
        </w:r>
      </w:del>
      <w:r w:rsidR="002C5DA4">
        <w:rPr>
          <w:bCs/>
        </w:rPr>
        <w:t>a</w:t>
      </w:r>
      <w:r w:rsidR="00091EEA">
        <w:rPr>
          <w:bCs/>
        </w:rPr>
        <w:t xml:space="preserve"> disconnection syndrome</w:t>
      </w:r>
      <w:del w:id="186" w:author="Lisa" w:date="2022-10-21T20:48:00Z">
        <w:r w:rsidR="00091EEA" w:rsidDel="00B6668D">
          <w:rPr>
            <w:bCs/>
          </w:rPr>
          <w:delText>,</w:delText>
        </w:r>
      </w:del>
      <w:r w:rsidR="00091EEA">
        <w:rPr>
          <w:bCs/>
        </w:rPr>
        <w:t xml:space="preserve"> </w:t>
      </w:r>
      <w:del w:id="187" w:author="Lisa" w:date="2022-10-21T20:46:00Z">
        <w:r w:rsidR="00091EEA" w:rsidDel="00B6668D">
          <w:rPr>
            <w:bCs/>
          </w:rPr>
          <w:delText xml:space="preserve">rather </w:delText>
        </w:r>
      </w:del>
      <w:r w:rsidR="00091EEA">
        <w:rPr>
          <w:bCs/>
        </w:rPr>
        <w:t xml:space="preserve">than a syndrome that is caused </w:t>
      </w:r>
      <w:ins w:id="188" w:author="Lisa" w:date="2022-10-21T20:49:00Z">
        <w:r w:rsidR="00112F52">
          <w:rPr>
            <w:bCs/>
          </w:rPr>
          <w:t xml:space="preserve">only </w:t>
        </w:r>
      </w:ins>
      <w:r w:rsidR="00091EEA">
        <w:rPr>
          <w:bCs/>
        </w:rPr>
        <w:t xml:space="preserve">by </w:t>
      </w:r>
      <w:ins w:id="189" w:author="Lisa" w:date="2022-10-21T20:49:00Z">
        <w:r w:rsidR="00112F52">
          <w:rPr>
            <w:bCs/>
          </w:rPr>
          <w:t xml:space="preserve">isolated </w:t>
        </w:r>
      </w:ins>
      <w:r w:rsidR="00091EEA">
        <w:rPr>
          <w:bCs/>
        </w:rPr>
        <w:t xml:space="preserve">focal cortical lesions (cf. </w:t>
      </w:r>
      <w:hyperlink w:anchor="bartolomeo2007" w:history="1">
        <w:r w:rsidR="00091EEA" w:rsidRPr="00056E32">
          <w:rPr>
            <w:rStyle w:val="Hyperlink"/>
            <w:rFonts w:ascii="Ebrima" w:hAnsi="Ebrima"/>
          </w:rPr>
          <w:t>Bartolomeo et al., 2007</w:t>
        </w:r>
      </w:hyperlink>
      <w:r w:rsidR="00091EEA" w:rsidRPr="008C1F40">
        <w:t xml:space="preserve">; </w:t>
      </w:r>
      <w:hyperlink w:anchor="doricchi2008" w:history="1">
        <w:r w:rsidR="00091EEA" w:rsidRPr="00056E32">
          <w:rPr>
            <w:rStyle w:val="Hyperlink"/>
            <w:rFonts w:ascii="Ebrima" w:hAnsi="Ebrima"/>
          </w:rPr>
          <w:t>Doricchi et al., 2008</w:t>
        </w:r>
      </w:hyperlink>
      <w:r w:rsidR="00091EEA" w:rsidRPr="00091EEA">
        <w:t>).</w:t>
      </w:r>
      <w:r w:rsidR="00436B92">
        <w:t xml:space="preserve"> </w:t>
      </w:r>
    </w:p>
    <w:p w14:paraId="0C465CC5" w14:textId="5248CFDB"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 xml:space="preserve">). </w:t>
      </w:r>
      <w:hyperlink w:anchor="griffis2020" w:history="1">
        <w:r w:rsidRPr="00056E32">
          <w:rPr>
            <w:rStyle w:val="Hyperlink"/>
            <w:rFonts w:ascii="Ebrima" w:hAnsi="Ebrima"/>
            <w:bCs/>
          </w:rPr>
          <w:t>Griffis et al. (2020)</w:t>
        </w:r>
      </w:hyperlink>
      <w:r w:rsidRPr="00436B92">
        <w:rPr>
          <w:bCs/>
          <w:color w:val="7F7F7F" w:themeColor="text1" w:themeTint="80"/>
        </w:rPr>
        <w:t xml:space="preserve"> </w:t>
      </w:r>
      <w:r>
        <w:rPr>
          <w:bCs/>
        </w:rPr>
        <w:t xml:space="preserve">argue </w:t>
      </w:r>
      <w:commentRangeStart w:id="190"/>
      <w:r w:rsidR="00E52C42">
        <w:rPr>
          <w:bCs/>
        </w:rPr>
        <w:t>that</w:t>
      </w:r>
      <w:commentRangeEnd w:id="190"/>
      <w:r w:rsidR="00AD3B23">
        <w:rPr>
          <w:rStyle w:val="Kommentarzeichen"/>
        </w:rPr>
        <w:commentReference w:id="190"/>
      </w:r>
      <w:r w:rsidR="00E52C42">
        <w:rPr>
          <w:bCs/>
        </w:rPr>
        <w:t xml:space="preserve"> it seems plausible that </w:t>
      </w:r>
      <w:r w:rsidR="00C43341">
        <w:rPr>
          <w:bCs/>
        </w:rPr>
        <w:t xml:space="preserve">since </w:t>
      </w:r>
      <w:r w:rsidR="00E52C42">
        <w:rPr>
          <w:bCs/>
        </w:rPr>
        <w:t xml:space="preserve">complex cognitive processes, such as visuospatial attention, rely </w:t>
      </w:r>
      <w:r w:rsidR="00C43341">
        <w:rPr>
          <w:bCs/>
        </w:rPr>
        <w:t>on the structural and</w:t>
      </w:r>
      <w:r w:rsidR="00584467">
        <w:rPr>
          <w:bCs/>
        </w:rPr>
        <w:t xml:space="preserve"> functional</w:t>
      </w:r>
      <w:r w:rsidR="00C43341">
        <w:rPr>
          <w:bCs/>
        </w:rPr>
        <w:t xml:space="preserve"> </w:t>
      </w:r>
      <w:r w:rsidR="00584467">
        <w:rPr>
          <w:bCs/>
        </w:rPr>
        <w:t xml:space="preserve">integrity </w:t>
      </w:r>
      <w:r w:rsidR="00C43341">
        <w:rPr>
          <w:bCs/>
        </w:rPr>
        <w:t xml:space="preserve">of WM connections, disconnection measures hold superior predictive power over simple lesion measures, such as volume or voxel-wise damage status. </w:t>
      </w:r>
    </w:p>
    <w:p w14:paraId="7EB6A639" w14:textId="3AF4E66E" w:rsidR="009B4963" w:rsidRPr="009B4963" w:rsidRDefault="009B4963" w:rsidP="009B4963">
      <w:pPr>
        <w:spacing w:line="276" w:lineRule="auto"/>
        <w:rPr>
          <w:bCs/>
        </w:rPr>
      </w:pPr>
      <w:r w:rsidRPr="009B4963">
        <w:rPr>
          <w:bCs/>
        </w:rPr>
        <w:t xml:space="preserve">Interestingly, </w:t>
      </w:r>
      <w:ins w:id="191" w:author="Lisa" w:date="2022-10-21T20:52:00Z">
        <w:r w:rsidR="00ED2A5A">
          <w:rPr>
            <w:bCs/>
          </w:rPr>
          <w:t xml:space="preserve">the </w:t>
        </w:r>
      </w:ins>
      <w:r w:rsidRPr="009B4963">
        <w:rPr>
          <w:bCs/>
        </w:rPr>
        <w:t>disconnection-based model</w:t>
      </w:r>
      <w:del w:id="192" w:author="Lisa" w:date="2022-10-21T20:52:00Z">
        <w:r w:rsidRPr="009B4963" w:rsidDel="00ED2A5A">
          <w:rPr>
            <w:bCs/>
          </w:rPr>
          <w:delText>s</w:delText>
        </w:r>
      </w:del>
      <w:r w:rsidRPr="009B4963">
        <w:rPr>
          <w:bCs/>
        </w:rPr>
        <w:t xml:space="preserve"> did not outperform </w:t>
      </w:r>
      <w:ins w:id="193" w:author="Lisa" w:date="2022-10-21T20:52:00Z">
        <w:r w:rsidR="00ED2A5A">
          <w:rPr>
            <w:bCs/>
          </w:rPr>
          <w:t xml:space="preserve">the </w:t>
        </w:r>
      </w:ins>
      <w:r w:rsidRPr="009B4963">
        <w:rPr>
          <w:bCs/>
        </w:rPr>
        <w:t xml:space="preserve">lesion-based </w:t>
      </w:r>
      <w:ins w:id="194" w:author="Lisa" w:date="2022-10-21T20:51:00Z">
        <w:r w:rsidR="00ED2A5A">
          <w:rPr>
            <w:bCs/>
          </w:rPr>
          <w:t xml:space="preserve">one </w:t>
        </w:r>
      </w:ins>
      <w:r w:rsidRPr="009B4963">
        <w:rPr>
          <w:bCs/>
        </w:rPr>
        <w:t xml:space="preserve">in the </w:t>
      </w:r>
      <w:commentRangeStart w:id="195"/>
      <w:r w:rsidRPr="009B4963">
        <w:rPr>
          <w:bCs/>
        </w:rPr>
        <w:t>prediction of sex</w:t>
      </w:r>
      <w:commentRangeEnd w:id="195"/>
      <w:r w:rsidR="00117C54">
        <w:rPr>
          <w:rStyle w:val="Kommentarzeichen"/>
        </w:rPr>
        <w:commentReference w:id="195"/>
      </w:r>
      <w:r w:rsidRPr="009B4963">
        <w:rPr>
          <w:bCs/>
        </w:rPr>
        <w:t xml:space="preserve">, during which both models performed </w:t>
      </w:r>
      <w:r w:rsidR="00F66773">
        <w:rPr>
          <w:bCs/>
        </w:rPr>
        <w:t xml:space="preserve">slightly </w:t>
      </w:r>
      <w:r w:rsidRPr="009B4963">
        <w:rPr>
          <w:bCs/>
        </w:rPr>
        <w:t>below chance level. Likely, there are two reasons for this: Firstly, we were only able to detect sex differences in the disconnection patterns on the level of region-to-region disconnections, but not on the voxel-level of the lesion maps and whole-brain disconnectivity maps. Since we used those voxel-wise lesion and</w:t>
      </w:r>
      <w:r w:rsidR="004B140A">
        <w:rPr>
          <w:bCs/>
        </w:rPr>
        <w:t xml:space="preserve"> </w:t>
      </w:r>
      <w:r w:rsidRPr="009B4963">
        <w:rPr>
          <w:bCs/>
        </w:rPr>
        <w:t>disconnection maps as basis for our classification</w:t>
      </w:r>
      <w:r w:rsidR="00F66773">
        <w:rPr>
          <w:bCs/>
        </w:rPr>
        <w:t xml:space="preserve">, </w:t>
      </w:r>
      <w:commentRangeStart w:id="196"/>
      <w:r w:rsidR="00F66773">
        <w:rPr>
          <w:bCs/>
        </w:rPr>
        <w:t>it is unsurprising that the model was not able to predict sex based on data that did not exhibit significant sex differences</w:t>
      </w:r>
      <w:commentRangeEnd w:id="196"/>
      <w:r w:rsidR="00117C54">
        <w:rPr>
          <w:rStyle w:val="Kommentarzeichen"/>
        </w:rPr>
        <w:commentReference w:id="196"/>
      </w:r>
      <w:r w:rsidR="00F66773">
        <w:rPr>
          <w:bCs/>
        </w:rPr>
        <w:t>.</w:t>
      </w:r>
    </w:p>
    <w:p w14:paraId="3C95C636" w14:textId="77777777" w:rsidR="00F66773" w:rsidRDefault="00F66773" w:rsidP="00447FEA">
      <w:pPr>
        <w:spacing w:line="276" w:lineRule="auto"/>
        <w:rPr>
          <w:b/>
        </w:rPr>
      </w:pPr>
      <w:bookmarkStart w:id="197" w:name="_Toc116064624"/>
    </w:p>
    <w:p w14:paraId="017176CA" w14:textId="5B64942F" w:rsidR="00EA2721" w:rsidRDefault="005B7F30" w:rsidP="00447FEA">
      <w:pPr>
        <w:spacing w:line="276" w:lineRule="auto"/>
        <w:rPr>
          <w:b/>
        </w:rPr>
      </w:pPr>
      <w:commentRangeStart w:id="198"/>
      <w:commentRangeStart w:id="199"/>
      <w:r w:rsidRPr="006140BA">
        <w:rPr>
          <w:b/>
        </w:rPr>
        <w:t>Limitations</w:t>
      </w:r>
      <w:bookmarkEnd w:id="197"/>
      <w:r w:rsidR="00136230">
        <w:rPr>
          <w:b/>
        </w:rPr>
        <w:t xml:space="preserve"> </w:t>
      </w:r>
      <w:commentRangeEnd w:id="198"/>
      <w:r w:rsidR="001E219E">
        <w:rPr>
          <w:rStyle w:val="Kommentarzeichen"/>
        </w:rPr>
        <w:commentReference w:id="198"/>
      </w:r>
      <w:commentRangeEnd w:id="199"/>
      <w:r w:rsidR="00AD3B23">
        <w:rPr>
          <w:rStyle w:val="Kommentarzeichen"/>
        </w:rPr>
        <w:commentReference w:id="199"/>
      </w:r>
      <w:r w:rsidR="00136230">
        <w:rPr>
          <w:b/>
        </w:rPr>
        <w:t>&amp; Outlook</w:t>
      </w:r>
    </w:p>
    <w:p w14:paraId="1BEB0578" w14:textId="1A090EEE" w:rsidR="002714D7" w:rsidRDefault="007128C9" w:rsidP="00447FEA">
      <w:pPr>
        <w:spacing w:line="276" w:lineRule="auto"/>
        <w:rPr>
          <w:bCs/>
        </w:rPr>
      </w:pPr>
      <w:r>
        <w:rPr>
          <w:bCs/>
        </w:rPr>
        <w:t>The present study has several limitations. Most importantly</w:t>
      </w:r>
      <w:r w:rsidRPr="003921C6">
        <w:rPr>
          <w:bCs/>
        </w:rPr>
        <w:t xml:space="preserve">, </w:t>
      </w:r>
      <w:r w:rsidR="00C04D1F" w:rsidRPr="003921C6">
        <w:rPr>
          <w:bCs/>
        </w:rPr>
        <w:t xml:space="preserve">as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r w:rsidR="003A7739" w:rsidRPr="003A7739">
          <w:rPr>
            <w:rStyle w:val="Hyperlink"/>
            <w:rFonts w:ascii="Ebrima" w:hAnsi="Ebrima"/>
            <w:bCs/>
          </w:rPr>
          <w:t>Bonkhoff et al., 2021</w:t>
        </w:r>
      </w:hyperlink>
      <w:r w:rsidR="003A7739" w:rsidRPr="003A7739">
        <w:rPr>
          <w:bCs/>
        </w:rPr>
        <w:t xml:space="preserve">; </w:t>
      </w:r>
      <w:hyperlink w:anchor="ingalhalikar2013" w:history="1">
        <w:r w:rsidR="001B4882" w:rsidRPr="003A7739">
          <w:rPr>
            <w:rStyle w:val="Hyperlink"/>
            <w:rFonts w:ascii="Ebrima" w:hAnsi="Ebrima"/>
            <w:bCs/>
          </w:rPr>
          <w:t>Ingalhalikar et al., 2013</w:t>
        </w:r>
      </w:hyperlink>
      <w:r w:rsidR="001B4882" w:rsidRPr="003A7739">
        <w:rPr>
          <w:bCs/>
        </w:rPr>
        <w:t xml:space="preserve">; </w:t>
      </w:r>
      <w:hyperlink w:anchor="kovalev2003" w:history="1">
        <w:r w:rsidR="003A7739" w:rsidRPr="003A7739">
          <w:rPr>
            <w:rStyle w:val="Hyperlink"/>
            <w:rFonts w:ascii="Ebrima" w:hAnsi="Ebrima"/>
            <w:bCs/>
          </w:rPr>
          <w:t>Kovalev et al., 2003</w:t>
        </w:r>
      </w:hyperlink>
      <w:r w:rsidR="003A7739" w:rsidRPr="003A7739">
        <w:rPr>
          <w:bCs/>
        </w:rPr>
        <w:t>)</w:t>
      </w:r>
      <w:r w:rsidR="00C04D1F" w:rsidRPr="003A7739">
        <w:rPr>
          <w:bCs/>
        </w:rPr>
        <w:t>,</w:t>
      </w:r>
      <w:r w:rsidR="00C04D1F">
        <w:rPr>
          <w:bCs/>
        </w:rPr>
        <w:t xml:space="preserve"> </w:t>
      </w:r>
      <w:r>
        <w:rPr>
          <w:bCs/>
        </w:rPr>
        <w:t xml:space="preserve">we utilised </w:t>
      </w:r>
      <w:commentRangeStart w:id="200"/>
      <w:commentRangeStart w:id="201"/>
      <w:r>
        <w:rPr>
          <w:bCs/>
        </w:rPr>
        <w:t>the same normalisation templates</w:t>
      </w:r>
      <w:commentRangeEnd w:id="200"/>
      <w:r w:rsidR="00301408">
        <w:rPr>
          <w:rStyle w:val="Kommentarzeichen"/>
        </w:rPr>
        <w:commentReference w:id="200"/>
      </w:r>
      <w:commentRangeEnd w:id="201"/>
      <w:r w:rsidR="00AD3B23">
        <w:rPr>
          <w:rStyle w:val="Kommentarzeichen"/>
        </w:rPr>
        <w:commentReference w:id="201"/>
      </w:r>
      <w:r>
        <w:rPr>
          <w:bCs/>
        </w:rPr>
        <w:t xml:space="preserve">,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hyperlink w:anchor="dehaankarnath2018" w:history="1">
        <w:r w:rsidRPr="00056E32">
          <w:rPr>
            <w:rStyle w:val="Hyperlink"/>
            <w:rFonts w:ascii="Ebrima" w:hAnsi="Ebrima"/>
            <w:bCs/>
          </w:rPr>
          <w:t>de Haan &amp; Karnath, 2018</w:t>
        </w:r>
      </w:hyperlink>
      <w:r>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de Haan &amp; Karnath, 2018</w:t>
        </w:r>
      </w:hyperlink>
      <w:r>
        <w:rPr>
          <w:bCs/>
        </w:rPr>
        <w:t xml:space="preserve">; </w:t>
      </w:r>
      <w:hyperlink w:anchor="rorden2012" w:history="1">
        <w:r w:rsidRPr="00056E32">
          <w:rPr>
            <w:rStyle w:val="Hyperlink"/>
            <w:rFonts w:ascii="Ebrima" w:hAnsi="Ebrima"/>
            <w:bCs/>
          </w:rPr>
          <w:t>Rorden et al., 2012</w:t>
        </w:r>
      </w:hyperlink>
      <w:r>
        <w:rPr>
          <w:bCs/>
        </w:rPr>
        <w:t xml:space="preserve">). </w:t>
      </w:r>
    </w:p>
    <w:p w14:paraId="38C4EA9C" w14:textId="33004BA7"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r w:rsidRPr="00056E32">
          <w:rPr>
            <w:rStyle w:val="Hyperlink"/>
            <w:rFonts w:ascii="Ebrima" w:hAnsi="Ebrima"/>
            <w:bCs/>
          </w:rPr>
          <w:t>Ingalhalikar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w:t>
      </w:r>
      <w:r>
        <w:rPr>
          <w:bCs/>
        </w:rPr>
        <w:lastRenderedPageBreak/>
        <w:t xml:space="preserve">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and that men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r w:rsidRPr="00056E32">
          <w:rPr>
            <w:rStyle w:val="Hyperlink"/>
            <w:rFonts w:ascii="Ebrima" w:hAnsi="Ebrima"/>
            <w:bCs/>
          </w:rPr>
          <w:t>Rorden et al. (2012)</w:t>
        </w:r>
      </w:hyperlink>
      <w:r w:rsidRPr="007405C0">
        <w:rPr>
          <w:bCs/>
        </w:rPr>
        <w:t>, whi</w:t>
      </w:r>
      <w:r>
        <w:rPr>
          <w:bCs/>
        </w:rPr>
        <w:t xml:space="preserve">ch we also used in our study, was created from a mixture of structural scans of female and male patients. By utilising a normalisation template based on the average of those anatomies, it is possible that the resulting </w:t>
      </w:r>
      <w:commentRangeStart w:id="202"/>
      <w:commentRangeStart w:id="203"/>
      <w:r>
        <w:rPr>
          <w:bCs/>
        </w:rPr>
        <w:t xml:space="preserve">normalised brain scans do not reflect reality </w:t>
      </w:r>
      <w:commentRangeEnd w:id="202"/>
      <w:r w:rsidR="00C85842">
        <w:rPr>
          <w:rStyle w:val="Kommentarzeichen"/>
        </w:rPr>
        <w:commentReference w:id="202"/>
      </w:r>
      <w:commentRangeEnd w:id="203"/>
      <w:r w:rsidR="00AD3B23">
        <w:rPr>
          <w:rStyle w:val="Kommentarzeichen"/>
        </w:rPr>
        <w:commentReference w:id="203"/>
      </w:r>
      <w:r>
        <w:rPr>
          <w:bCs/>
        </w:rPr>
        <w:t>for either of the sexes.</w:t>
      </w:r>
    </w:p>
    <w:p w14:paraId="407ECD66" w14:textId="53D4205A"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950A87">
        <w:rPr>
          <w:bCs/>
        </w:rPr>
        <w:t>, which</w:t>
      </w:r>
      <w:r>
        <w:rPr>
          <w:bCs/>
        </w:rPr>
        <w:t xml:space="preserve"> we used for our analyses </w:t>
      </w:r>
      <w:del w:id="204" w:author="Smaczny, Stefan" w:date="2022-10-24T16:43:00Z">
        <w:r w:rsidR="00950A87" w:rsidRPr="00476814" w:rsidDel="008D585E">
          <w:rPr>
            <w:bCs/>
          </w:rPr>
          <w:delText>since there are</w:delText>
        </w:r>
      </w:del>
      <w:ins w:id="205" w:author="Lisa" w:date="2022-10-24T11:21:00Z">
        <w:del w:id="206" w:author="Smaczny, Stefan" w:date="2022-10-24T16:43:00Z">
          <w:r w:rsidR="00121ABF" w:rsidDel="008D585E">
            <w:rPr>
              <w:bCs/>
            </w:rPr>
            <w:delText>we are not aware of any</w:delText>
          </w:r>
        </w:del>
      </w:ins>
      <w:del w:id="207" w:author="Smaczny, Stefan" w:date="2022-10-24T16:43:00Z">
        <w:r w:rsidR="00950A87" w:rsidRPr="00476814" w:rsidDel="008D585E">
          <w:rPr>
            <w:bCs/>
          </w:rPr>
          <w:delText xml:space="preserve"> no sex-specific a</w:delText>
        </w:r>
        <w:r w:rsidR="00476814" w:rsidDel="008D585E">
          <w:rPr>
            <w:bCs/>
          </w:rPr>
          <w:delText>tlases readily available</w:delText>
        </w:r>
        <w:r w:rsidR="00950A87" w:rsidRPr="00476814" w:rsidDel="008D585E">
          <w:rPr>
            <w:bCs/>
          </w:rPr>
          <w:delText>,</w:delText>
        </w:r>
        <w:r w:rsidR="00950A87" w:rsidDel="008D585E">
          <w:rPr>
            <w:bCs/>
          </w:rPr>
          <w:delText xml:space="preserve"> </w:delText>
        </w:r>
      </w:del>
      <w:r>
        <w:rPr>
          <w:bCs/>
        </w:rPr>
        <w:t xml:space="preserve">were also created </w:t>
      </w:r>
      <w:del w:id="208" w:author="Lisa" w:date="2022-10-24T11:24:00Z">
        <w:r w:rsidDel="00121ABF">
          <w:rPr>
            <w:bCs/>
          </w:rPr>
          <w:delText xml:space="preserve">from </w:delText>
        </w:r>
      </w:del>
      <w:ins w:id="209" w:author="Lisa" w:date="2022-10-24T11:24:00Z">
        <w:r w:rsidR="00121ABF">
          <w:rPr>
            <w:bCs/>
          </w:rPr>
          <w:t xml:space="preserve">based on </w:t>
        </w:r>
      </w:ins>
      <w:r>
        <w:rPr>
          <w:bCs/>
        </w:rPr>
        <w:t xml:space="preserve">a </w:t>
      </w:r>
      <w:commentRangeStart w:id="210"/>
      <w:r>
        <w:rPr>
          <w:bCs/>
        </w:rPr>
        <w:t>mixture of male and female brain scans</w:t>
      </w:r>
      <w:commentRangeEnd w:id="210"/>
      <w:r w:rsidR="00A42993">
        <w:rPr>
          <w:rStyle w:val="Kommentarzeichen"/>
        </w:rPr>
        <w:commentReference w:id="210"/>
      </w:r>
      <w:r>
        <w:rPr>
          <w:bCs/>
        </w:rPr>
        <w:t xml:space="preserve">. </w:t>
      </w:r>
      <w:ins w:id="211" w:author="Smaczny, Stefan" w:date="2022-10-24T16:43:00Z">
        <w:r w:rsidR="008D585E">
          <w:rPr>
            <w:bCs/>
          </w:rPr>
          <w:t>We are not aware of any</w:t>
        </w:r>
        <w:r w:rsidR="008D585E" w:rsidRPr="00476814">
          <w:rPr>
            <w:bCs/>
          </w:rPr>
          <w:t xml:space="preserve"> sex-specific a</w:t>
        </w:r>
        <w:r w:rsidR="008D585E">
          <w:rPr>
            <w:bCs/>
          </w:rPr>
          <w:t xml:space="preserve">tlases readily available. </w:t>
        </w:r>
      </w:ins>
      <w:r>
        <w:rPr>
          <w:bCs/>
        </w:rPr>
        <w:t xml:space="preserve">As already outlined for the spatial normalisation template, it is possible that the resulting parcellations and the derived (dis)connectome </w:t>
      </w:r>
      <w:del w:id="212" w:author="Smaczny, Stefan" w:date="2022-10-24T16:44:00Z">
        <w:r w:rsidDel="008D585E">
          <w:rPr>
            <w:bCs/>
          </w:rPr>
          <w:delText>do not reflect reality</w:delText>
        </w:r>
      </w:del>
      <w:ins w:id="213" w:author="Smaczny, Stefan" w:date="2022-10-24T16:44:00Z">
        <w:r w:rsidR="008D585E">
          <w:rPr>
            <w:bCs/>
          </w:rPr>
          <w:t>are not entirely accurate</w:t>
        </w:r>
      </w:ins>
      <w:r>
        <w:rPr>
          <w:bCs/>
        </w:rPr>
        <w:t xml:space="preserve"> for either the female or the male subsample, due to all</w:t>
      </w:r>
      <w:ins w:id="214" w:author="Smaczny, Stefan" w:date="2022-10-24T16:44:00Z">
        <w:r w:rsidR="008D585E">
          <w:rPr>
            <w:bCs/>
          </w:rPr>
          <w:t xml:space="preserve"> of</w:t>
        </w:r>
      </w:ins>
      <w:r>
        <w:rPr>
          <w:bCs/>
        </w:rPr>
        <w:t xml:space="preserve"> the un</w:t>
      </w:r>
      <w:r w:rsidR="00BA784A">
        <w:rPr>
          <w:bCs/>
        </w:rPr>
        <w:t>derlying neuroanatomical and -</w:t>
      </w:r>
      <w:r>
        <w:rPr>
          <w:bCs/>
        </w:rPr>
        <w:t xml:space="preserve">pathological sex differences that are not taken into account when using the same template/atlas for both sexes. </w:t>
      </w:r>
    </w:p>
    <w:p w14:paraId="2221DB03" w14:textId="654A1AAA" w:rsidR="00950A87" w:rsidRDefault="00F63948" w:rsidP="00447FEA">
      <w:pPr>
        <w:tabs>
          <w:tab w:val="left" w:pos="1953"/>
        </w:tabs>
        <w:spacing w:line="276" w:lineRule="auto"/>
        <w:rPr>
          <w:bCs/>
        </w:rPr>
      </w:pPr>
      <w:ins w:id="215" w:author="Lisa" w:date="2022-10-24T11:32:00Z">
        <w:r>
          <w:rPr>
            <w:bCs/>
          </w:rPr>
          <w:t xml:space="preserve">Population-averaged templates and atlases were created to enable group-level comparisons and analyses in the first place. </w:t>
        </w:r>
      </w:ins>
      <w:r w:rsidR="00950A87">
        <w:rPr>
          <w:bCs/>
        </w:rPr>
        <w:t xml:space="preserve">However, </w:t>
      </w:r>
      <w:del w:id="216" w:author="Lisa" w:date="2022-10-24T11:27:00Z">
        <w:r w:rsidR="00950A87" w:rsidDel="00FA1835">
          <w:rPr>
            <w:bCs/>
          </w:rPr>
          <w:delText>this leads to anothe</w:delText>
        </w:r>
      </w:del>
      <w:ins w:id="217" w:author="Lisa" w:date="2022-10-24T11:27:00Z">
        <w:r w:rsidR="00FA1835">
          <w:rPr>
            <w:bCs/>
          </w:rPr>
          <w:t xml:space="preserve">using sex-specific templates and atlases </w:t>
        </w:r>
      </w:ins>
      <w:ins w:id="218" w:author="Lisa" w:date="2022-10-24T11:28:00Z">
        <w:r w:rsidR="00FA1835">
          <w:rPr>
            <w:bCs/>
          </w:rPr>
          <w:t xml:space="preserve">would </w:t>
        </w:r>
      </w:ins>
      <w:ins w:id="219" w:author="Lisa" w:date="2022-10-24T11:29:00Z">
        <w:r w:rsidR="00FA1835">
          <w:rPr>
            <w:bCs/>
          </w:rPr>
          <w:t xml:space="preserve">also </w:t>
        </w:r>
      </w:ins>
      <w:ins w:id="220" w:author="Lisa" w:date="2022-10-24T11:28:00Z">
        <w:r w:rsidR="00FA1835">
          <w:rPr>
            <w:bCs/>
          </w:rPr>
          <w:t>create</w:t>
        </w:r>
      </w:ins>
      <w:ins w:id="221" w:author="Lisa" w:date="2022-10-24T11:29:00Z">
        <w:r w:rsidR="00FA1835">
          <w:rPr>
            <w:bCs/>
          </w:rPr>
          <w:t xml:space="preserve"> an</w:t>
        </w:r>
      </w:ins>
      <w:del w:id="222" w:author="Lisa" w:date="2022-10-24T11:27:00Z">
        <w:r w:rsidR="00950A87" w:rsidDel="00FA1835">
          <w:rPr>
            <w:bCs/>
          </w:rPr>
          <w:delText>r</w:delText>
        </w:r>
      </w:del>
      <w:r w:rsidR="00950A87">
        <w:rPr>
          <w:bCs/>
        </w:rPr>
        <w:t xml:space="preserve"> issue: </w:t>
      </w:r>
      <w:del w:id="223" w:author="Lisa" w:date="2022-10-24T11:32:00Z">
        <w:r w:rsidR="00950A87" w:rsidDel="00F63948">
          <w:rPr>
            <w:bCs/>
          </w:rPr>
          <w:delText xml:space="preserve">Population-averaged templates and atlases were created to enable group-level comparisons and analyses in the first place. Thus, </w:delText>
        </w:r>
      </w:del>
      <w:r w:rsidR="00950A87">
        <w:rPr>
          <w:bCs/>
        </w:rPr>
        <w:t xml:space="preserve">while using sex-specific templates and atlases would undoubtedly increase the accuracy of </w:t>
      </w:r>
      <w:r w:rsidR="00476814">
        <w:rPr>
          <w:bCs/>
        </w:rPr>
        <w:t xml:space="preserve">representing the </w:t>
      </w:r>
      <w:r w:rsidR="00950A87">
        <w:rPr>
          <w:bCs/>
        </w:rPr>
        <w:t>neuroanatomy</w:t>
      </w:r>
      <w:r w:rsidR="00476814">
        <w:rPr>
          <w:bCs/>
        </w:rPr>
        <w:t xml:space="preserve"> of that given sex</w:t>
      </w:r>
      <w:r w:rsidR="00950A87">
        <w:rPr>
          <w:bCs/>
        </w:rPr>
        <w:t xml:space="preserve">, it would ultimately defeat their original purpose as it would be (near) impossible to draw meaningful comparisons between men and </w:t>
      </w:r>
      <w:commentRangeStart w:id="224"/>
      <w:r w:rsidR="00950A87">
        <w:rPr>
          <w:bCs/>
        </w:rPr>
        <w:t>women</w:t>
      </w:r>
      <w:commentRangeEnd w:id="224"/>
      <w:r w:rsidR="008D585E">
        <w:rPr>
          <w:rStyle w:val="Kommentarzeichen"/>
        </w:rPr>
        <w:commentReference w:id="224"/>
      </w:r>
      <w:r w:rsidR="00950A87">
        <w:rPr>
          <w:bCs/>
        </w:rPr>
        <w:t xml:space="preserve">.  </w:t>
      </w:r>
    </w:p>
    <w:p w14:paraId="28AD6056" w14:textId="204792C8"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commentRangeStart w:id="225"/>
      <w:r w:rsidR="00136230">
        <w:t>most brains are comprised of unique ‘mosaics’ of features, some more common in females compared with males, some more common in males compared with females, and some common in both females and males</w:t>
      </w:r>
      <w:commentRangeEnd w:id="225"/>
      <w:r w:rsidR="00255CC7">
        <w:rPr>
          <w:rStyle w:val="Kommentarzeichen"/>
        </w:rPr>
        <w:commentReference w:id="225"/>
      </w:r>
      <w:r w:rsidR="00136230">
        <w:t xml:space="preserve">”. </w:t>
      </w:r>
    </w:p>
    <w:p w14:paraId="0EC2E285" w14:textId="65E762B8" w:rsidR="00943F6B" w:rsidDel="002B2B12" w:rsidRDefault="00CB50DE" w:rsidP="00447FEA">
      <w:pPr>
        <w:spacing w:line="276" w:lineRule="auto"/>
        <w:rPr>
          <w:del w:id="226" w:author="Lisa" w:date="2022-10-24T11:50:00Z"/>
        </w:rPr>
      </w:pPr>
      <w:r>
        <w:t>Additionally</w:t>
      </w:r>
      <w:r w:rsidR="00C057D7">
        <w:t>, t</w:t>
      </w:r>
      <w:r w:rsidR="004453CC">
        <w:t xml:space="preserve">here are many other variables related to biological sex, which also affect brain </w:t>
      </w:r>
      <w:r w:rsidR="003F5BA1">
        <w:t>architecture</w:t>
      </w:r>
      <w:r w:rsidR="004453CC">
        <w:t>, such as gender, sexual orientation, and different aspects of hormonal status. While often times sex and gender align (i.e., in cisgender people), this is not the case</w:t>
      </w:r>
      <w:r w:rsidR="009F1EA8">
        <w:t xml:space="preserve"> for</w:t>
      </w:r>
      <w:r w:rsidR="004453CC">
        <w:t xml:space="preserve"> gender-nonconforming people: Studies have demonstrated that the brains of</w:t>
      </w:r>
      <w:r w:rsidR="00C057D7">
        <w:t xml:space="preserve"> binary</w:t>
      </w:r>
      <w:r w:rsidR="004453CC">
        <w:t xml:space="preserve"> transgender </w:t>
      </w:r>
      <w:r w:rsidR="00B01E43">
        <w:t>individuals</w:t>
      </w:r>
      <w:r w:rsidR="00C057D7">
        <w:t xml:space="preserve"> (i.e., trans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w:t>
      </w:r>
      <w:r w:rsidR="00196017">
        <w:lastRenderedPageBreak/>
        <w:t xml:space="preserve">anatomy, such that there are significant differences in the volume of certain brain structures between homosexual and heterosexual </w:t>
      </w:r>
      <w:r w:rsidR="00D30947">
        <w:t>individuals of the same sex</w:t>
      </w:r>
      <w:r w:rsidR="00DD41D7">
        <w:t xml:space="preserve"> </w:t>
      </w:r>
      <w:r w:rsidR="00196017">
        <w:t>(</w:t>
      </w:r>
      <w:hyperlink w:anchor="votinov2021" w:history="1">
        <w:r w:rsidR="00196017" w:rsidRPr="00463802">
          <w:rPr>
            <w:rStyle w:val="Hyperlink"/>
            <w:rFonts w:ascii="Ebrima" w:hAnsi="Ebrima"/>
          </w:rPr>
          <w:t>Votinov et al., 2021</w:t>
        </w:r>
      </w:hyperlink>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r w:rsidR="008E3FC1" w:rsidRPr="008E3FC1">
          <w:rPr>
            <w:rStyle w:val="Hyperlink"/>
            <w:rFonts w:ascii="Ebrima" w:hAnsi="Ebrima"/>
          </w:rPr>
          <w:t>Catenaccio et al., 2016</w:t>
        </w:r>
      </w:hyperlink>
      <w:r w:rsidR="008E3FC1" w:rsidRPr="00C6785E">
        <w:t>;</w:t>
      </w:r>
      <w:r w:rsidR="008E3FC1">
        <w:rPr>
          <w:color w:val="7F7F7F" w:themeColor="text1" w:themeTint="80"/>
        </w:rPr>
        <w:t xml:space="preserve"> </w:t>
      </w:r>
      <w:hyperlink w:anchor="rehbein2020" w:history="1">
        <w:r w:rsidR="00B01E43" w:rsidRPr="00463802">
          <w:rPr>
            <w:rStyle w:val="Hyperlink"/>
            <w:rFonts w:ascii="Ebrima" w:hAnsi="Ebrima"/>
          </w:rPr>
          <w:t>Rehbein et al., 2020</w:t>
        </w:r>
      </w:hyperlink>
      <w:r w:rsidR="00B01E43">
        <w:t>)</w:t>
      </w:r>
      <w:r w:rsidR="0071222B">
        <w:t xml:space="preserve">. </w:t>
      </w:r>
      <w:r w:rsidR="00910DB8">
        <w:t>Be it on a shorter timescale due to fluctuations of the sex steroids within the menstrual cycle (</w:t>
      </w:r>
      <w:hyperlink w:anchor="dubol2021" w:history="1">
        <w:r w:rsidR="00910DB8" w:rsidRPr="00463802">
          <w:rPr>
            <w:rStyle w:val="Hyperlink"/>
            <w:rFonts w:ascii="Ebrima" w:hAnsi="Ebrima"/>
          </w:rPr>
          <w:t>Dubol et al., 2021</w:t>
        </w:r>
      </w:hyperlink>
      <w:r w:rsidR="00910DB8">
        <w:t>;</w:t>
      </w:r>
      <w:r w:rsidR="008E3FC1">
        <w:t xml:space="preserve"> </w:t>
      </w:r>
      <w:hyperlink w:anchor="comascosundströmporomaa2015" w:history="1">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 &amp; Sundström-Poromaa,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r w:rsidR="006B1907" w:rsidRPr="006B1907">
          <w:rPr>
            <w:rStyle w:val="Hyperlink"/>
            <w:rFonts w:ascii="Ebrima" w:hAnsi="Ebrima"/>
          </w:rPr>
          <w:t>Lisofsky et al., 2016</w:t>
        </w:r>
      </w:hyperlink>
      <w:r w:rsidR="00B01E43">
        <w:t>), pregnancy (</w:t>
      </w:r>
      <w:hyperlink w:anchor="hoekzema2016" w:history="1">
        <w:r w:rsidR="006B1907" w:rsidRPr="00943F6B">
          <w:rPr>
            <w:rStyle w:val="Hyperlink"/>
            <w:rFonts w:ascii="Ebrima" w:hAnsi="Ebrima"/>
          </w:rPr>
          <w:t>Hoekzema et al., 2016</w:t>
        </w:r>
      </w:hyperlink>
      <w:r w:rsidR="006B1907">
        <w:t xml:space="preserve">; </w:t>
      </w:r>
      <w:hyperlink w:anchor="rehbein2022" w:history="1">
        <w:r w:rsidR="00B01E43" w:rsidRPr="00943F6B">
          <w:rPr>
            <w:rStyle w:val="Hyperlink"/>
            <w:rFonts w:ascii="Ebrima" w:hAnsi="Ebrima"/>
          </w:rPr>
          <w:t>Rehbein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 xml:space="preserve">). </w:t>
      </w:r>
    </w:p>
    <w:p w14:paraId="1E8FE5B3" w14:textId="041EA2EC" w:rsidR="00CB50DE" w:rsidRPr="00CB50DE" w:rsidRDefault="00490600" w:rsidP="00447FEA">
      <w:pPr>
        <w:spacing w:line="276" w:lineRule="auto"/>
      </w:pPr>
      <w:commentRangeStart w:id="227"/>
      <w:r>
        <w:t>Unfortunately</w:t>
      </w:r>
      <w:commentRangeEnd w:id="227"/>
      <w:r w:rsidR="00C61143">
        <w:rPr>
          <w:rStyle w:val="Kommentarzeichen"/>
        </w:rPr>
        <w:commentReference w:id="227"/>
      </w:r>
      <w:r>
        <w:t xml:space="preserve">, we had no access to </w:t>
      </w:r>
      <w:del w:id="228" w:author="Lisa" w:date="2022-10-24T11:41:00Z">
        <w:r w:rsidDel="00AB4056">
          <w:delText xml:space="preserve">all of </w:delText>
        </w:r>
      </w:del>
      <w:r>
        <w:t xml:space="preserve">the data that would be necessary to </w:t>
      </w:r>
      <w:del w:id="229" w:author="Lisa" w:date="2022-10-24T11:42:00Z">
        <w:r w:rsidDel="00AB4056">
          <w:delText xml:space="preserve">fully </w:delText>
        </w:r>
      </w:del>
      <w:r>
        <w:t xml:space="preserve">disentangle </w:t>
      </w:r>
      <w:del w:id="230" w:author="Lisa" w:date="2022-10-24T11:47:00Z">
        <w:r w:rsidDel="00AB4056">
          <w:delText xml:space="preserve">what </w:delText>
        </w:r>
      </w:del>
      <w:r>
        <w:t>the underlying causes</w:t>
      </w:r>
      <w:r w:rsidR="007432FE">
        <w:t xml:space="preserve"> </w:t>
      </w:r>
      <w:ins w:id="231" w:author="Lisa" w:date="2022-10-24T11:47:00Z">
        <w:r w:rsidR="00AB4056">
          <w:t>of</w:t>
        </w:r>
      </w:ins>
      <w:ins w:id="232" w:author="Lisa" w:date="2022-10-24T11:45:00Z">
        <w:r w:rsidR="00AB4056">
          <w:t xml:space="preserve"> the </w:t>
        </w:r>
      </w:ins>
      <w:ins w:id="233" w:author="Lisa" w:date="2022-10-24T11:48:00Z">
        <w:r w:rsidR="00AB4056">
          <w:t xml:space="preserve">observed </w:t>
        </w:r>
      </w:ins>
      <w:ins w:id="234" w:author="Lisa" w:date="2022-10-24T11:45:00Z">
        <w:r w:rsidR="00AB4056">
          <w:t xml:space="preserve">sex differences </w:t>
        </w:r>
      </w:ins>
      <w:r w:rsidR="007432FE">
        <w:t>(i.e., neuroanatomical differences, age effects, sex/gender interactions, hormonal effects, or a combination of multiple factors)</w:t>
      </w:r>
      <w:del w:id="235" w:author="Lisa" w:date="2022-10-24T11:46:00Z">
        <w:r w:rsidR="007432FE" w:rsidDel="00AB4056">
          <w:delText xml:space="preserve"> of </w:delText>
        </w:r>
      </w:del>
      <w:del w:id="236" w:author="Lisa" w:date="2022-10-24T11:45:00Z">
        <w:r w:rsidR="007432FE" w:rsidDel="00AB4056">
          <w:delText>the sex differences we detected</w:delText>
        </w:r>
      </w:del>
      <w:del w:id="237" w:author="Lisa" w:date="2022-10-24T11:44:00Z">
        <w:r w:rsidR="007432FE" w:rsidDel="00AB4056">
          <w:delText xml:space="preserve"> are</w:delText>
        </w:r>
      </w:del>
      <w:r w:rsidR="007432FE">
        <w:t xml:space="preserve">. Overall, it does not seem unlikely that the human brain and cognition are less sexually dimorphic than originally assumed and may rather </w:t>
      </w:r>
      <w:r w:rsidR="00F33D12">
        <w:t>manifest</w:t>
      </w:r>
      <w:r w:rsidR="007432FE">
        <w:t xml:space="preserve"> in some sort of mosaic arising from complex interactions of many factors.</w:t>
      </w:r>
      <w:r w:rsidR="009409E1">
        <w:t xml:space="preserve"> </w:t>
      </w:r>
    </w:p>
    <w:p w14:paraId="0AF05062" w14:textId="75E48A1C" w:rsidR="007432FE" w:rsidRDefault="009409E1" w:rsidP="00BA784A">
      <w:pPr>
        <w:spacing w:line="276" w:lineRule="auto"/>
        <w:rPr>
          <w:bCs/>
        </w:rPr>
      </w:pPr>
      <w:r>
        <w:rPr>
          <w:bCs/>
        </w:rPr>
        <w:t xml:space="preserve">Therefore, </w:t>
      </w:r>
      <w:r w:rsidR="00E166A0">
        <w:rPr>
          <w:bCs/>
        </w:rPr>
        <w:t>future studies should investigate if the discussed potential neurobiological underpinnings of the described sex differences hold up when using sex-specific normalisation templates and atlases. Further, it might be of interest for future neuropsychological studies to consider hormonal status as a factor that significantly affects the pathophysiology of stroke. Especially in the realm of predictive modelling of patient status, it might be valuable to investigate if the addition of some measure of hormonal status might further add to prediction precision.</w:t>
      </w:r>
      <w:r w:rsidR="00C6785E">
        <w:rPr>
          <w:bCs/>
        </w:rPr>
        <w:t xml:space="preserve"> Overall</w:t>
      </w:r>
      <w:r w:rsidR="003A7739">
        <w:rPr>
          <w:bCs/>
        </w:rPr>
        <w:t xml:space="preserve">, further research in this area might </w:t>
      </w:r>
      <w:ins w:id="238" w:author="Lisa" w:date="2022-10-24T11:53:00Z">
        <w:r w:rsidR="002B2B12">
          <w:rPr>
            <w:bCs/>
          </w:rPr>
          <w:t xml:space="preserve">be </w:t>
        </w:r>
      </w:ins>
      <w:r w:rsidR="003A7739">
        <w:rPr>
          <w:bCs/>
        </w:rPr>
        <w:t>able to inform clinical decisions and thus, contribute</w:t>
      </w:r>
      <w:del w:id="239" w:author="Lisa" w:date="2022-10-24T11:54:00Z">
        <w:r w:rsidR="003A7739" w:rsidDel="002B2B12">
          <w:rPr>
            <w:bCs/>
          </w:rPr>
          <w:delText>d</w:delText>
        </w:r>
      </w:del>
      <w:r w:rsidR="003A7739">
        <w:rPr>
          <w:bCs/>
        </w:rPr>
        <w:t xml:space="preserve"> to personalised medical care in the future.</w:t>
      </w:r>
    </w:p>
    <w:p w14:paraId="66334361" w14:textId="64BB9281" w:rsidR="00A40F89" w:rsidRPr="003F5BA1" w:rsidRDefault="00A40F89" w:rsidP="00BA784A">
      <w:pPr>
        <w:spacing w:line="276" w:lineRule="auto"/>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4F4DCF">
      <w:pPr>
        <w:pStyle w:val="berschrift2"/>
        <w:numPr>
          <w:ilvl w:val="0"/>
          <w:numId w:val="3"/>
        </w:numPr>
        <w:spacing w:before="0" w:after="120"/>
        <w:rPr>
          <w:b w:val="0"/>
          <w:bCs w:val="0"/>
        </w:rPr>
      </w:pPr>
      <w:bookmarkStart w:id="240" w:name="_Toc116064626"/>
      <w:bookmarkStart w:id="241" w:name="_Toc117242386"/>
      <w:r w:rsidRPr="00EA784A">
        <w:rPr>
          <w:b w:val="0"/>
          <w:bCs w:val="0"/>
        </w:rPr>
        <w:lastRenderedPageBreak/>
        <w:t>Conclusion</w:t>
      </w:r>
      <w:bookmarkEnd w:id="240"/>
      <w:bookmarkEnd w:id="241"/>
    </w:p>
    <w:p w14:paraId="0B3DDB7D" w14:textId="4BD009CA" w:rsidR="0089785B" w:rsidRDefault="004F4DCF" w:rsidP="0054098C">
      <w:pPr>
        <w:spacing w:line="276" w:lineRule="auto"/>
      </w:pPr>
      <w:r>
        <w:t xml:space="preserve">The </w:t>
      </w:r>
      <w:commentRangeStart w:id="242"/>
      <w:r>
        <w:t xml:space="preserve">present </w:t>
      </w:r>
      <w:commentRangeEnd w:id="242"/>
      <w:r w:rsidR="000F7634">
        <w:rPr>
          <w:rStyle w:val="Kommentarzeichen"/>
        </w:rPr>
        <w:commentReference w:id="242"/>
      </w:r>
      <w:r>
        <w:t xml:space="preserve">study demonstrated </w:t>
      </w:r>
      <w:r w:rsidR="00E32B1A">
        <w:t xml:space="preserve">that women and men exhibit different WM disconnectivity patterns after acute right-hemispheric stroke, despite not differing in their lesion localisations. </w:t>
      </w:r>
      <w:r w:rsidR="00752E3E">
        <w:t xml:space="preserve">Our study suggests that women are more susceptible to disconnections involving the thalamus, whereas men are more vulnerable to interhemispheric disconnections between the cortical lobes. </w:t>
      </w:r>
      <w:r w:rsidR="00E32B1A">
        <w:t>Even though</w:t>
      </w:r>
      <w:del w:id="243" w:author="Smaczny, Stefan" w:date="2022-10-24T16:49:00Z">
        <w:r w:rsidR="00E32B1A" w:rsidDel="00382897">
          <w:delText>,</w:delText>
        </w:r>
      </w:del>
      <w:r w:rsidR="00E32B1A">
        <w:t xml:space="preserve"> </w:t>
      </w:r>
      <w:commentRangeStart w:id="244"/>
      <w:r w:rsidR="00E32B1A">
        <w:t>we detected no sex differences in the association of disconnectivity patterns with visuospatial neglect severity</w:t>
      </w:r>
      <w:commentRangeEnd w:id="244"/>
      <w:r w:rsidR="000F7634">
        <w:rPr>
          <w:rStyle w:val="Kommentarzeichen"/>
        </w:rPr>
        <w:commentReference w:id="244"/>
      </w:r>
      <w:r w:rsidR="00E32B1A">
        <w:t xml:space="preserve">, the usage of disconnection-based models in predictive modelling improved </w:t>
      </w:r>
      <w:r w:rsidR="00752E3E">
        <w:t>prediction precision, which adds further support to the understanding</w:t>
      </w:r>
      <w:r w:rsidR="0054098C">
        <w:t xml:space="preserve"> of neglect as a disconnection syndrome.</w:t>
      </w:r>
      <w:r w:rsidR="00752E3E">
        <w:t xml:space="preserve"> Further research is needed to disentangle to which extent the differing disconnection patterns can be attributed to underlying differences in brain architecture between men and women.</w:t>
      </w:r>
    </w:p>
    <w:p w14:paraId="550CD13B" w14:textId="021C2E14" w:rsidR="0089785B" w:rsidRPr="004F4DCF" w:rsidRDefault="0089785B" w:rsidP="004F4DCF">
      <w:pPr>
        <w:spacing w:line="276" w:lineRule="auto"/>
      </w:pPr>
      <w:r>
        <w:rPr>
          <w:b/>
          <w:bCs/>
        </w:rPr>
        <w:br w:type="page"/>
      </w:r>
    </w:p>
    <w:p w14:paraId="34973CF0" w14:textId="0C64B398" w:rsidR="00F81109" w:rsidRPr="00463802" w:rsidRDefault="0089785B" w:rsidP="00463802">
      <w:pPr>
        <w:pStyle w:val="berschrift2"/>
        <w:spacing w:before="0" w:after="160"/>
        <w:rPr>
          <w:b w:val="0"/>
          <w:bCs w:val="0"/>
        </w:rPr>
      </w:pPr>
      <w:bookmarkStart w:id="245" w:name="_Toc116064627"/>
      <w:bookmarkStart w:id="246" w:name="_Toc117242387"/>
      <w:r w:rsidRPr="0089785B">
        <w:rPr>
          <w:b w:val="0"/>
          <w:bCs w:val="0"/>
        </w:rPr>
        <w:lastRenderedPageBreak/>
        <w:t>References</w:t>
      </w:r>
      <w:bookmarkEnd w:id="245"/>
      <w:bookmarkEnd w:id="246"/>
    </w:p>
    <w:p w14:paraId="6A785A7D"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7" w:name="allen03"/>
      <w:r w:rsidRPr="001D3C0C">
        <w:rPr>
          <w:rFonts w:ascii="Ebrima" w:hAnsi="Ebrima" w:cs="Arial"/>
          <w:sz w:val="22"/>
          <w:szCs w:val="22"/>
          <w:lang w:val="en-US"/>
        </w:rPr>
        <w:t xml:space="preserve">Allen, J. S., Damasio, H., Grabowski, T. J., Bruss, J., &amp; Zhang, W. (2003). </w:t>
      </w:r>
      <w:r w:rsidRPr="00250B3C">
        <w:rPr>
          <w:rFonts w:ascii="Ebrima" w:hAnsi="Ebrima" w:cs="Arial"/>
          <w:sz w:val="22"/>
          <w:szCs w:val="22"/>
          <w:lang w:val="en-US"/>
        </w:rPr>
        <w:t xml:space="preserve">Sexual dimorphism and asymmetries in the gray–white composition of the human cerebrum. </w:t>
      </w:r>
      <w:r w:rsidRPr="00DE346D">
        <w:rPr>
          <w:rFonts w:ascii="Ebrima" w:hAnsi="Ebrima" w:cs="Arial"/>
          <w:i/>
          <w:iCs/>
          <w:sz w:val="22"/>
          <w:szCs w:val="22"/>
          <w:lang w:val="en-US"/>
        </w:rPr>
        <w:t>NeuroImage</w:t>
      </w:r>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18" w:history="1">
        <w:r w:rsidRPr="00357E24">
          <w:rPr>
            <w:rStyle w:val="Hyperlink"/>
            <w:rFonts w:ascii="Ebrima" w:hAnsi="Ebrima" w:cs="Arial"/>
            <w:sz w:val="22"/>
            <w:szCs w:val="22"/>
            <w:lang w:val="en-US"/>
          </w:rPr>
          <w:t>https://doi.org/10.1016/s1053-8119(03)00034-x</w:t>
        </w:r>
      </w:hyperlink>
    </w:p>
    <w:p w14:paraId="263466A5" w14:textId="77777777" w:rsidR="004B140A" w:rsidRPr="00C4191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8" w:name="allengorski1991"/>
      <w:bookmarkEnd w:id="247"/>
      <w:r w:rsidRPr="002E61BF">
        <w:rPr>
          <w:rFonts w:ascii="Ebrima" w:hAnsi="Ebrima" w:cs="Arial"/>
          <w:sz w:val="22"/>
          <w:szCs w:val="22"/>
          <w:lang w:val="de-DE"/>
        </w:rPr>
        <w:t xml:space="preserve">Allen, L. S., &amp; Gorski, R. A. (1991). </w:t>
      </w:r>
      <w:r w:rsidRPr="00BA343D">
        <w:rPr>
          <w:rFonts w:ascii="Ebrima" w:hAnsi="Ebrima" w:cs="Arial"/>
          <w:sz w:val="22"/>
          <w:szCs w:val="22"/>
          <w:lang w:val="en-US"/>
        </w:rPr>
        <w:t xml:space="preserve">Sexual dimorphism of the anterior commissure and massa intermedia of the human brain. </w:t>
      </w:r>
      <w:r w:rsidRPr="0070390B">
        <w:rPr>
          <w:rFonts w:ascii="Ebrima" w:hAnsi="Ebrima" w:cs="Arial"/>
          <w:i/>
          <w:iCs/>
          <w:sz w:val="22"/>
          <w:szCs w:val="22"/>
          <w:lang w:val="en-US"/>
        </w:rPr>
        <w:t>The Journal of Comparative Neurology, 312</w:t>
      </w:r>
      <w:r w:rsidRPr="00BA343D">
        <w:rPr>
          <w:rFonts w:ascii="Ebrima" w:hAnsi="Ebrima" w:cs="Arial"/>
          <w:sz w:val="22"/>
          <w:szCs w:val="22"/>
          <w:lang w:val="en-US"/>
        </w:rPr>
        <w:t xml:space="preserve">(1), 97–104. </w:t>
      </w:r>
      <w:hyperlink r:id="rId19" w:history="1">
        <w:r w:rsidRPr="002B686C">
          <w:rPr>
            <w:rStyle w:val="Hyperlink"/>
            <w:rFonts w:ascii="Ebrima" w:hAnsi="Ebrima" w:cs="Arial"/>
            <w:sz w:val="22"/>
            <w:szCs w:val="22"/>
            <w:lang w:val="en-US"/>
          </w:rPr>
          <w:t>https://doi.org/10.1002/cne.903120108</w:t>
        </w:r>
      </w:hyperlink>
      <w:r>
        <w:rPr>
          <w:rFonts w:ascii="Ebrima" w:hAnsi="Ebrima" w:cs="Arial"/>
          <w:sz w:val="22"/>
          <w:szCs w:val="22"/>
          <w:lang w:val="en-US"/>
        </w:rPr>
        <w:t xml:space="preserve">  </w:t>
      </w:r>
    </w:p>
    <w:p w14:paraId="43529DBC" w14:textId="77777777" w:rsidR="004B140A" w:rsidRPr="00C4191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9" w:name="allen1991"/>
      <w:bookmarkEnd w:id="248"/>
      <w:r w:rsidRPr="00C4191C">
        <w:rPr>
          <w:rFonts w:ascii="Ebrima" w:hAnsi="Ebrima" w:cs="Arial"/>
          <w:sz w:val="22"/>
          <w:szCs w:val="22"/>
          <w:lang w:val="en-US"/>
        </w:rPr>
        <w:t>Allen, L.</w:t>
      </w:r>
      <w:r>
        <w:rPr>
          <w:rFonts w:ascii="Ebrima" w:hAnsi="Ebrima" w:cs="Arial"/>
          <w:sz w:val="22"/>
          <w:szCs w:val="22"/>
          <w:lang w:val="en-US"/>
        </w:rPr>
        <w:t xml:space="preserve"> S.</w:t>
      </w:r>
      <w:r w:rsidRPr="00C4191C">
        <w:rPr>
          <w:rFonts w:ascii="Ebrima" w:hAnsi="Ebrima" w:cs="Arial"/>
          <w:sz w:val="22"/>
          <w:szCs w:val="22"/>
          <w:lang w:val="en-US"/>
        </w:rPr>
        <w:t xml:space="preserve">, Richey, M., Chai, Y., &amp; Gorski, R. (1991). Sex differences in the corpus callosum of the living human being. </w:t>
      </w:r>
      <w:r w:rsidRPr="0070390B">
        <w:rPr>
          <w:rFonts w:ascii="Ebrima" w:hAnsi="Ebrima" w:cs="Arial"/>
          <w:i/>
          <w:iCs/>
          <w:sz w:val="22"/>
          <w:szCs w:val="22"/>
          <w:lang w:val="en-US"/>
        </w:rPr>
        <w:t>The Journal of Neuroscience, 11</w:t>
      </w:r>
      <w:r w:rsidRPr="00C4191C">
        <w:rPr>
          <w:rFonts w:ascii="Ebrima" w:hAnsi="Ebrima" w:cs="Arial"/>
          <w:sz w:val="22"/>
          <w:szCs w:val="22"/>
          <w:lang w:val="en-US"/>
        </w:rPr>
        <w:t xml:space="preserve">(4), 933–942. </w:t>
      </w:r>
      <w:hyperlink r:id="rId20" w:history="1">
        <w:r w:rsidRPr="002B686C">
          <w:rPr>
            <w:rStyle w:val="Hyperlink"/>
            <w:rFonts w:ascii="Ebrima" w:hAnsi="Ebrima" w:cs="Arial"/>
            <w:sz w:val="22"/>
            <w:szCs w:val="22"/>
            <w:lang w:val="en-US"/>
          </w:rPr>
          <w:t>https://doi.org/10.1523/jneurosci.11-04-00933.1991</w:t>
        </w:r>
      </w:hyperlink>
      <w:r>
        <w:rPr>
          <w:rFonts w:ascii="Ebrima" w:hAnsi="Ebrima" w:cs="Arial"/>
          <w:sz w:val="22"/>
          <w:szCs w:val="22"/>
          <w:lang w:val="en-US"/>
        </w:rPr>
        <w:t xml:space="preserve">   </w:t>
      </w:r>
    </w:p>
    <w:p w14:paraId="537A0E50" w14:textId="77777777" w:rsidR="004B140A" w:rsidRPr="00184675"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0" w:name="appelros2009"/>
      <w:bookmarkEnd w:id="249"/>
      <w:r w:rsidRPr="00C4191C">
        <w:rPr>
          <w:rFonts w:ascii="Ebrima" w:hAnsi="Ebrima" w:cs="Arial"/>
          <w:sz w:val="22"/>
          <w:szCs w:val="22"/>
          <w:lang w:val="en-US"/>
        </w:rPr>
        <w:t xml:space="preserve">Appelros, P., Stegmayr, B., &amp; Terént,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21" w:history="1">
        <w:r w:rsidRPr="00184675">
          <w:rPr>
            <w:rStyle w:val="Hyperlink"/>
            <w:rFonts w:ascii="Ebrima" w:hAnsi="Ebrima" w:cs="Arial"/>
            <w:sz w:val="22"/>
            <w:szCs w:val="22"/>
            <w:lang w:val="en-US"/>
          </w:rPr>
          <w:t>https://doi.org/10.1161/strokeaha.108.540781</w:t>
        </w:r>
      </w:hyperlink>
      <w:r w:rsidRPr="00184675">
        <w:rPr>
          <w:rFonts w:ascii="Ebrima" w:hAnsi="Ebrima" w:cs="Arial"/>
          <w:sz w:val="22"/>
          <w:szCs w:val="22"/>
          <w:lang w:val="en-US"/>
        </w:rPr>
        <w:t xml:space="preserve"> </w:t>
      </w:r>
    </w:p>
    <w:p w14:paraId="0C83E4D0" w14:textId="77777777" w:rsidR="004B140A" w:rsidRPr="004217D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1" w:name="barrett2007"/>
      <w:bookmarkEnd w:id="250"/>
      <w:r w:rsidRPr="00184675">
        <w:rPr>
          <w:rFonts w:ascii="Ebrima" w:hAnsi="Ebrima" w:cs="Arial"/>
          <w:sz w:val="22"/>
          <w:szCs w:val="22"/>
          <w:lang w:val="en-US"/>
        </w:rPr>
        <w:t xml:space="preserve">Barrett, K. M., Brott, T. G., Brown, R. D., Frankel, M. R., Worrall, B. B., Silliman, S. L., . . . </w:t>
      </w:r>
      <w:r w:rsidRPr="00444296">
        <w:rPr>
          <w:rFonts w:ascii="Ebrima" w:hAnsi="Ebrima" w:cs="Arial"/>
          <w:sz w:val="22"/>
          <w:szCs w:val="22"/>
          <w:lang w:val="en-US"/>
        </w:rPr>
        <w:t xml:space="preserve">Meschia, J. F. (2007). </w:t>
      </w:r>
      <w:r w:rsidRPr="004217D9">
        <w:rPr>
          <w:rFonts w:ascii="Ebrima" w:hAnsi="Ebrima" w:cs="Arial"/>
          <w:sz w:val="22"/>
          <w:szCs w:val="22"/>
          <w:lang w:val="en-US"/>
        </w:rPr>
        <w:t xml:space="preserve">Sex Differences in Stroke Severity, Symptoms, and Deficits After First-ever Ischemic Stroke. </w:t>
      </w:r>
      <w:r w:rsidRPr="0070390B">
        <w:rPr>
          <w:rFonts w:ascii="Ebrima" w:hAnsi="Ebrima" w:cs="Arial"/>
          <w:i/>
          <w:iCs/>
          <w:sz w:val="22"/>
          <w:szCs w:val="22"/>
          <w:lang w:val="en-US"/>
        </w:rPr>
        <w:t>Journal of Stroke and Cerebrovascular Diseases, 16</w:t>
      </w:r>
      <w:r w:rsidRPr="004217D9">
        <w:rPr>
          <w:rFonts w:ascii="Ebrima" w:hAnsi="Ebrima" w:cs="Arial"/>
          <w:sz w:val="22"/>
          <w:szCs w:val="22"/>
          <w:lang w:val="en-US"/>
        </w:rPr>
        <w:t xml:space="preserve">(1), 34–39. </w:t>
      </w:r>
      <w:hyperlink r:id="rId22"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3AEDB98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2" w:name="bartolomeo2007"/>
      <w:bookmarkEnd w:id="251"/>
      <w:r w:rsidRPr="00275F68">
        <w:rPr>
          <w:rFonts w:ascii="Ebrima" w:hAnsi="Ebrima" w:cs="Arial"/>
          <w:sz w:val="22"/>
          <w:szCs w:val="22"/>
          <w:lang w:val="de-DE"/>
        </w:rPr>
        <w:t xml:space="preserve">Bartolomeo, P., Thiebaut de Schotten, M., &amp; Doricchi,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hyperlink r:id="rId23" w:history="1">
        <w:r w:rsidRPr="002B686C">
          <w:rPr>
            <w:rStyle w:val="Hyperlink"/>
            <w:rFonts w:ascii="Ebrima" w:hAnsi="Ebrima" w:cs="Arial"/>
            <w:sz w:val="22"/>
            <w:szCs w:val="22"/>
            <w:lang w:val="en-US"/>
          </w:rPr>
          <w:t>https://doi.org/10.1093/cercor/bhl181</w:t>
        </w:r>
      </w:hyperlink>
      <w:r>
        <w:rPr>
          <w:rFonts w:ascii="Ebrima" w:hAnsi="Ebrima" w:cs="Arial"/>
          <w:sz w:val="22"/>
          <w:szCs w:val="22"/>
          <w:lang w:val="en-US"/>
        </w:rPr>
        <w:t xml:space="preserve">   </w:t>
      </w:r>
    </w:p>
    <w:p w14:paraId="4CF46D0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3" w:name="beckerkarnath2010"/>
      <w:bookmarkEnd w:id="252"/>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hyperlink r:id="rId24" w:history="1">
        <w:r w:rsidRPr="002B686C">
          <w:rPr>
            <w:rStyle w:val="Hyperlink"/>
            <w:rFonts w:ascii="Ebrima" w:hAnsi="Ebrima" w:cs="Arial"/>
            <w:sz w:val="22"/>
            <w:szCs w:val="22"/>
            <w:lang w:val="en-US"/>
          </w:rPr>
          <w:t>https://doi.org/10.1093/brain/awq011</w:t>
        </w:r>
      </w:hyperlink>
      <w:bookmarkEnd w:id="253"/>
      <w:r>
        <w:rPr>
          <w:rFonts w:ascii="Ebrima" w:hAnsi="Ebrima" w:cs="Arial"/>
          <w:sz w:val="22"/>
          <w:szCs w:val="22"/>
          <w:lang w:val="en-US"/>
        </w:rPr>
        <w:t xml:space="preserve">  </w:t>
      </w:r>
    </w:p>
    <w:p w14:paraId="58087E3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4" w:name="beschin1997"/>
      <w:r w:rsidRPr="00250B3C">
        <w:rPr>
          <w:rFonts w:ascii="Ebrima" w:hAnsi="Ebrima" w:cs="Arial"/>
          <w:sz w:val="22"/>
          <w:szCs w:val="22"/>
          <w:lang w:val="en-US"/>
        </w:rPr>
        <w:t xml:space="preserve">Beschin, N., Cocchini, G., Della Sala, S., &amp; Logie,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hyperlink r:id="rId25" w:history="1">
        <w:r w:rsidRPr="002B686C">
          <w:rPr>
            <w:rStyle w:val="Hyperlink"/>
            <w:rFonts w:ascii="Ebrima" w:hAnsi="Ebrima" w:cs="Arial"/>
            <w:sz w:val="22"/>
            <w:szCs w:val="22"/>
            <w:lang w:val="en-US"/>
          </w:rPr>
          <w:t>https://doi.org/10.1016/s0010-9452(97)80002-0</w:t>
        </w:r>
      </w:hyperlink>
      <w:bookmarkEnd w:id="254"/>
      <w:r>
        <w:rPr>
          <w:rFonts w:ascii="Ebrima" w:hAnsi="Ebrima" w:cs="Arial"/>
          <w:sz w:val="22"/>
          <w:szCs w:val="22"/>
          <w:lang w:val="en-US"/>
        </w:rPr>
        <w:t xml:space="preserve">  </w:t>
      </w:r>
    </w:p>
    <w:p w14:paraId="58DECC6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5" w:name="bibawi1995"/>
      <w:r w:rsidRPr="00250B3C">
        <w:rPr>
          <w:rFonts w:ascii="Ebrima" w:hAnsi="Ebrima" w:cs="Arial"/>
          <w:sz w:val="22"/>
          <w:szCs w:val="22"/>
          <w:lang w:val="en-US"/>
        </w:rPr>
        <w:t xml:space="preserve">Bibawi, D., Cherry, B., &amp; Hellige, J. B. (1995). Fluctuations of perceptual asymmetry across time in women and men: Effects related to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hyperlink r:id="rId26" w:history="1">
        <w:r w:rsidRPr="002B686C">
          <w:rPr>
            <w:rStyle w:val="Hyperlink"/>
            <w:rFonts w:ascii="Ebrima" w:hAnsi="Ebrima" w:cs="Arial"/>
            <w:sz w:val="22"/>
            <w:szCs w:val="22"/>
            <w:lang w:val="en-US"/>
          </w:rPr>
          <w:t>https://doi.org/10.1016/0028-3932(94)00103-v</w:t>
        </w:r>
      </w:hyperlink>
      <w:r>
        <w:rPr>
          <w:rFonts w:ascii="Ebrima" w:hAnsi="Ebrima" w:cs="Arial"/>
          <w:sz w:val="22"/>
          <w:szCs w:val="22"/>
          <w:lang w:val="en-US"/>
        </w:rPr>
        <w:t xml:space="preserve">  </w:t>
      </w:r>
    </w:p>
    <w:p w14:paraId="7655B0F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6" w:name="bird2006"/>
      <w:bookmarkEnd w:id="255"/>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hyperlink r:id="rId27" w:history="1">
        <w:r w:rsidRPr="002B686C">
          <w:rPr>
            <w:rStyle w:val="Hyperlink"/>
            <w:rFonts w:ascii="Ebrima" w:hAnsi="Ebrima" w:cs="Arial"/>
            <w:sz w:val="22"/>
            <w:szCs w:val="22"/>
            <w:lang w:val="en-US"/>
          </w:rPr>
          <w:t>https://doi.org/10.1136/jnnp.2006.094417</w:t>
        </w:r>
      </w:hyperlink>
      <w:r>
        <w:rPr>
          <w:rFonts w:ascii="Ebrima" w:hAnsi="Ebrima" w:cs="Arial"/>
          <w:sz w:val="22"/>
          <w:szCs w:val="22"/>
          <w:lang w:val="en-US"/>
        </w:rPr>
        <w:t xml:space="preserve">  </w:t>
      </w:r>
    </w:p>
    <w:p w14:paraId="5072CA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7" w:name="bisiach1978"/>
      <w:bookmarkEnd w:id="256"/>
      <w:r w:rsidRPr="00250B3C">
        <w:rPr>
          <w:rFonts w:ascii="Ebrima" w:hAnsi="Ebrima" w:cs="Arial"/>
          <w:sz w:val="22"/>
          <w:szCs w:val="22"/>
          <w:lang w:val="en-US"/>
        </w:rPr>
        <w:t xml:space="preserve">Bisiach, E., &amp; Luzzatti,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hyperlink r:id="rId28" w:history="1">
        <w:r w:rsidRPr="002B686C">
          <w:rPr>
            <w:rStyle w:val="Hyperlink"/>
            <w:rFonts w:ascii="Ebrima" w:hAnsi="Ebrima" w:cs="Arial"/>
            <w:sz w:val="22"/>
            <w:szCs w:val="22"/>
            <w:lang w:val="en-US"/>
          </w:rPr>
          <w:t>https://doi.org/10.1016/s0010-9452(78)80016-1</w:t>
        </w:r>
      </w:hyperlink>
      <w:bookmarkEnd w:id="257"/>
      <w:r>
        <w:rPr>
          <w:rFonts w:ascii="Ebrima" w:hAnsi="Ebrima" w:cs="Arial"/>
          <w:sz w:val="22"/>
          <w:szCs w:val="22"/>
          <w:lang w:val="en-US"/>
        </w:rPr>
        <w:t xml:space="preserve">  </w:t>
      </w:r>
    </w:p>
    <w:p w14:paraId="5EC0F1B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8" w:name="boespflug2011"/>
      <w:r w:rsidRPr="00250B3C">
        <w:rPr>
          <w:rFonts w:ascii="Ebrima" w:hAnsi="Ebrima" w:cs="Arial"/>
          <w:sz w:val="22"/>
          <w:szCs w:val="22"/>
          <w:lang w:val="en-US"/>
        </w:rPr>
        <w:t xml:space="preserve">Boespflug, E. L., Storrs, J. M., Allendorfer, J. B., Lamy, M., Eliassen,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hyperlink r:id="rId29" w:history="1">
        <w:r w:rsidRPr="007B3E76">
          <w:rPr>
            <w:rStyle w:val="Hyperlink"/>
            <w:rFonts w:ascii="Ebrima" w:hAnsi="Ebrima" w:cs="Arial"/>
            <w:sz w:val="22"/>
            <w:szCs w:val="22"/>
            <w:lang w:val="en-US"/>
          </w:rPr>
          <w:t>https://doi.org/10.1007/s11682-011-9144-1</w:t>
        </w:r>
      </w:hyperlink>
      <w:r>
        <w:rPr>
          <w:rFonts w:ascii="Ebrima" w:hAnsi="Ebrima" w:cs="Arial"/>
          <w:sz w:val="22"/>
          <w:szCs w:val="22"/>
          <w:lang w:val="en-US"/>
        </w:rPr>
        <w:t xml:space="preserve">  </w:t>
      </w:r>
    </w:p>
    <w:p w14:paraId="2B069769" w14:textId="77777777" w:rsidR="004B140A" w:rsidRPr="000C5924"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Change w:id="259" w:author="Sperber" w:date="2022-10-25T09:27:00Z">
            <w:rPr>
              <w:rFonts w:ascii="Ebrima" w:hAnsi="Ebrima" w:cs="Arial"/>
              <w:sz w:val="22"/>
              <w:szCs w:val="22"/>
              <w:lang w:val="en-US"/>
            </w:rPr>
          </w:rPrChange>
        </w:rPr>
      </w:pPr>
      <w:bookmarkStart w:id="260" w:name="bonkhoff2022"/>
      <w:bookmarkEnd w:id="258"/>
      <w:r w:rsidRPr="002E61BF">
        <w:rPr>
          <w:rFonts w:ascii="Ebrima" w:hAnsi="Ebrima" w:cs="Arial"/>
          <w:sz w:val="22"/>
          <w:szCs w:val="22"/>
          <w:lang w:val="de-DE"/>
        </w:rPr>
        <w:lastRenderedPageBreak/>
        <w:t xml:space="preserve">Bonkhoff, A. K., Bretzner, M., Hong, S., Schirmer, M. D., Cohen, A., Regenhardt, R. W., . . . </w:t>
      </w:r>
      <w:r w:rsidRPr="004F5B90">
        <w:rPr>
          <w:rFonts w:ascii="Ebrima" w:hAnsi="Ebrima" w:cs="Arial"/>
          <w:sz w:val="22"/>
          <w:szCs w:val="22"/>
          <w:lang w:val="en-US"/>
        </w:rPr>
        <w:t xml:space="preserve">Rost, N. S. (2022). Sex-specific lesion pattern of functional outcomes after stroke. </w:t>
      </w:r>
      <w:r w:rsidRPr="0070390B">
        <w:rPr>
          <w:rFonts w:ascii="Ebrima" w:hAnsi="Ebrima" w:cs="Arial"/>
          <w:i/>
          <w:iCs/>
          <w:sz w:val="22"/>
          <w:szCs w:val="22"/>
          <w:lang w:val="en-US"/>
        </w:rPr>
        <w:t>Brain Communications, 4</w:t>
      </w:r>
      <w:r w:rsidRPr="004F5B90">
        <w:rPr>
          <w:rFonts w:ascii="Ebrima" w:hAnsi="Ebrima" w:cs="Arial"/>
          <w:sz w:val="22"/>
          <w:szCs w:val="22"/>
          <w:lang w:val="en-US"/>
        </w:rPr>
        <w:t xml:space="preserve">(2). </w:t>
      </w:r>
      <w:r w:rsidR="000C5924">
        <w:fldChar w:fldCharType="begin"/>
      </w:r>
      <w:r w:rsidR="000C5924">
        <w:instrText xml:space="preserve"> HYPERLINK "https://doi.org/10.1093/braincomms/fcac020" </w:instrText>
      </w:r>
      <w:r w:rsidR="000C5924">
        <w:fldChar w:fldCharType="separate"/>
      </w:r>
      <w:r w:rsidRPr="000C5924">
        <w:rPr>
          <w:rStyle w:val="Hyperlink"/>
          <w:rFonts w:ascii="Ebrima" w:hAnsi="Ebrima" w:cs="Arial"/>
          <w:sz w:val="22"/>
          <w:szCs w:val="22"/>
          <w:lang w:val="de-DE"/>
          <w:rPrChange w:id="261" w:author="Sperber" w:date="2022-10-25T09:27:00Z">
            <w:rPr>
              <w:rStyle w:val="Hyperlink"/>
              <w:rFonts w:ascii="Ebrima" w:hAnsi="Ebrima" w:cs="Arial"/>
              <w:sz w:val="22"/>
              <w:szCs w:val="22"/>
              <w:lang w:val="en-US"/>
            </w:rPr>
          </w:rPrChange>
        </w:rPr>
        <w:t>https://doi.org/10.1093/braincomms/fcac020</w:t>
      </w:r>
      <w:r w:rsidR="000C5924">
        <w:rPr>
          <w:rStyle w:val="Hyperlink"/>
          <w:rFonts w:ascii="Ebrima" w:hAnsi="Ebrima" w:cs="Arial"/>
          <w:sz w:val="22"/>
          <w:szCs w:val="22"/>
          <w:lang w:val="en-US"/>
        </w:rPr>
        <w:fldChar w:fldCharType="end"/>
      </w:r>
      <w:r w:rsidRPr="000C5924">
        <w:rPr>
          <w:rFonts w:ascii="Ebrima" w:hAnsi="Ebrima" w:cs="Arial"/>
          <w:sz w:val="22"/>
          <w:szCs w:val="22"/>
          <w:lang w:val="de-DE"/>
          <w:rPrChange w:id="262" w:author="Sperber" w:date="2022-10-25T09:27:00Z">
            <w:rPr>
              <w:rFonts w:ascii="Ebrima" w:hAnsi="Ebrima" w:cs="Arial"/>
              <w:sz w:val="22"/>
              <w:szCs w:val="22"/>
              <w:lang w:val="en-US"/>
            </w:rPr>
          </w:rPrChange>
        </w:rPr>
        <w:t xml:space="preserve"> </w:t>
      </w:r>
    </w:p>
    <w:p w14:paraId="36EB5004"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3" w:name="bonkhoff2021"/>
      <w:bookmarkEnd w:id="260"/>
      <w:r w:rsidRPr="000C5924">
        <w:rPr>
          <w:rFonts w:ascii="Ebrima" w:hAnsi="Ebrima" w:cs="Arial"/>
          <w:sz w:val="22"/>
          <w:szCs w:val="22"/>
          <w:lang w:val="de-DE"/>
        </w:rPr>
        <w:t xml:space="preserve">Bonkhoff, A. K., Schirmer, M. D., Bretzner, M., Hong, S., Regenhardt, R. W., Brudfors, M., . . . </w:t>
      </w:r>
      <w:r w:rsidRPr="00071492">
        <w:rPr>
          <w:rFonts w:ascii="Ebrima" w:hAnsi="Ebrima" w:cs="Arial"/>
          <w:sz w:val="22"/>
          <w:szCs w:val="22"/>
          <w:lang w:val="en-US"/>
        </w:rPr>
        <w:t xml:space="preserve">Rost,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hyperlink r:id="rId30" w:history="1">
        <w:r w:rsidRPr="002B686C">
          <w:rPr>
            <w:rStyle w:val="Hyperlink"/>
            <w:rFonts w:ascii="Ebrima" w:hAnsi="Ebrima" w:cs="Arial"/>
            <w:sz w:val="22"/>
            <w:szCs w:val="22"/>
            <w:lang w:val="en-US"/>
          </w:rPr>
          <w:t>https://doi.org/10.1038/s41467-021-23492-3</w:t>
        </w:r>
      </w:hyperlink>
      <w:bookmarkEnd w:id="263"/>
      <w:r>
        <w:rPr>
          <w:rFonts w:ascii="Ebrima" w:hAnsi="Ebrima" w:cs="Arial"/>
          <w:sz w:val="22"/>
          <w:szCs w:val="22"/>
          <w:lang w:val="en-US"/>
        </w:rPr>
        <w:t xml:space="preserve">  </w:t>
      </w:r>
    </w:p>
    <w:p w14:paraId="7C697E1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4" w:name="borghei2021"/>
      <w:r w:rsidRPr="00704C1C">
        <w:rPr>
          <w:rFonts w:ascii="Ebrima" w:hAnsi="Ebrima" w:cs="Arial"/>
          <w:sz w:val="22"/>
          <w:szCs w:val="22"/>
          <w:lang w:val="en-US"/>
        </w:rPr>
        <w:t xml:space="preserve">Borghei, A., Kapucu, I., Dawe, R., Kocak, M. &amp; Sani, S. (2021). Structural connectivity of the human massa intermedia: A probabilistic tractography study. </w:t>
      </w:r>
      <w:r w:rsidRPr="00704C1C">
        <w:rPr>
          <w:rFonts w:ascii="Ebrima" w:hAnsi="Ebrima" w:cs="Arial"/>
          <w:i/>
          <w:sz w:val="22"/>
          <w:szCs w:val="22"/>
          <w:lang w:val="en-US"/>
        </w:rPr>
        <w:t>Human Brain Mapping, 42(</w:t>
      </w:r>
      <w:r w:rsidRPr="00704C1C">
        <w:rPr>
          <w:rFonts w:ascii="Ebrima" w:hAnsi="Ebrima" w:cs="Arial"/>
          <w:sz w:val="22"/>
          <w:szCs w:val="22"/>
          <w:lang w:val="en-US"/>
        </w:rPr>
        <w:t xml:space="preserve">6), 1794–1804. </w:t>
      </w:r>
      <w:hyperlink r:id="rId31" w:history="1">
        <w:r w:rsidRPr="007B3E76">
          <w:rPr>
            <w:rStyle w:val="Hyperlink"/>
            <w:rFonts w:ascii="Ebrima" w:hAnsi="Ebrima" w:cs="Arial"/>
            <w:sz w:val="22"/>
            <w:szCs w:val="22"/>
            <w:lang w:val="en-US"/>
          </w:rPr>
          <w:t>https://doi.org/10.1002/hbm.25329</w:t>
        </w:r>
      </w:hyperlink>
      <w:r>
        <w:rPr>
          <w:rFonts w:ascii="Ebrima" w:hAnsi="Ebrima" w:cs="Arial"/>
          <w:sz w:val="22"/>
          <w:szCs w:val="22"/>
          <w:lang w:val="en-US"/>
        </w:rPr>
        <w:t xml:space="preserve"> </w:t>
      </w:r>
    </w:p>
    <w:p w14:paraId="76184E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5" w:name="bowen1999"/>
      <w:bookmarkEnd w:id="264"/>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hyperlink r:id="rId32" w:history="1">
        <w:r w:rsidRPr="002B686C">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1D9577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6" w:name="bozzali2012"/>
      <w:bookmarkEnd w:id="265"/>
      <w:r w:rsidRPr="00250B3C">
        <w:rPr>
          <w:rFonts w:ascii="Ebrima" w:hAnsi="Ebrima" w:cs="Arial"/>
          <w:sz w:val="22"/>
          <w:szCs w:val="22"/>
          <w:lang w:val="en-US"/>
        </w:rPr>
        <w:t xml:space="preserve">Bozzali, M., Mastropasqua, C., Cercignani, M., Giulietti, G., Bonnì, S., Caltagirone, C., &amp; Koch, G. (2012). Microstructural Damage of the Posterior Corpus Callosum Contributes to the Clinical Severity of Neglect.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hyperlink r:id="rId33" w:history="1">
        <w:r w:rsidRPr="002B686C">
          <w:rPr>
            <w:rStyle w:val="Hyperlink"/>
            <w:rFonts w:ascii="Ebrima" w:hAnsi="Ebrima" w:cs="Arial"/>
            <w:sz w:val="22"/>
            <w:szCs w:val="22"/>
            <w:lang w:val="en-US"/>
          </w:rPr>
          <w:t>https://doi.org/10.1371/journal.pone.0048079</w:t>
        </w:r>
      </w:hyperlink>
      <w:r>
        <w:rPr>
          <w:rFonts w:ascii="Ebrima" w:hAnsi="Ebrima" w:cs="Arial"/>
          <w:sz w:val="22"/>
          <w:szCs w:val="22"/>
          <w:lang w:val="en-US"/>
        </w:rPr>
        <w:t xml:space="preserve">  </w:t>
      </w:r>
    </w:p>
    <w:p w14:paraId="0A11A60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7" w:name="burcham1997"/>
      <w:bookmarkEnd w:id="266"/>
      <w:r w:rsidRPr="00250B3C">
        <w:rPr>
          <w:rFonts w:ascii="Ebrima" w:hAnsi="Ebrima" w:cs="Arial"/>
          <w:sz w:val="22"/>
          <w:szCs w:val="22"/>
          <w:lang w:val="en-US"/>
        </w:rPr>
        <w:t xml:space="preserve">Burcham, K. J., Corwin, J. V., Stoll, M. L., &amp; Reep, R. L. (1997). Disconnection of medial agranular and posterior parietal cortex produces multimodal neglect in rats. </w:t>
      </w:r>
      <w:r w:rsidRPr="00250B3C">
        <w:rPr>
          <w:rFonts w:ascii="Ebrima" w:hAnsi="Ebrima" w:cs="Arial"/>
          <w:i/>
          <w:iCs/>
          <w:sz w:val="22"/>
          <w:szCs w:val="22"/>
          <w:lang w:val="en-US"/>
        </w:rPr>
        <w:t>Behavioural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hyperlink r:id="rId34" w:history="1">
        <w:r w:rsidRPr="002B686C">
          <w:rPr>
            <w:rStyle w:val="Hyperlink"/>
            <w:rFonts w:ascii="Ebrima" w:hAnsi="Ebrima" w:cs="Arial"/>
            <w:sz w:val="22"/>
            <w:szCs w:val="22"/>
            <w:lang w:val="en-US"/>
          </w:rPr>
          <w:t>https://doi.org/10.1016/s0166-4328(96)02241-3</w:t>
        </w:r>
      </w:hyperlink>
      <w:bookmarkEnd w:id="267"/>
      <w:r>
        <w:rPr>
          <w:rFonts w:ascii="Ebrima" w:hAnsi="Ebrima" w:cs="Arial"/>
          <w:sz w:val="22"/>
          <w:szCs w:val="22"/>
          <w:lang w:val="en-US"/>
        </w:rPr>
        <w:t xml:space="preserve">  </w:t>
      </w:r>
    </w:p>
    <w:p w14:paraId="621AE93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8" w:name="bushnell2018"/>
      <w:r w:rsidRPr="00250B3C">
        <w:rPr>
          <w:rFonts w:ascii="Ebrima" w:hAnsi="Ebrima" w:cs="Arial"/>
          <w:sz w:val="22"/>
          <w:szCs w:val="22"/>
          <w:lang w:val="en-US"/>
        </w:rPr>
        <w:t xml:space="preserve">Bushnell, C. D., Chaturvedi, S., Gage, K. R., Herson, P. S., Hurn, P. D., Jiménez, M. C., . . . Rundek, T. (2018). Sex differences in stroke: Challenges and opportunities.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hyperlink r:id="rId35" w:history="1">
        <w:r w:rsidRPr="002B686C">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3D7246FD"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9" w:name="buxbaum2004"/>
      <w:bookmarkEnd w:id="268"/>
      <w:r w:rsidRPr="00250B3C">
        <w:rPr>
          <w:rFonts w:ascii="Ebrima" w:hAnsi="Ebrima" w:cs="Arial"/>
          <w:sz w:val="22"/>
          <w:szCs w:val="22"/>
          <w:lang w:val="en-US"/>
        </w:rPr>
        <w:t xml:space="preserve">Buxbaum, L., Ferraro, M., Veramonti, T., Farne, A., Whyte, J., Ladavas, E., . . . Coslett, H. (2004). Hemispatial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hyperlink r:id="rId36" w:history="1">
        <w:r w:rsidRPr="002B686C">
          <w:rPr>
            <w:rStyle w:val="Hyperlink"/>
            <w:rFonts w:ascii="Ebrima" w:hAnsi="Ebrima" w:cs="Arial"/>
            <w:sz w:val="22"/>
            <w:szCs w:val="22"/>
            <w:lang w:val="en-US"/>
          </w:rPr>
          <w:t>https://doi.org/10.1212/01.wnl.0000113730.73031.f4</w:t>
        </w:r>
      </w:hyperlink>
      <w:bookmarkEnd w:id="269"/>
      <w:r>
        <w:rPr>
          <w:rFonts w:ascii="Ebrima" w:hAnsi="Ebrima" w:cs="Arial"/>
          <w:sz w:val="22"/>
          <w:szCs w:val="22"/>
          <w:lang w:val="en-US"/>
        </w:rPr>
        <w:t xml:space="preserve">  </w:t>
      </w:r>
    </w:p>
    <w:p w14:paraId="641A277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0" w:name="carreratononi2014"/>
      <w:r w:rsidRPr="00250B3C">
        <w:rPr>
          <w:rFonts w:ascii="Ebrima" w:hAnsi="Ebrima" w:cs="Arial"/>
          <w:sz w:val="22"/>
          <w:szCs w:val="22"/>
          <w:lang w:val="en-US"/>
        </w:rPr>
        <w:t xml:space="preserve">Carrera, E., &amp; Tononi,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hyperlink r:id="rId37" w:history="1">
        <w:r w:rsidRPr="002B686C">
          <w:rPr>
            <w:rStyle w:val="Hyperlink"/>
            <w:rFonts w:ascii="Ebrima" w:hAnsi="Ebrima" w:cs="Arial"/>
            <w:sz w:val="22"/>
            <w:szCs w:val="22"/>
            <w:lang w:val="en-US"/>
          </w:rPr>
          <w:t>https://doi.org/10.1093/brain/awu101</w:t>
        </w:r>
      </w:hyperlink>
      <w:r>
        <w:rPr>
          <w:rFonts w:ascii="Ebrima" w:hAnsi="Ebrima" w:cs="Arial"/>
          <w:sz w:val="22"/>
          <w:szCs w:val="22"/>
          <w:lang w:val="en-US"/>
        </w:rPr>
        <w:t xml:space="preserve">  </w:t>
      </w:r>
    </w:p>
    <w:p w14:paraId="5A699623"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1" w:name="cataniffytche2005"/>
      <w:bookmarkEnd w:id="270"/>
      <w:r w:rsidRPr="00250B3C">
        <w:rPr>
          <w:rFonts w:ascii="Ebrima" w:hAnsi="Ebrima" w:cs="Arial"/>
          <w:sz w:val="22"/>
          <w:szCs w:val="22"/>
          <w:lang w:val="en-US"/>
        </w:rPr>
        <w:t xml:space="preserve">Catani, M., &amp; </w:t>
      </w:r>
      <w:r>
        <w:rPr>
          <w:rFonts w:ascii="Ebrima" w:hAnsi="Ebrima" w:cs="Arial"/>
          <w:sz w:val="22"/>
          <w:szCs w:val="22"/>
          <w:lang w:val="en-US"/>
        </w:rPr>
        <w:t>F</w:t>
      </w:r>
      <w:r w:rsidRPr="00250B3C">
        <w:rPr>
          <w:rFonts w:ascii="Ebrima" w:hAnsi="Ebrima" w:cs="Arial"/>
          <w:sz w:val="22"/>
          <w:szCs w:val="22"/>
          <w:lang w:val="en-US"/>
        </w:rPr>
        <w:t xml:space="preserve">fytche, D. H. (2005). The rises and falls of disconnection syndromes. </w:t>
      </w:r>
      <w:r w:rsidRPr="003E0700">
        <w:rPr>
          <w:rFonts w:ascii="Ebrima" w:hAnsi="Ebrima" w:cs="Arial"/>
          <w:i/>
          <w:iCs/>
          <w:sz w:val="22"/>
          <w:szCs w:val="22"/>
          <w:lang w:val="en-US"/>
        </w:rPr>
        <w:t>Brain</w:t>
      </w:r>
      <w:r w:rsidRPr="003E0700">
        <w:rPr>
          <w:rFonts w:ascii="Ebrima" w:hAnsi="Ebrima" w:cs="Arial"/>
          <w:sz w:val="22"/>
          <w:szCs w:val="22"/>
          <w:lang w:val="en-US"/>
        </w:rPr>
        <w:t xml:space="preserve">, </w:t>
      </w:r>
      <w:r w:rsidRPr="003E0700">
        <w:rPr>
          <w:rFonts w:ascii="Ebrima" w:hAnsi="Ebrima" w:cs="Arial"/>
          <w:i/>
          <w:iCs/>
          <w:sz w:val="22"/>
          <w:szCs w:val="22"/>
          <w:lang w:val="en-US"/>
        </w:rPr>
        <w:t>128</w:t>
      </w:r>
      <w:r w:rsidRPr="003E0700">
        <w:rPr>
          <w:rFonts w:ascii="Ebrima" w:hAnsi="Ebrima" w:cs="Arial"/>
          <w:sz w:val="22"/>
          <w:szCs w:val="22"/>
          <w:lang w:val="en-US"/>
        </w:rPr>
        <w:t xml:space="preserve">(10), 2224–2239. </w:t>
      </w:r>
      <w:hyperlink r:id="rId38" w:history="1">
        <w:r w:rsidRPr="003E0700">
          <w:rPr>
            <w:rStyle w:val="Hyperlink"/>
            <w:rFonts w:ascii="Ebrima" w:hAnsi="Ebrima" w:cs="Arial"/>
            <w:sz w:val="22"/>
            <w:szCs w:val="22"/>
            <w:lang w:val="en-US"/>
          </w:rPr>
          <w:t>https://doi.org/10.1093/brain/awh622</w:t>
        </w:r>
      </w:hyperlink>
      <w:bookmarkEnd w:id="271"/>
      <w:r w:rsidRPr="003E0700">
        <w:rPr>
          <w:rFonts w:ascii="Ebrima" w:hAnsi="Ebrima" w:cs="Arial"/>
          <w:sz w:val="22"/>
          <w:szCs w:val="22"/>
          <w:lang w:val="en-US"/>
        </w:rPr>
        <w:t xml:space="preserve"> </w:t>
      </w:r>
    </w:p>
    <w:p w14:paraId="1FB1B19B" w14:textId="7539D13C"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2" w:name="catanithiebautdeschotten2008"/>
      <w:r w:rsidRPr="003E0700">
        <w:rPr>
          <w:rFonts w:ascii="Ebrima" w:hAnsi="Ebrima" w:cs="Arial"/>
          <w:sz w:val="22"/>
          <w:szCs w:val="22"/>
          <w:lang w:val="en-US"/>
        </w:rPr>
        <w:t xml:space="preserve">Catani, M., &amp; Thiebaut de Schotten, M. (2008). </w:t>
      </w:r>
      <w:r w:rsidRPr="00687332">
        <w:rPr>
          <w:rFonts w:ascii="Ebrima" w:hAnsi="Ebrima" w:cs="Arial"/>
          <w:sz w:val="22"/>
          <w:szCs w:val="22"/>
          <w:lang w:val="en-US"/>
        </w:rPr>
        <w:t xml:space="preserve">A diffusion tensor imaging tractography atlas for virtual in vivo dissections. </w:t>
      </w:r>
      <w:r w:rsidRPr="0070390B">
        <w:rPr>
          <w:rFonts w:ascii="Ebrima" w:hAnsi="Ebrima" w:cs="Arial"/>
          <w:i/>
          <w:iCs/>
          <w:sz w:val="22"/>
          <w:szCs w:val="22"/>
          <w:lang w:val="en-US"/>
        </w:rPr>
        <w:t>Cortex, 44</w:t>
      </w:r>
      <w:r w:rsidRPr="00687332">
        <w:rPr>
          <w:rFonts w:ascii="Ebrima" w:hAnsi="Ebrima" w:cs="Arial"/>
          <w:sz w:val="22"/>
          <w:szCs w:val="22"/>
          <w:lang w:val="en-US"/>
        </w:rPr>
        <w:t xml:space="preserve">(8), 1105–1132. </w:t>
      </w:r>
      <w:hyperlink r:id="rId39" w:history="1">
        <w:r w:rsidRPr="002B686C">
          <w:rPr>
            <w:rStyle w:val="Hyperlink"/>
            <w:rFonts w:ascii="Ebrima" w:hAnsi="Ebrima" w:cs="Arial"/>
            <w:sz w:val="22"/>
            <w:szCs w:val="22"/>
            <w:lang w:val="en-US"/>
          </w:rPr>
          <w:t>https://doi.org/10.1016/j.cortex.2008.05.004</w:t>
        </w:r>
      </w:hyperlink>
      <w:bookmarkEnd w:id="272"/>
      <w:r>
        <w:rPr>
          <w:rFonts w:ascii="Ebrima" w:hAnsi="Ebrima" w:cs="Arial"/>
          <w:sz w:val="22"/>
          <w:szCs w:val="22"/>
          <w:lang w:val="en-US"/>
        </w:rPr>
        <w:t xml:space="preserve"> </w:t>
      </w:r>
    </w:p>
    <w:p w14:paraId="461CE4B5" w14:textId="648C53AD" w:rsidR="008E3FC1" w:rsidRPr="0065070A" w:rsidRDefault="008E3FC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3" w:name="catenaccio2016"/>
      <w:r w:rsidRPr="008E3FC1">
        <w:rPr>
          <w:rFonts w:ascii="Ebrima" w:hAnsi="Ebrima" w:cs="Arial"/>
          <w:sz w:val="22"/>
          <w:szCs w:val="22"/>
          <w:lang w:val="en-US"/>
        </w:rPr>
        <w:t xml:space="preserve">Catenaccio, E., Mu, W., &amp; Lipton, M. L. (2016). Estrogen- and progesterone-mediated structural neuroplasticity in women: evidence from neuroimaging. </w:t>
      </w:r>
      <w:r w:rsidRPr="008E3FC1">
        <w:rPr>
          <w:rFonts w:ascii="Ebrima" w:hAnsi="Ebrima" w:cs="Arial"/>
          <w:i/>
          <w:iCs/>
          <w:sz w:val="22"/>
          <w:szCs w:val="22"/>
          <w:lang w:val="en-US"/>
        </w:rPr>
        <w:t>Brain Structure and Function, 221</w:t>
      </w:r>
      <w:r w:rsidRPr="008E3FC1">
        <w:rPr>
          <w:rFonts w:ascii="Ebrima" w:hAnsi="Ebrima" w:cs="Arial"/>
          <w:sz w:val="22"/>
          <w:szCs w:val="22"/>
          <w:lang w:val="en-US"/>
        </w:rPr>
        <w:t xml:space="preserve">(8), 3845–3867. </w:t>
      </w:r>
      <w:hyperlink r:id="rId40" w:history="1">
        <w:r w:rsidRPr="009F2944">
          <w:rPr>
            <w:rStyle w:val="Hyperlink"/>
            <w:rFonts w:ascii="Ebrima" w:hAnsi="Ebrima" w:cs="Arial"/>
            <w:sz w:val="22"/>
            <w:szCs w:val="22"/>
            <w:lang w:val="en-US"/>
          </w:rPr>
          <w:t>https://doi.org/10.1007/s00429-016-1197-x</w:t>
        </w:r>
      </w:hyperlink>
      <w:r>
        <w:rPr>
          <w:rFonts w:ascii="Ebrima" w:hAnsi="Ebrima" w:cs="Arial"/>
          <w:sz w:val="22"/>
          <w:szCs w:val="22"/>
          <w:lang w:val="en-US"/>
        </w:rPr>
        <w:t xml:space="preserve"> </w:t>
      </w:r>
    </w:p>
    <w:p w14:paraId="7EF7489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4" w:name="ceci2009"/>
      <w:bookmarkEnd w:id="273"/>
      <w:r w:rsidRPr="00C65901">
        <w:rPr>
          <w:rFonts w:ascii="Ebrima" w:hAnsi="Ebrima" w:cs="Arial"/>
          <w:sz w:val="22"/>
          <w:szCs w:val="22"/>
          <w:lang w:val="en-US"/>
        </w:rPr>
        <w:lastRenderedPageBreak/>
        <w:t xml:space="preserve">Ceci, S. J., Williams, W. M. &amp; Barnett, S. M. (2009). Women’s underrepresentation in science: Sociocultural and biological considerations. </w:t>
      </w:r>
      <w:r w:rsidRPr="0070390B">
        <w:rPr>
          <w:rFonts w:ascii="Ebrima" w:hAnsi="Ebrima" w:cs="Arial"/>
          <w:i/>
          <w:iCs/>
          <w:sz w:val="22"/>
          <w:szCs w:val="22"/>
          <w:lang w:val="en-US"/>
        </w:rPr>
        <w:t>Psychological Bulletin, 135</w:t>
      </w:r>
      <w:r w:rsidRPr="00C65901">
        <w:rPr>
          <w:rFonts w:ascii="Ebrima" w:hAnsi="Ebrima" w:cs="Arial"/>
          <w:sz w:val="22"/>
          <w:szCs w:val="22"/>
          <w:lang w:val="en-US"/>
        </w:rPr>
        <w:t xml:space="preserve">(2), 218–261. </w:t>
      </w:r>
      <w:hyperlink r:id="rId41" w:history="1">
        <w:r w:rsidRPr="008542B7">
          <w:rPr>
            <w:rStyle w:val="Hyperlink"/>
            <w:rFonts w:ascii="Ebrima" w:hAnsi="Ebrima" w:cs="Arial"/>
            <w:sz w:val="22"/>
            <w:szCs w:val="22"/>
            <w:lang w:val="en-US"/>
          </w:rPr>
          <w:t>https://doi.org/10.1037/a0014412</w:t>
        </w:r>
      </w:hyperlink>
      <w:bookmarkEnd w:id="274"/>
      <w:r>
        <w:rPr>
          <w:rFonts w:ascii="Ebrima" w:hAnsi="Ebrima" w:cs="Arial"/>
          <w:sz w:val="22"/>
          <w:szCs w:val="22"/>
          <w:lang w:val="en-US"/>
        </w:rPr>
        <w:t xml:space="preserve"> </w:t>
      </w:r>
    </w:p>
    <w:p w14:paraId="6FA7EAE5"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75" w:name="chang2011"/>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w:t>
      </w:r>
      <w:r w:rsidRPr="0070390B">
        <w:rPr>
          <w:rFonts w:ascii="Ebrima" w:hAnsi="Ebrima" w:cs="Arial"/>
          <w:i/>
          <w:iCs/>
          <w:sz w:val="22"/>
          <w:szCs w:val="22"/>
          <w:lang w:val="en-US"/>
        </w:rPr>
        <w:t>ACM Transactions on Intelligent Systems and Technology, 2</w:t>
      </w:r>
      <w:r w:rsidRPr="00687332">
        <w:rPr>
          <w:rFonts w:ascii="Ebrima" w:hAnsi="Ebrima" w:cs="Arial"/>
          <w:sz w:val="22"/>
          <w:szCs w:val="22"/>
          <w:lang w:val="en-US"/>
        </w:rPr>
        <w:t xml:space="preserve">(3), 1–27. </w:t>
      </w:r>
      <w:hyperlink r:id="rId42" w:history="1">
        <w:r w:rsidRPr="003E0700">
          <w:rPr>
            <w:rStyle w:val="Hyperlink"/>
            <w:rFonts w:ascii="Ebrima" w:hAnsi="Ebrima" w:cs="Arial"/>
            <w:sz w:val="22"/>
            <w:szCs w:val="22"/>
            <w:lang w:val="de-DE"/>
          </w:rPr>
          <w:t>https://doi.org/10.1145/1961189.1961199</w:t>
        </w:r>
      </w:hyperlink>
      <w:bookmarkEnd w:id="275"/>
      <w:r w:rsidRPr="003E0700">
        <w:rPr>
          <w:rFonts w:ascii="Ebrima" w:hAnsi="Ebrima" w:cs="Arial"/>
          <w:sz w:val="22"/>
          <w:szCs w:val="22"/>
          <w:lang w:val="de-DE"/>
        </w:rPr>
        <w:t xml:space="preserve">  </w:t>
      </w:r>
    </w:p>
    <w:p w14:paraId="17EB35B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6" w:name="chechlacz2010"/>
      <w:r w:rsidRPr="0065070A">
        <w:rPr>
          <w:rFonts w:ascii="Ebrima" w:hAnsi="Ebrima" w:cs="Arial"/>
          <w:sz w:val="22"/>
          <w:szCs w:val="22"/>
          <w:lang w:val="de-DE"/>
        </w:rPr>
        <w:t xml:space="preserve">Chechlacz, M., Rotshtein, P., Bickerton,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hyperlink r:id="rId43" w:history="1">
        <w:r w:rsidRPr="002B686C">
          <w:rPr>
            <w:rStyle w:val="Hyperlink"/>
            <w:rFonts w:ascii="Ebrima" w:hAnsi="Ebrima" w:cs="Arial"/>
            <w:sz w:val="22"/>
            <w:szCs w:val="22"/>
            <w:lang w:val="en-US"/>
          </w:rPr>
          <w:t>https://doi.org/10.1080/02643294.2010.519699</w:t>
        </w:r>
      </w:hyperlink>
      <w:r>
        <w:rPr>
          <w:rFonts w:ascii="Ebrima" w:hAnsi="Ebrima" w:cs="Arial"/>
          <w:sz w:val="22"/>
          <w:szCs w:val="22"/>
          <w:lang w:val="en-US"/>
        </w:rPr>
        <w:t xml:space="preserve">  </w:t>
      </w:r>
    </w:p>
    <w:p w14:paraId="3578CEA7" w14:textId="77777777" w:rsidR="004B140A" w:rsidRDefault="004B140A" w:rsidP="00A502BA">
      <w:pPr>
        <w:pStyle w:val="StandardWeb"/>
        <w:spacing w:before="0" w:beforeAutospacing="0" w:after="120" w:afterAutospacing="0" w:line="276" w:lineRule="auto"/>
        <w:ind w:left="709" w:hanging="709"/>
        <w:jc w:val="both"/>
        <w:rPr>
          <w:rFonts w:ascii="Ebrima" w:hAnsi="Ebrima" w:cs="Arial"/>
          <w:sz w:val="22"/>
          <w:szCs w:val="22"/>
          <w:lang w:val="en-US"/>
        </w:rPr>
      </w:pPr>
      <w:bookmarkStart w:id="277" w:name="choleris2018"/>
      <w:bookmarkEnd w:id="276"/>
      <w:r w:rsidRPr="00A161AB">
        <w:rPr>
          <w:rFonts w:ascii="Ebrima" w:hAnsi="Ebrima" w:cs="Arial"/>
          <w:sz w:val="22"/>
          <w:szCs w:val="22"/>
          <w:lang w:val="en-US"/>
        </w:rPr>
        <w:t xml:space="preserve">Choleris, E., Galea, L. A., Sohrabji, F., &amp; Frick, K. M. (2018). Sex differences in the brain: Implications for behavioral and biomedical research. </w:t>
      </w:r>
      <w:r w:rsidRPr="00A161AB">
        <w:rPr>
          <w:rFonts w:ascii="Ebrima" w:hAnsi="Ebrima" w:cs="Arial"/>
          <w:i/>
          <w:iCs/>
          <w:sz w:val="22"/>
          <w:szCs w:val="22"/>
          <w:lang w:val="en-US"/>
        </w:rPr>
        <w:t xml:space="preserve">Neuroscience </w:t>
      </w:r>
      <w:r>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hyperlink r:id="rId44" w:history="1">
        <w:r w:rsidRPr="002B686C">
          <w:rPr>
            <w:rStyle w:val="Hyperlink"/>
            <w:rFonts w:ascii="Ebrima" w:hAnsi="Ebrima" w:cs="Arial"/>
            <w:sz w:val="22"/>
            <w:szCs w:val="22"/>
            <w:lang w:val="en-US"/>
          </w:rPr>
          <w:t>https://doi.org/10.1016/j.neubiorev.2017.07.005</w:t>
        </w:r>
      </w:hyperlink>
      <w:bookmarkEnd w:id="277"/>
      <w:r>
        <w:rPr>
          <w:rFonts w:ascii="Ebrima" w:hAnsi="Ebrima" w:cs="Arial"/>
          <w:sz w:val="22"/>
          <w:szCs w:val="22"/>
          <w:lang w:val="en-US"/>
        </w:rPr>
        <w:t xml:space="preserve">  </w:t>
      </w:r>
    </w:p>
    <w:p w14:paraId="769CAB57"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8" w:name="clas2012"/>
      <w:r w:rsidRPr="00687332">
        <w:rPr>
          <w:rFonts w:ascii="Ebrima" w:hAnsi="Ebrima" w:cs="Arial"/>
          <w:sz w:val="22"/>
          <w:szCs w:val="22"/>
          <w:lang w:val="en-US"/>
        </w:rPr>
        <w:t xml:space="preserve">Clas, P., Groeschel, S., &amp; Wilke, M. (2012). A Semi-Automatic Algorithm for Determining the Demyelination Load in Metachromatic Leukodystrophy. </w:t>
      </w:r>
      <w:r w:rsidRPr="0070390B">
        <w:rPr>
          <w:rFonts w:ascii="Ebrima" w:hAnsi="Ebrima" w:cs="Arial"/>
          <w:i/>
          <w:iCs/>
          <w:sz w:val="22"/>
          <w:szCs w:val="22"/>
          <w:lang w:val="en-US"/>
        </w:rPr>
        <w:t>Academic Radiology, 19</w:t>
      </w:r>
      <w:r w:rsidRPr="00687332">
        <w:rPr>
          <w:rFonts w:ascii="Ebrima" w:hAnsi="Ebrima" w:cs="Arial"/>
          <w:sz w:val="22"/>
          <w:szCs w:val="22"/>
          <w:lang w:val="en-US"/>
        </w:rPr>
        <w:t xml:space="preserve">(1), 26–34. </w:t>
      </w:r>
      <w:hyperlink r:id="rId45" w:history="1">
        <w:r w:rsidRPr="002B686C">
          <w:rPr>
            <w:rStyle w:val="Hyperlink"/>
            <w:rFonts w:ascii="Ebrima" w:hAnsi="Ebrima" w:cs="Arial"/>
            <w:sz w:val="22"/>
            <w:szCs w:val="22"/>
            <w:lang w:val="en-US"/>
          </w:rPr>
          <w:t>https://doi.org/10.1016/j.acra.2011.09.008</w:t>
        </w:r>
      </w:hyperlink>
      <w:bookmarkEnd w:id="278"/>
      <w:r>
        <w:rPr>
          <w:rFonts w:ascii="Ebrima" w:hAnsi="Ebrima" w:cs="Arial"/>
          <w:sz w:val="22"/>
          <w:szCs w:val="22"/>
          <w:lang w:val="en-US"/>
        </w:rPr>
        <w:t xml:space="preserve"> </w:t>
      </w:r>
    </w:p>
    <w:p w14:paraId="73661E2A" w14:textId="77777777" w:rsidR="004B140A" w:rsidRPr="00BB7C3E"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79" w:name="coffey1998"/>
      <w:r w:rsidRPr="00BB7C3E">
        <w:rPr>
          <w:rFonts w:ascii="Ebrima" w:hAnsi="Ebrima" w:cs="Arial"/>
          <w:sz w:val="22"/>
          <w:szCs w:val="22"/>
        </w:rPr>
        <w:t xml:space="preserve">Coffey, C. E., Lucke, J. F., Saxton, J. A., Ratcliff, G., Unitas, L. J., Billig, B. &amp; Bryan, R. N. (1998). Sex Differences in Brain Aging. </w:t>
      </w:r>
      <w:r w:rsidRPr="0070390B">
        <w:rPr>
          <w:rFonts w:ascii="Ebrima" w:hAnsi="Ebrima" w:cs="Arial"/>
          <w:i/>
          <w:iCs/>
          <w:sz w:val="22"/>
          <w:szCs w:val="22"/>
        </w:rPr>
        <w:t>Archives of Neurology, 55</w:t>
      </w:r>
      <w:r w:rsidRPr="00BB7C3E">
        <w:rPr>
          <w:rFonts w:ascii="Ebrima" w:hAnsi="Ebrima" w:cs="Arial"/>
          <w:sz w:val="22"/>
          <w:szCs w:val="22"/>
        </w:rPr>
        <w:t xml:space="preserve">(2), 169. </w:t>
      </w:r>
      <w:hyperlink r:id="rId46" w:history="1">
        <w:r w:rsidRPr="004B351E">
          <w:rPr>
            <w:rStyle w:val="Hyperlink"/>
            <w:rFonts w:ascii="Ebrima" w:hAnsi="Ebrima" w:cs="Arial"/>
            <w:sz w:val="22"/>
            <w:szCs w:val="22"/>
          </w:rPr>
          <w:t>https://doi.org/10.1001/archneur.55.2.169</w:t>
        </w:r>
      </w:hyperlink>
      <w:bookmarkEnd w:id="279"/>
      <w:r>
        <w:rPr>
          <w:rFonts w:ascii="Ebrima" w:hAnsi="Ebrima" w:cs="Arial"/>
          <w:sz w:val="22"/>
          <w:szCs w:val="22"/>
        </w:rPr>
        <w:t xml:space="preserve"> </w:t>
      </w:r>
    </w:p>
    <w:p w14:paraId="2FA03150" w14:textId="56AAEB8D"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0" w:name="collins1994"/>
      <w:r w:rsidRPr="00687332">
        <w:rPr>
          <w:rFonts w:ascii="Ebrima" w:hAnsi="Ebrima" w:cs="Arial"/>
          <w:sz w:val="22"/>
          <w:szCs w:val="22"/>
          <w:lang w:val="en-US"/>
        </w:rPr>
        <w:t xml:space="preserve">Collins, D. L., Neelin, P., Peters, T. M., &amp; Peters, A. C. (1994). Automatic 3D intersubject registration of MR volumetric data in standardized Talairach space. Retrieved 5 October 2022, from </w:t>
      </w:r>
      <w:hyperlink r:id="rId47" w:history="1">
        <w:r w:rsidRPr="002B686C">
          <w:rPr>
            <w:rStyle w:val="Hyperlink"/>
            <w:rFonts w:ascii="Ebrima" w:hAnsi="Ebrima" w:cs="Arial"/>
            <w:sz w:val="22"/>
            <w:szCs w:val="22"/>
            <w:lang w:val="en-US"/>
          </w:rPr>
          <w:t>https://europepmc.org/article/med/8126267</w:t>
        </w:r>
      </w:hyperlink>
      <w:r>
        <w:rPr>
          <w:rFonts w:ascii="Ebrima" w:hAnsi="Ebrima" w:cs="Arial"/>
          <w:sz w:val="22"/>
          <w:szCs w:val="22"/>
          <w:lang w:val="en-US"/>
        </w:rPr>
        <w:t xml:space="preserve">  </w:t>
      </w:r>
    </w:p>
    <w:p w14:paraId="761B54F7" w14:textId="474B8B45" w:rsidR="006B1907" w:rsidRDefault="006B1907"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1" w:name="comascosundströmporomaa2015"/>
      <w:r w:rsidRPr="006B1907">
        <w:rPr>
          <w:rFonts w:ascii="Ebrima" w:hAnsi="Ebrima" w:cs="Arial"/>
          <w:sz w:val="22"/>
          <w:szCs w:val="22"/>
          <w:lang w:val="en-US"/>
        </w:rPr>
        <w:t xml:space="preserve">Comasco, E., &amp; Sundström-Poromaa, I. (2015). Neuroimaging the Menstrual Cycle and Premenstrual Dysphoric Disorder. </w:t>
      </w:r>
      <w:r w:rsidRPr="006B1907">
        <w:rPr>
          <w:rFonts w:ascii="Ebrima" w:hAnsi="Ebrima" w:cs="Arial"/>
          <w:i/>
          <w:iCs/>
          <w:sz w:val="22"/>
          <w:szCs w:val="22"/>
          <w:lang w:val="en-US"/>
        </w:rPr>
        <w:t>Current Psychiatry Reports, 17</w:t>
      </w:r>
      <w:r w:rsidRPr="006B1907">
        <w:rPr>
          <w:rFonts w:ascii="Ebrima" w:hAnsi="Ebrima" w:cs="Arial"/>
          <w:sz w:val="22"/>
          <w:szCs w:val="22"/>
          <w:lang w:val="en-US"/>
        </w:rPr>
        <w:t xml:space="preserve">(10). </w:t>
      </w:r>
      <w:hyperlink r:id="rId48" w:history="1">
        <w:r w:rsidRPr="009F2944">
          <w:rPr>
            <w:rStyle w:val="Hyperlink"/>
            <w:rFonts w:ascii="Ebrima" w:hAnsi="Ebrima" w:cs="Arial"/>
            <w:sz w:val="22"/>
            <w:szCs w:val="22"/>
            <w:lang w:val="en-US"/>
          </w:rPr>
          <w:t>https://doi.org/10.1007/s11920-015-0619-4</w:t>
        </w:r>
      </w:hyperlink>
      <w:bookmarkEnd w:id="281"/>
      <w:r>
        <w:rPr>
          <w:rFonts w:ascii="Ebrima" w:hAnsi="Ebrima" w:cs="Arial"/>
          <w:sz w:val="22"/>
          <w:szCs w:val="22"/>
          <w:lang w:val="en-US"/>
        </w:rPr>
        <w:t xml:space="preserve"> </w:t>
      </w:r>
    </w:p>
    <w:p w14:paraId="2F908DE0"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2" w:name="corballis2017"/>
      <w:bookmarkEnd w:id="280"/>
      <w:r w:rsidRPr="001D3C0C">
        <w:rPr>
          <w:rFonts w:ascii="Ebrima" w:hAnsi="Ebrima" w:cs="Arial"/>
          <w:sz w:val="22"/>
          <w:szCs w:val="22"/>
          <w:lang w:val="en-US"/>
        </w:rPr>
        <w:t xml:space="preserve">Corballis, M. C., &amp; Häberling,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hyperlink r:id="rId49" w:history="1">
        <w:r w:rsidRPr="002B686C">
          <w:rPr>
            <w:rStyle w:val="Hyperlink"/>
            <w:rFonts w:ascii="Ebrima" w:hAnsi="Ebrima" w:cs="Arial"/>
            <w:sz w:val="22"/>
            <w:szCs w:val="22"/>
            <w:lang w:val="en-US"/>
          </w:rPr>
          <w:t>https://doi.org/10.1017/s1355617717000376</w:t>
        </w:r>
      </w:hyperlink>
      <w:r>
        <w:rPr>
          <w:rFonts w:ascii="Ebrima" w:hAnsi="Ebrima" w:cs="Arial"/>
          <w:sz w:val="22"/>
          <w:szCs w:val="22"/>
          <w:lang w:val="en-US"/>
        </w:rPr>
        <w:t xml:space="preserve">  </w:t>
      </w:r>
    </w:p>
    <w:p w14:paraId="579F8C9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3" w:name="corbetta2014"/>
      <w:bookmarkEnd w:id="282"/>
      <w:r w:rsidRPr="00250B3C">
        <w:rPr>
          <w:rFonts w:ascii="Ebrima" w:hAnsi="Ebrima" w:cs="Arial"/>
          <w:sz w:val="22"/>
          <w:szCs w:val="22"/>
          <w:lang w:val="en-US"/>
        </w:rPr>
        <w:t xml:space="preserve">Corbetta, M. (2014). Hemispatial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hyperlink r:id="rId50" w:history="1">
        <w:r w:rsidRPr="002B686C">
          <w:rPr>
            <w:rStyle w:val="Hyperlink"/>
            <w:rFonts w:ascii="Ebrima" w:hAnsi="Ebrima" w:cs="Arial"/>
            <w:sz w:val="22"/>
            <w:szCs w:val="22"/>
            <w:lang w:val="en-US"/>
          </w:rPr>
          <w:t>https://doi.org/10.1055/s-0034-1396005</w:t>
        </w:r>
      </w:hyperlink>
      <w:bookmarkEnd w:id="283"/>
      <w:r>
        <w:rPr>
          <w:rFonts w:ascii="Ebrima" w:hAnsi="Ebrima" w:cs="Arial"/>
          <w:sz w:val="22"/>
          <w:szCs w:val="22"/>
          <w:lang w:val="en-US"/>
        </w:rPr>
        <w:t xml:space="preserve">  </w:t>
      </w:r>
    </w:p>
    <w:p w14:paraId="1EE22C6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4" w:name="corbetta2011"/>
      <w:r w:rsidRPr="00250B3C">
        <w:rPr>
          <w:rFonts w:ascii="Ebrima" w:hAnsi="Ebrima" w:cs="Arial"/>
          <w:sz w:val="22"/>
          <w:szCs w:val="22"/>
          <w:lang w:val="en-US"/>
        </w:rPr>
        <w:t xml:space="preserve">Corbetta,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hyperlink r:id="rId51" w:history="1">
        <w:r w:rsidRPr="002B686C">
          <w:rPr>
            <w:rStyle w:val="Hyperlink"/>
            <w:rFonts w:ascii="Ebrima" w:hAnsi="Ebrima" w:cs="Arial"/>
            <w:sz w:val="22"/>
            <w:szCs w:val="22"/>
            <w:lang w:val="en-US"/>
          </w:rPr>
          <w:t>https://doi.org/10.1146/annurev-neuro-061010-113731</w:t>
        </w:r>
      </w:hyperlink>
      <w:r>
        <w:rPr>
          <w:rFonts w:ascii="Ebrima" w:hAnsi="Ebrima" w:cs="Arial"/>
          <w:sz w:val="22"/>
          <w:szCs w:val="22"/>
          <w:lang w:val="en-US"/>
        </w:rPr>
        <w:t xml:space="preserve">  </w:t>
      </w:r>
    </w:p>
    <w:p w14:paraId="65CDCB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5" w:name="corbetta2005"/>
      <w:bookmarkEnd w:id="284"/>
      <w:r w:rsidRPr="00250B3C">
        <w:rPr>
          <w:rFonts w:ascii="Ebrima" w:hAnsi="Ebrima" w:cs="Arial"/>
          <w:sz w:val="22"/>
          <w:szCs w:val="22"/>
          <w:lang w:val="en-US"/>
        </w:rPr>
        <w:t xml:space="preserve">Corbetta,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hyperlink r:id="rId52" w:history="1">
        <w:r w:rsidRPr="002B686C">
          <w:rPr>
            <w:rStyle w:val="Hyperlink"/>
            <w:rFonts w:ascii="Ebrima" w:hAnsi="Ebrima" w:cs="Arial"/>
            <w:sz w:val="22"/>
            <w:szCs w:val="22"/>
            <w:lang w:val="en-US"/>
          </w:rPr>
          <w:t>https://doi.org/10.1038/nn1574</w:t>
        </w:r>
      </w:hyperlink>
      <w:r>
        <w:rPr>
          <w:rFonts w:ascii="Ebrima" w:hAnsi="Ebrima" w:cs="Arial"/>
          <w:sz w:val="22"/>
          <w:szCs w:val="22"/>
          <w:lang w:val="en-US"/>
        </w:rPr>
        <w:t xml:space="preserve">  </w:t>
      </w:r>
    </w:p>
    <w:p w14:paraId="2304B8CE" w14:textId="77777777" w:rsidR="004B140A"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286" w:name="cosgrove2007"/>
      <w:bookmarkEnd w:id="285"/>
      <w:r w:rsidRPr="00250B3C">
        <w:rPr>
          <w:rFonts w:ascii="Ebrima" w:hAnsi="Ebrima" w:cs="Arial"/>
          <w:sz w:val="22"/>
          <w:szCs w:val="22"/>
          <w:lang w:val="en-US"/>
        </w:rPr>
        <w:lastRenderedPageBreak/>
        <w:t xml:space="preserve">Cosgrove, K. P., Mazure,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53" w:history="1">
        <w:r w:rsidRPr="00357E24">
          <w:rPr>
            <w:rStyle w:val="Hyperlink"/>
            <w:rFonts w:ascii="Ebrima" w:hAnsi="Ebrima" w:cs="Arial"/>
            <w:sz w:val="22"/>
            <w:szCs w:val="22"/>
            <w:lang w:val="en-US"/>
          </w:rPr>
          <w:t>https://doi.org/10.1016/j.biopsych.2007.03.001</w:t>
        </w:r>
      </w:hyperlink>
    </w:p>
    <w:p w14:paraId="07327F5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7" w:name="cowell1994"/>
      <w:bookmarkEnd w:id="286"/>
      <w:r w:rsidRPr="00EF18D6">
        <w:rPr>
          <w:rFonts w:ascii="Ebrima" w:hAnsi="Ebrima" w:cs="Arial"/>
          <w:sz w:val="22"/>
          <w:szCs w:val="22"/>
          <w:lang w:val="en-US"/>
        </w:rPr>
        <w:t xml:space="preserve">Cowell, P., Turetsky, B., Gur, R., Grossman, R., Shtasel, D. &amp; Gur, R. (1994). Sex differences in aging of the human frontal and temporal lobes. </w:t>
      </w:r>
      <w:r w:rsidRPr="002B4A42">
        <w:rPr>
          <w:rFonts w:ascii="Ebrima" w:hAnsi="Ebrima" w:cs="Arial"/>
          <w:i/>
          <w:iCs/>
          <w:sz w:val="22"/>
          <w:szCs w:val="22"/>
          <w:lang w:val="en-US"/>
        </w:rPr>
        <w:t>The Journal of Neuroscience, 14</w:t>
      </w:r>
      <w:r w:rsidRPr="00EF18D6">
        <w:rPr>
          <w:rFonts w:ascii="Ebrima" w:hAnsi="Ebrima" w:cs="Arial"/>
          <w:sz w:val="22"/>
          <w:szCs w:val="22"/>
          <w:lang w:val="en-US"/>
        </w:rPr>
        <w:t xml:space="preserve">(8), 4748–4755. </w:t>
      </w:r>
      <w:hyperlink r:id="rId54" w:history="1">
        <w:r w:rsidRPr="004B351E">
          <w:rPr>
            <w:rStyle w:val="Hyperlink"/>
            <w:rFonts w:ascii="Ebrima" w:hAnsi="Ebrima" w:cs="Arial"/>
            <w:sz w:val="22"/>
            <w:szCs w:val="22"/>
            <w:lang w:val="en-US"/>
          </w:rPr>
          <w:t>https://doi.org/10.1523/jneurosci.14-08-04748.1994</w:t>
        </w:r>
      </w:hyperlink>
      <w:r>
        <w:rPr>
          <w:rFonts w:ascii="Ebrima" w:hAnsi="Ebrima" w:cs="Arial"/>
          <w:sz w:val="22"/>
          <w:szCs w:val="22"/>
          <w:lang w:val="en-US"/>
        </w:rPr>
        <w:t xml:space="preserve"> </w:t>
      </w:r>
    </w:p>
    <w:p w14:paraId="374D0C65" w14:textId="77777777" w:rsidR="004B140A" w:rsidRPr="000C5924"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Change w:id="288" w:author="Sperber" w:date="2022-10-25T09:27:00Z">
            <w:rPr>
              <w:rFonts w:ascii="Ebrima" w:hAnsi="Ebrima" w:cs="Arial"/>
              <w:sz w:val="22"/>
              <w:szCs w:val="22"/>
              <w:lang w:val="en-US"/>
            </w:rPr>
          </w:rPrChange>
        </w:rPr>
      </w:pPr>
      <w:bookmarkStart w:id="289" w:name="damle2017"/>
      <w:bookmarkEnd w:id="287"/>
      <w:r w:rsidRPr="00BA343D">
        <w:rPr>
          <w:rFonts w:ascii="Ebrima" w:hAnsi="Ebrima" w:cs="Arial"/>
          <w:sz w:val="22"/>
          <w:szCs w:val="22"/>
          <w:lang w:val="en-US"/>
        </w:rPr>
        <w:t xml:space="preserve">Damle, N. R., Ikuta, T., John, M., Peters, B. D., DeRosse, P., Malhotra, A. K., &amp; Szeszko, P. R. (2017). </w:t>
      </w:r>
      <w:r w:rsidRPr="00E96516">
        <w:rPr>
          <w:rFonts w:ascii="Ebrima" w:hAnsi="Ebrima" w:cs="Arial"/>
          <w:sz w:val="22"/>
          <w:szCs w:val="22"/>
          <w:lang w:val="en-US"/>
        </w:rPr>
        <w:t xml:space="preserve">Relationship among interthalamic adhesion size, thalamic anatomy and neuropsychological functions in healthy volunteers. (2017). </w:t>
      </w:r>
      <w:r w:rsidRPr="002B4A42">
        <w:rPr>
          <w:rFonts w:ascii="Ebrima" w:hAnsi="Ebrima" w:cs="Arial"/>
          <w:i/>
          <w:iCs/>
          <w:sz w:val="22"/>
          <w:szCs w:val="22"/>
          <w:lang w:val="en-US"/>
        </w:rPr>
        <w:t>Brain Structure and Function, 222</w:t>
      </w:r>
      <w:r w:rsidRPr="00E96516">
        <w:rPr>
          <w:rFonts w:ascii="Ebrima" w:hAnsi="Ebrima" w:cs="Arial"/>
          <w:sz w:val="22"/>
          <w:szCs w:val="22"/>
          <w:lang w:val="en-US"/>
        </w:rPr>
        <w:t xml:space="preserve">(5), 2183–2192. </w:t>
      </w:r>
      <w:r w:rsidR="000C5924">
        <w:fldChar w:fldCharType="begin"/>
      </w:r>
      <w:r w:rsidR="000C5924">
        <w:instrText xml:space="preserve"> HYPERLINK "https://doi.org/10.1007/s00429-016-1334-6" </w:instrText>
      </w:r>
      <w:r w:rsidR="000C5924">
        <w:fldChar w:fldCharType="separate"/>
      </w:r>
      <w:r w:rsidRPr="000C5924">
        <w:rPr>
          <w:rStyle w:val="Hyperlink"/>
          <w:rFonts w:ascii="Ebrima" w:hAnsi="Ebrima" w:cs="Arial"/>
          <w:sz w:val="22"/>
          <w:szCs w:val="22"/>
          <w:lang w:val="de-DE"/>
          <w:rPrChange w:id="290" w:author="Sperber" w:date="2022-10-25T09:27:00Z">
            <w:rPr>
              <w:rStyle w:val="Hyperlink"/>
              <w:rFonts w:ascii="Ebrima" w:hAnsi="Ebrima" w:cs="Arial"/>
              <w:sz w:val="22"/>
              <w:szCs w:val="22"/>
              <w:lang w:val="en-US"/>
            </w:rPr>
          </w:rPrChange>
        </w:rPr>
        <w:t>https://doi.org/10.1007/s00429-016-1334-6</w:t>
      </w:r>
      <w:r w:rsidR="000C5924">
        <w:rPr>
          <w:rStyle w:val="Hyperlink"/>
          <w:rFonts w:ascii="Ebrima" w:hAnsi="Ebrima" w:cs="Arial"/>
          <w:sz w:val="22"/>
          <w:szCs w:val="22"/>
          <w:lang w:val="en-US"/>
        </w:rPr>
        <w:fldChar w:fldCharType="end"/>
      </w:r>
      <w:bookmarkEnd w:id="289"/>
      <w:r w:rsidRPr="000C5924">
        <w:rPr>
          <w:rFonts w:ascii="Ebrima" w:hAnsi="Ebrima" w:cs="Arial"/>
          <w:sz w:val="22"/>
          <w:szCs w:val="22"/>
          <w:lang w:val="de-DE"/>
          <w:rPrChange w:id="291" w:author="Sperber" w:date="2022-10-25T09:27:00Z">
            <w:rPr>
              <w:rFonts w:ascii="Ebrima" w:hAnsi="Ebrima" w:cs="Arial"/>
              <w:sz w:val="22"/>
              <w:szCs w:val="22"/>
              <w:lang w:val="en-US"/>
            </w:rPr>
          </w:rPrChange>
        </w:rPr>
        <w:t xml:space="preserve">  </w:t>
      </w:r>
    </w:p>
    <w:p w14:paraId="21E150F7" w14:textId="77777777" w:rsidR="004B140A" w:rsidRPr="000C5924"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92" w:name="dehaankarnath2018"/>
      <w:r w:rsidRPr="000C5924">
        <w:rPr>
          <w:rFonts w:ascii="Ebrima" w:hAnsi="Ebrima" w:cs="Arial"/>
          <w:sz w:val="22"/>
          <w:szCs w:val="22"/>
          <w:lang w:val="de-DE"/>
        </w:rPr>
        <w:t xml:space="preserve">de Haan, B., &amp; Karnath, H. O. (2018). </w:t>
      </w:r>
      <w:r w:rsidRPr="00687332">
        <w:rPr>
          <w:rFonts w:ascii="Ebrima" w:hAnsi="Ebrima" w:cs="Arial"/>
          <w:sz w:val="22"/>
          <w:szCs w:val="22"/>
          <w:lang w:val="en-US"/>
        </w:rPr>
        <w:t xml:space="preserve">A hitchhiker’s guide to lesion-behaviour mapping. </w:t>
      </w:r>
      <w:r w:rsidRPr="000C5924">
        <w:rPr>
          <w:rFonts w:ascii="Ebrima" w:hAnsi="Ebrima" w:cs="Arial"/>
          <w:i/>
          <w:iCs/>
          <w:sz w:val="22"/>
          <w:szCs w:val="22"/>
          <w:lang w:val="de-DE"/>
        </w:rPr>
        <w:t>Neuropsychologia, 115,</w:t>
      </w:r>
      <w:r w:rsidRPr="000C5924">
        <w:rPr>
          <w:rFonts w:ascii="Ebrima" w:hAnsi="Ebrima" w:cs="Arial"/>
          <w:sz w:val="22"/>
          <w:szCs w:val="22"/>
          <w:lang w:val="de-DE"/>
        </w:rPr>
        <w:t xml:space="preserve"> 5–16. </w:t>
      </w:r>
      <w:r w:rsidR="00934E1E">
        <w:fldChar w:fldCharType="begin"/>
      </w:r>
      <w:r w:rsidR="00934E1E" w:rsidRPr="000C5924">
        <w:rPr>
          <w:lang w:val="de-DE"/>
          <w:rPrChange w:id="293" w:author="Sperber" w:date="2022-10-25T09:27:00Z">
            <w:rPr/>
          </w:rPrChange>
        </w:rPr>
        <w:instrText xml:space="preserve"> HYPERLINK "https://doi.org/10.1016/j.neuropsychologia.2017.10.021" </w:instrText>
      </w:r>
      <w:r w:rsidR="00934E1E">
        <w:fldChar w:fldCharType="separate"/>
      </w:r>
      <w:r w:rsidRPr="000C5924">
        <w:rPr>
          <w:rStyle w:val="Hyperlink"/>
          <w:rFonts w:ascii="Ebrima" w:hAnsi="Ebrima" w:cs="Arial"/>
          <w:sz w:val="22"/>
          <w:szCs w:val="22"/>
          <w:lang w:val="de-DE"/>
        </w:rPr>
        <w:t>https://doi.org/10.1016/j.neuropsychologia.2017.10.021</w:t>
      </w:r>
      <w:r w:rsidR="00934E1E">
        <w:rPr>
          <w:rStyle w:val="Hyperlink"/>
          <w:rFonts w:ascii="Ebrima" w:hAnsi="Ebrima" w:cs="Arial"/>
          <w:sz w:val="22"/>
          <w:szCs w:val="22"/>
          <w:lang w:val="de-DE"/>
        </w:rPr>
        <w:fldChar w:fldCharType="end"/>
      </w:r>
      <w:r w:rsidRPr="000C5924">
        <w:rPr>
          <w:rFonts w:ascii="Ebrima" w:hAnsi="Ebrima" w:cs="Arial"/>
          <w:sz w:val="22"/>
          <w:szCs w:val="22"/>
          <w:lang w:val="de-DE"/>
        </w:rPr>
        <w:t xml:space="preserve">  </w:t>
      </w:r>
    </w:p>
    <w:p w14:paraId="5BEBD823"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4" w:name="dehaan2015"/>
      <w:bookmarkEnd w:id="292"/>
      <w:r w:rsidRPr="006A158A">
        <w:rPr>
          <w:rFonts w:ascii="Ebrima" w:hAnsi="Ebrima" w:cs="Arial"/>
          <w:sz w:val="22"/>
          <w:szCs w:val="22"/>
          <w:lang w:val="en-US"/>
        </w:rPr>
        <w:t xml:space="preserve">de Haan, B., Clas, P., Juenger, H., Wilke, M., &amp; Karnath, H. O. (2015). </w:t>
      </w:r>
      <w:r w:rsidRPr="00687332">
        <w:rPr>
          <w:rFonts w:ascii="Ebrima" w:hAnsi="Ebrima" w:cs="Arial"/>
          <w:sz w:val="22"/>
          <w:szCs w:val="22"/>
          <w:lang w:val="en-US"/>
        </w:rPr>
        <w:t xml:space="preserve">Fast semi-automated lesion demarcation in stroke. NeuroImage: </w:t>
      </w:r>
      <w:r w:rsidRPr="002B4A42">
        <w:rPr>
          <w:rFonts w:ascii="Ebrima" w:hAnsi="Ebrima" w:cs="Arial"/>
          <w:i/>
          <w:iCs/>
          <w:sz w:val="22"/>
          <w:szCs w:val="22"/>
          <w:lang w:val="en-US"/>
        </w:rPr>
        <w:t>Clinical, 9</w:t>
      </w:r>
      <w:r w:rsidRPr="00687332">
        <w:rPr>
          <w:rFonts w:ascii="Ebrima" w:hAnsi="Ebrima" w:cs="Arial"/>
          <w:sz w:val="22"/>
          <w:szCs w:val="22"/>
          <w:lang w:val="en-US"/>
        </w:rPr>
        <w:t xml:space="preserve">, 69–74. </w:t>
      </w:r>
      <w:hyperlink r:id="rId55" w:history="1">
        <w:r w:rsidRPr="002B686C">
          <w:rPr>
            <w:rStyle w:val="Hyperlink"/>
            <w:rFonts w:ascii="Ebrima" w:hAnsi="Ebrima" w:cs="Arial"/>
            <w:sz w:val="22"/>
            <w:szCs w:val="22"/>
            <w:lang w:val="en-US"/>
          </w:rPr>
          <w:t>https://doi.org/10.1016/j.nicl.2015.06.013</w:t>
        </w:r>
      </w:hyperlink>
      <w:r>
        <w:rPr>
          <w:rFonts w:ascii="Ebrima" w:hAnsi="Ebrima" w:cs="Arial"/>
          <w:sz w:val="22"/>
          <w:szCs w:val="22"/>
          <w:lang w:val="en-US"/>
        </w:rPr>
        <w:t xml:space="preserve"> </w:t>
      </w:r>
    </w:p>
    <w:p w14:paraId="01CFB0B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5" w:name="dehlendorff2015"/>
      <w:bookmarkEnd w:id="294"/>
      <w:r w:rsidRPr="002E61BF">
        <w:rPr>
          <w:rFonts w:ascii="Ebrima" w:hAnsi="Ebrima" w:cs="Arial"/>
          <w:sz w:val="22"/>
          <w:szCs w:val="22"/>
          <w:lang w:val="de-DE"/>
        </w:rPr>
        <w:t xml:space="preserve">Dehlendorff,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hyperlink r:id="rId56" w:history="1">
        <w:r w:rsidRPr="002B686C">
          <w:rPr>
            <w:rStyle w:val="Hyperlink"/>
            <w:rFonts w:ascii="Ebrima" w:hAnsi="Ebrima" w:cs="Arial"/>
            <w:sz w:val="22"/>
            <w:szCs w:val="22"/>
            <w:lang w:val="en-US"/>
          </w:rPr>
          <w:t>https://doi.org/10.1161/jaha.115.001967</w:t>
        </w:r>
      </w:hyperlink>
      <w:r>
        <w:rPr>
          <w:rFonts w:ascii="Ebrima" w:hAnsi="Ebrima" w:cs="Arial"/>
          <w:sz w:val="22"/>
          <w:szCs w:val="22"/>
          <w:lang w:val="en-US"/>
        </w:rPr>
        <w:t xml:space="preserve">  </w:t>
      </w:r>
    </w:p>
    <w:p w14:paraId="17BA91C8"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96" w:name="demeyeregillebert2019"/>
      <w:bookmarkEnd w:id="295"/>
      <w:r w:rsidRPr="00275F68">
        <w:rPr>
          <w:rFonts w:ascii="Ebrima" w:hAnsi="Ebrima" w:cs="Arial"/>
          <w:sz w:val="22"/>
          <w:szCs w:val="22"/>
          <w:lang w:val="de-DE"/>
        </w:rPr>
        <w:t xml:space="preserve">Demeyere, N., &amp; Gillebert, C. R. (2019). </w:t>
      </w:r>
      <w:r w:rsidRPr="00250B3C">
        <w:rPr>
          <w:rFonts w:ascii="Ebrima" w:hAnsi="Ebrima" w:cs="Arial"/>
          <w:sz w:val="22"/>
          <w:szCs w:val="22"/>
          <w:lang w:val="en-US"/>
        </w:rPr>
        <w:t xml:space="preserve">Ego- and allocentric visuospatial neglect: Dissociations, prevalence, and laterality in acute stroke. </w:t>
      </w:r>
      <w:r w:rsidRPr="007E6C19">
        <w:rPr>
          <w:rFonts w:ascii="Ebrima" w:hAnsi="Ebrima" w:cs="Arial"/>
          <w:i/>
          <w:iCs/>
          <w:sz w:val="22"/>
          <w:szCs w:val="22"/>
          <w:lang w:val="de-DE"/>
        </w:rPr>
        <w:t>Neuropsychology</w:t>
      </w:r>
      <w:r w:rsidRPr="007E6C19">
        <w:rPr>
          <w:rFonts w:ascii="Ebrima" w:hAnsi="Ebrima" w:cs="Arial"/>
          <w:sz w:val="22"/>
          <w:szCs w:val="22"/>
          <w:lang w:val="de-DE"/>
        </w:rPr>
        <w:t xml:space="preserve">, </w:t>
      </w:r>
      <w:r w:rsidRPr="007E6C19">
        <w:rPr>
          <w:rFonts w:ascii="Ebrima" w:hAnsi="Ebrima" w:cs="Arial"/>
          <w:i/>
          <w:iCs/>
          <w:sz w:val="22"/>
          <w:szCs w:val="22"/>
          <w:lang w:val="de-DE"/>
        </w:rPr>
        <w:t>33</w:t>
      </w:r>
      <w:r w:rsidRPr="007E6C19">
        <w:rPr>
          <w:rFonts w:ascii="Ebrima" w:hAnsi="Ebrima" w:cs="Arial"/>
          <w:sz w:val="22"/>
          <w:szCs w:val="22"/>
          <w:lang w:val="de-DE"/>
        </w:rPr>
        <w:t xml:space="preserve">(4), 490–498. </w:t>
      </w:r>
      <w:hyperlink r:id="rId57" w:history="1">
        <w:r w:rsidRPr="007E6C19">
          <w:rPr>
            <w:rStyle w:val="Hyperlink"/>
            <w:rFonts w:ascii="Ebrima" w:hAnsi="Ebrima" w:cs="Arial"/>
            <w:sz w:val="22"/>
            <w:szCs w:val="22"/>
            <w:lang w:val="de-DE"/>
          </w:rPr>
          <w:t>https://doi.org/10.1037/neu0000527</w:t>
        </w:r>
      </w:hyperlink>
      <w:r w:rsidRPr="007E6C19">
        <w:rPr>
          <w:rFonts w:ascii="Ebrima" w:hAnsi="Ebrima" w:cs="Arial"/>
          <w:sz w:val="22"/>
          <w:szCs w:val="22"/>
          <w:lang w:val="de-DE"/>
        </w:rPr>
        <w:t xml:space="preserve">  </w:t>
      </w:r>
    </w:p>
    <w:p w14:paraId="6B77557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7" w:name="doricchi2008"/>
      <w:r w:rsidRPr="00FF4A57">
        <w:rPr>
          <w:rFonts w:ascii="Ebrima" w:hAnsi="Ebrima" w:cs="Arial"/>
          <w:sz w:val="22"/>
          <w:szCs w:val="22"/>
          <w:lang w:val="de-DE"/>
        </w:rPr>
        <w:t xml:space="preserve">Doricchi, F., Thiebaut De Schotten, M., &amp; Tomaiuolo, F. (2008). </w:t>
      </w:r>
      <w:r w:rsidRPr="00FF4A57">
        <w:rPr>
          <w:rFonts w:ascii="Ebrima" w:hAnsi="Ebrima" w:cs="Arial"/>
          <w:sz w:val="22"/>
          <w:szCs w:val="22"/>
          <w:lang w:val="en-US"/>
        </w:rPr>
        <w:t xml:space="preserve">White matter (dis)connections and gray matter (dys)functions in visual neglect: Gaining insights into the brain networks of spatial awareness. </w:t>
      </w:r>
      <w:r w:rsidRPr="00FF4A57">
        <w:rPr>
          <w:rFonts w:ascii="Ebrima" w:hAnsi="Ebrima" w:cs="Arial"/>
          <w:i/>
          <w:iCs/>
          <w:sz w:val="22"/>
          <w:szCs w:val="22"/>
          <w:lang w:val="en-US"/>
        </w:rPr>
        <w:t>Cortex, 44</w:t>
      </w:r>
      <w:r w:rsidRPr="00FF4A57">
        <w:rPr>
          <w:rFonts w:ascii="Ebrima" w:hAnsi="Ebrima" w:cs="Arial"/>
          <w:sz w:val="22"/>
          <w:szCs w:val="22"/>
          <w:lang w:val="en-US"/>
        </w:rPr>
        <w:t xml:space="preserve">(8), 983–995. </w:t>
      </w:r>
      <w:hyperlink r:id="rId58" w:history="1">
        <w:r w:rsidRPr="002B0B5E">
          <w:rPr>
            <w:rStyle w:val="Hyperlink"/>
            <w:rFonts w:ascii="Ebrima" w:hAnsi="Ebrima" w:cs="Arial"/>
            <w:sz w:val="22"/>
            <w:szCs w:val="22"/>
            <w:lang w:val="en-US"/>
          </w:rPr>
          <w:t>https://doi.org/10.1016/j.cortex.2008.03.006</w:t>
        </w:r>
      </w:hyperlink>
      <w:r>
        <w:rPr>
          <w:rFonts w:ascii="Ebrima" w:hAnsi="Ebrima" w:cs="Arial"/>
          <w:sz w:val="22"/>
          <w:szCs w:val="22"/>
          <w:lang w:val="en-US"/>
        </w:rPr>
        <w:t xml:space="preserve"> </w:t>
      </w:r>
    </w:p>
    <w:p w14:paraId="5C167C5D"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98" w:name="dubb2003"/>
      <w:bookmarkEnd w:id="296"/>
      <w:bookmarkEnd w:id="297"/>
      <w:r w:rsidRPr="00250B3C">
        <w:rPr>
          <w:rFonts w:ascii="Ebrima" w:hAnsi="Ebrima" w:cs="Arial"/>
          <w:sz w:val="22"/>
          <w:szCs w:val="22"/>
          <w:lang w:val="en-US"/>
        </w:rPr>
        <w:t xml:space="preserve">Dubb, A., Gur, R., Avants, B., &amp; Gee, J. (2003). Characterization of sexual dimorphism in the human corpus callosum. </w:t>
      </w:r>
      <w:r w:rsidRPr="007E6C19">
        <w:rPr>
          <w:rFonts w:ascii="Ebrima" w:hAnsi="Ebrima" w:cs="Arial"/>
          <w:i/>
          <w:iCs/>
          <w:sz w:val="22"/>
          <w:szCs w:val="22"/>
          <w:lang w:val="de-DE"/>
        </w:rPr>
        <w:t>NeuroImage</w:t>
      </w:r>
      <w:r w:rsidRPr="007E6C19">
        <w:rPr>
          <w:rFonts w:ascii="Ebrima" w:hAnsi="Ebrima" w:cs="Arial"/>
          <w:sz w:val="22"/>
          <w:szCs w:val="22"/>
          <w:lang w:val="de-DE"/>
        </w:rPr>
        <w:t xml:space="preserve">, </w:t>
      </w:r>
      <w:r w:rsidRPr="007E6C19">
        <w:rPr>
          <w:rFonts w:ascii="Ebrima" w:hAnsi="Ebrima" w:cs="Arial"/>
          <w:i/>
          <w:iCs/>
          <w:sz w:val="22"/>
          <w:szCs w:val="22"/>
          <w:lang w:val="de-DE"/>
        </w:rPr>
        <w:t>20</w:t>
      </w:r>
      <w:r w:rsidRPr="007E6C19">
        <w:rPr>
          <w:rFonts w:ascii="Ebrima" w:hAnsi="Ebrima" w:cs="Arial"/>
          <w:sz w:val="22"/>
          <w:szCs w:val="22"/>
          <w:lang w:val="de-DE"/>
        </w:rPr>
        <w:t xml:space="preserve">(1), 512–519. </w:t>
      </w:r>
      <w:r w:rsidR="002E61BF">
        <w:fldChar w:fldCharType="begin"/>
      </w:r>
      <w:r w:rsidR="002E61BF" w:rsidRPr="00427966">
        <w:rPr>
          <w:lang w:val="de-DE"/>
          <w:rPrChange w:id="299" w:author="Sperber" w:date="2022-10-25T17:28:00Z">
            <w:rPr/>
          </w:rPrChange>
        </w:rPr>
        <w:instrText xml:space="preserve"> HYPERLINK "https://doi.org/10.1016/s1053-8119(03)00313-6" </w:instrText>
      </w:r>
      <w:r w:rsidR="002E61BF">
        <w:fldChar w:fldCharType="separate"/>
      </w:r>
      <w:r w:rsidRPr="007E6C19">
        <w:rPr>
          <w:rStyle w:val="Hyperlink"/>
          <w:rFonts w:ascii="Ebrima" w:hAnsi="Ebrima" w:cs="Arial"/>
          <w:sz w:val="22"/>
          <w:szCs w:val="22"/>
          <w:lang w:val="de-DE"/>
        </w:rPr>
        <w:t>https://doi.org/10.1016/s1053-8119(03)00313-6</w:t>
      </w:r>
      <w:r w:rsidR="002E61BF">
        <w:rPr>
          <w:rStyle w:val="Hyperlink"/>
          <w:rFonts w:ascii="Ebrima" w:hAnsi="Ebrima" w:cs="Arial"/>
          <w:sz w:val="22"/>
          <w:szCs w:val="22"/>
          <w:lang w:val="de-DE"/>
        </w:rPr>
        <w:fldChar w:fldCharType="end"/>
      </w:r>
      <w:bookmarkEnd w:id="298"/>
      <w:r w:rsidRPr="007E6C19">
        <w:rPr>
          <w:rFonts w:ascii="Ebrima" w:hAnsi="Ebrima" w:cs="Arial"/>
          <w:sz w:val="22"/>
          <w:szCs w:val="22"/>
          <w:lang w:val="de-DE"/>
        </w:rPr>
        <w:t xml:space="preserve">  </w:t>
      </w:r>
    </w:p>
    <w:p w14:paraId="65ADD63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0" w:name="dubol2021"/>
      <w:r w:rsidRPr="00107F88">
        <w:rPr>
          <w:rFonts w:ascii="Ebrima" w:hAnsi="Ebrima" w:cs="Arial"/>
          <w:sz w:val="22"/>
          <w:szCs w:val="22"/>
          <w:lang w:val="de-DE"/>
        </w:rPr>
        <w:t xml:space="preserve">Dubol, M., Epperson, C. N., Sacher, J., Pletzer, B., Derntl, B., Lanzenberger, R., . . . </w:t>
      </w:r>
      <w:r w:rsidRPr="00107F88">
        <w:rPr>
          <w:rFonts w:ascii="Ebrima" w:hAnsi="Ebrima" w:cs="Arial"/>
          <w:sz w:val="22"/>
          <w:szCs w:val="22"/>
          <w:lang w:val="en-US"/>
        </w:rPr>
        <w:t xml:space="preserve">Comasco, E. (2021). Neuroimaging the menstrual cycle: A multimodal systematic review. </w:t>
      </w:r>
      <w:r w:rsidRPr="00107F88">
        <w:rPr>
          <w:rFonts w:ascii="Ebrima" w:hAnsi="Ebrima" w:cs="Arial"/>
          <w:i/>
          <w:iCs/>
          <w:sz w:val="22"/>
          <w:szCs w:val="22"/>
          <w:lang w:val="en-US"/>
        </w:rPr>
        <w:t>Frontiers in Neuroendocrinology, 60</w:t>
      </w:r>
      <w:r w:rsidRPr="00107F88">
        <w:rPr>
          <w:rFonts w:ascii="Ebrima" w:hAnsi="Ebrima" w:cs="Arial"/>
          <w:sz w:val="22"/>
          <w:szCs w:val="22"/>
          <w:lang w:val="en-US"/>
        </w:rPr>
        <w:t xml:space="preserve">, 100878. </w:t>
      </w:r>
      <w:hyperlink r:id="rId59" w:history="1">
        <w:r w:rsidRPr="002B0B5E">
          <w:rPr>
            <w:rStyle w:val="Hyperlink"/>
            <w:rFonts w:ascii="Ebrima" w:hAnsi="Ebrima" w:cs="Arial"/>
            <w:sz w:val="22"/>
            <w:szCs w:val="22"/>
            <w:lang w:val="en-US"/>
          </w:rPr>
          <w:t>https://doi.org/10.1016/j.yfrne.2020.100878</w:t>
        </w:r>
      </w:hyperlink>
      <w:r>
        <w:rPr>
          <w:rFonts w:ascii="Ebrima" w:hAnsi="Ebrima" w:cs="Arial"/>
          <w:sz w:val="22"/>
          <w:szCs w:val="22"/>
          <w:lang w:val="en-US"/>
        </w:rPr>
        <w:t xml:space="preserve"> </w:t>
      </w:r>
    </w:p>
    <w:p w14:paraId="59002BC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1" w:name="duffau2005"/>
      <w:bookmarkEnd w:id="300"/>
      <w:r w:rsidRPr="00250B3C">
        <w:rPr>
          <w:rFonts w:ascii="Ebrima" w:hAnsi="Ebrima" w:cs="Arial"/>
          <w:sz w:val="22"/>
          <w:szCs w:val="22"/>
          <w:lang w:val="en-US"/>
        </w:rPr>
        <w:t xml:space="preserve">Duffau, H. (2005). Lessons from brain mapping in surgery for low-grade glioma: insights into associations between tumour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hyperlink r:id="rId60" w:history="1">
        <w:r w:rsidRPr="002B686C">
          <w:rPr>
            <w:rStyle w:val="Hyperlink"/>
            <w:rFonts w:ascii="Ebrima" w:hAnsi="Ebrima" w:cs="Arial"/>
            <w:sz w:val="22"/>
            <w:szCs w:val="22"/>
            <w:lang w:val="en-US"/>
          </w:rPr>
          <w:t>https://doi.org/10.1016/s1474-4422(05)70140-x</w:t>
        </w:r>
      </w:hyperlink>
      <w:r>
        <w:rPr>
          <w:rFonts w:ascii="Ebrima" w:hAnsi="Ebrima" w:cs="Arial"/>
          <w:sz w:val="22"/>
          <w:szCs w:val="22"/>
          <w:lang w:val="en-US"/>
        </w:rPr>
        <w:t xml:space="preserve">  </w:t>
      </w:r>
    </w:p>
    <w:p w14:paraId="309F9FF1" w14:textId="2B1AF942" w:rsidR="001B4882" w:rsidRDefault="001B4882">
      <w:pPr>
        <w:rPr>
          <w:rFonts w:eastAsia="Times New Roman" w:cs="Arial"/>
          <w:lang w:val="en-US" w:eastAsia="en-GB"/>
        </w:rPr>
      </w:pPr>
      <w:bookmarkStart w:id="302" w:name="eliot2021"/>
      <w:bookmarkEnd w:id="301"/>
      <w:r>
        <w:rPr>
          <w:rFonts w:cs="Arial"/>
          <w:lang w:val="en-US"/>
        </w:rPr>
        <w:br w:type="page"/>
      </w:r>
    </w:p>
    <w:p w14:paraId="769BB69F" w14:textId="74E281EF"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B11F4">
        <w:rPr>
          <w:rFonts w:ascii="Ebrima" w:hAnsi="Ebrima" w:cs="Arial"/>
          <w:sz w:val="22"/>
          <w:szCs w:val="22"/>
          <w:lang w:val="en-US"/>
        </w:rPr>
        <w:lastRenderedPageBreak/>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Neuroscience &amp; Biobehavioral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xml:space="preserve">, 667–697. </w:t>
      </w:r>
      <w:hyperlink r:id="rId61" w:history="1">
        <w:r w:rsidRPr="002B686C">
          <w:rPr>
            <w:rStyle w:val="Hyperlink"/>
            <w:rFonts w:ascii="Ebrima" w:hAnsi="Ebrima" w:cs="Arial"/>
            <w:sz w:val="22"/>
            <w:szCs w:val="22"/>
            <w:lang w:val="en-US"/>
          </w:rPr>
          <w:t>https://doi.org/10.1016/j.neubiorev.2021.02.026</w:t>
        </w:r>
      </w:hyperlink>
      <w:bookmarkEnd w:id="302"/>
      <w:r>
        <w:rPr>
          <w:rFonts w:ascii="Ebrima" w:hAnsi="Ebrima" w:cs="Arial"/>
          <w:sz w:val="22"/>
          <w:szCs w:val="22"/>
          <w:lang w:val="en-US"/>
        </w:rPr>
        <w:t xml:space="preserve"> </w:t>
      </w:r>
    </w:p>
    <w:p w14:paraId="4EB9E959" w14:textId="77777777" w:rsidR="004B140A"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303" w:name="esposito2021"/>
      <w:r w:rsidRPr="00250B3C">
        <w:rPr>
          <w:rFonts w:ascii="Ebrima" w:hAnsi="Ebrima" w:cs="Arial"/>
          <w:sz w:val="22"/>
          <w:szCs w:val="22"/>
          <w:lang w:val="en-US"/>
        </w:rPr>
        <w:t xml:space="preserve">Esposito, E., Shekhtman,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hyperlink r:id="rId62" w:history="1">
        <w:r w:rsidRPr="002B686C">
          <w:rPr>
            <w:rStyle w:val="Hyperlink"/>
            <w:rFonts w:ascii="Ebrima" w:hAnsi="Ebrima" w:cs="Arial"/>
            <w:sz w:val="22"/>
            <w:szCs w:val="22"/>
            <w:lang w:val="en-US"/>
          </w:rPr>
          <w:t>https://doi.org/10.1016/j.rehab.2020.10.010</w:t>
        </w:r>
      </w:hyperlink>
      <w:bookmarkEnd w:id="303"/>
      <w:r>
        <w:rPr>
          <w:rFonts w:ascii="Ebrima" w:hAnsi="Ebrima" w:cs="Arial"/>
          <w:sz w:val="22"/>
          <w:szCs w:val="22"/>
          <w:lang w:val="en-US"/>
        </w:rPr>
        <w:t xml:space="preserve"> </w:t>
      </w:r>
    </w:p>
    <w:p w14:paraId="4D39D14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4" w:name="fan2016"/>
      <w:r w:rsidRPr="00687332">
        <w:rPr>
          <w:rFonts w:ascii="Ebrima" w:hAnsi="Ebrima" w:cs="Arial"/>
          <w:sz w:val="22"/>
          <w:szCs w:val="22"/>
          <w:lang w:val="de-DE"/>
        </w:rPr>
        <w:t xml:space="preserve">Fan, L., Li, H., Zhuo, J., Zhang, Y., Wang, J., Chen, L., . . . </w:t>
      </w:r>
      <w:r w:rsidRPr="00687332">
        <w:rPr>
          <w:rFonts w:ascii="Ebrima" w:hAnsi="Ebrima" w:cs="Arial"/>
          <w:sz w:val="22"/>
          <w:szCs w:val="22"/>
          <w:lang w:val="en-US"/>
        </w:rPr>
        <w:t xml:space="preserve">Jiang, T. (2016). The Human Brainnetome Atlas: A New Brain Atlas Based on Connectional Architecture. Cerebral Cortex, 26(8), 3508–3526. </w:t>
      </w:r>
      <w:hyperlink r:id="rId63" w:history="1">
        <w:r w:rsidRPr="002B686C">
          <w:rPr>
            <w:rStyle w:val="Hyperlink"/>
            <w:rFonts w:ascii="Ebrima" w:hAnsi="Ebrima" w:cs="Arial"/>
            <w:sz w:val="22"/>
            <w:szCs w:val="22"/>
            <w:lang w:val="en-US"/>
          </w:rPr>
          <w:t>https://doi.org/10.1093/cercor/bhw157</w:t>
        </w:r>
      </w:hyperlink>
      <w:r>
        <w:rPr>
          <w:rFonts w:ascii="Ebrima" w:hAnsi="Ebrima" w:cs="Arial"/>
          <w:sz w:val="22"/>
          <w:szCs w:val="22"/>
          <w:lang w:val="en-US"/>
        </w:rPr>
        <w:t xml:space="preserve">  </w:t>
      </w:r>
    </w:p>
    <w:p w14:paraId="3E1E51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5" w:name="feigin2014"/>
      <w:bookmarkEnd w:id="304"/>
      <w:r w:rsidRPr="00250B3C">
        <w:rPr>
          <w:rFonts w:ascii="Ebrima" w:hAnsi="Ebrima" w:cs="Arial"/>
          <w:sz w:val="22"/>
          <w:szCs w:val="22"/>
          <w:lang w:val="en-US"/>
        </w:rPr>
        <w:t xml:space="preserve">Feigin, V. L., Forouzanfar, M. H., Krishnamurthi,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hyperlink r:id="rId64" w:history="1">
        <w:r w:rsidRPr="002B686C">
          <w:rPr>
            <w:rStyle w:val="Hyperlink"/>
            <w:rFonts w:ascii="Ebrima" w:hAnsi="Ebrima" w:cs="Arial"/>
            <w:sz w:val="22"/>
            <w:szCs w:val="22"/>
            <w:lang w:val="en-US"/>
          </w:rPr>
          <w:t>https://doi.org/10.1016/s0140-6736(13)61953-4</w:t>
        </w:r>
      </w:hyperlink>
      <w:r>
        <w:rPr>
          <w:rFonts w:ascii="Ebrima" w:hAnsi="Ebrima" w:cs="Arial"/>
          <w:sz w:val="22"/>
          <w:szCs w:val="22"/>
          <w:lang w:val="en-US"/>
        </w:rPr>
        <w:t xml:space="preserve">  </w:t>
      </w:r>
    </w:p>
    <w:p w14:paraId="2C24E61C"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06" w:name="feigin2021"/>
      <w:bookmarkEnd w:id="305"/>
      <w:r w:rsidRPr="00250B3C">
        <w:rPr>
          <w:rFonts w:ascii="Ebrima" w:hAnsi="Ebrima" w:cs="Arial"/>
          <w:sz w:val="22"/>
          <w:szCs w:val="22"/>
          <w:lang w:val="en-US"/>
        </w:rPr>
        <w:t xml:space="preserve">Feigin, V. L., Stark, B. A., Johnson, C. O., Roth, G. A., Bisignano, C., Abady, G. G., . . . Murray, C. J. L. (2021). Global, regional, and national burden of stroke and its risk factors, 1990–2019: a systematic analysis for the Global Burden of Disease Study 2019. </w:t>
      </w:r>
      <w:r w:rsidRPr="007E6C19">
        <w:rPr>
          <w:rFonts w:ascii="Ebrima" w:hAnsi="Ebrima" w:cs="Arial"/>
          <w:i/>
          <w:iCs/>
          <w:sz w:val="22"/>
          <w:szCs w:val="22"/>
          <w:lang w:val="de-DE"/>
        </w:rPr>
        <w:t>The Lancet Neurology</w:t>
      </w:r>
      <w:r w:rsidRPr="007E6C19">
        <w:rPr>
          <w:rFonts w:ascii="Ebrima" w:hAnsi="Ebrima" w:cs="Arial"/>
          <w:sz w:val="22"/>
          <w:szCs w:val="22"/>
          <w:lang w:val="de-DE"/>
        </w:rPr>
        <w:t xml:space="preserve">, </w:t>
      </w:r>
      <w:r w:rsidRPr="007E6C19">
        <w:rPr>
          <w:rFonts w:ascii="Ebrima" w:hAnsi="Ebrima" w:cs="Arial"/>
          <w:i/>
          <w:iCs/>
          <w:sz w:val="22"/>
          <w:szCs w:val="22"/>
          <w:lang w:val="de-DE"/>
        </w:rPr>
        <w:t>20</w:t>
      </w:r>
      <w:r w:rsidRPr="007E6C19">
        <w:rPr>
          <w:rFonts w:ascii="Ebrima" w:hAnsi="Ebrima" w:cs="Arial"/>
          <w:sz w:val="22"/>
          <w:szCs w:val="22"/>
          <w:lang w:val="de-DE"/>
        </w:rPr>
        <w:t xml:space="preserve">(10), 795–820. </w:t>
      </w:r>
      <w:r w:rsidR="002E61BF">
        <w:fldChar w:fldCharType="begin"/>
      </w:r>
      <w:r w:rsidR="002E61BF" w:rsidRPr="00427966">
        <w:rPr>
          <w:lang w:val="de-DE"/>
          <w:rPrChange w:id="307" w:author="Sperber" w:date="2022-10-25T17:28:00Z">
            <w:rPr/>
          </w:rPrChange>
        </w:rPr>
        <w:instrText xml:space="preserve"> HYPERLINK "https://doi.org/10.1016/s1474-4422(21)00252-0" </w:instrText>
      </w:r>
      <w:r w:rsidR="002E61BF">
        <w:fldChar w:fldCharType="separate"/>
      </w:r>
      <w:r w:rsidRPr="007E6C19">
        <w:rPr>
          <w:rStyle w:val="Hyperlink"/>
          <w:rFonts w:ascii="Ebrima" w:hAnsi="Ebrima" w:cs="Arial"/>
          <w:sz w:val="22"/>
          <w:szCs w:val="22"/>
          <w:lang w:val="de-DE"/>
        </w:rPr>
        <w:t>https://doi.org/10.1016/s1474-4422(21)00252-0</w:t>
      </w:r>
      <w:r w:rsidR="002E61BF">
        <w:rPr>
          <w:rStyle w:val="Hyperlink"/>
          <w:rFonts w:ascii="Ebrima" w:hAnsi="Ebrima" w:cs="Arial"/>
          <w:sz w:val="22"/>
          <w:szCs w:val="22"/>
          <w:lang w:val="de-DE"/>
        </w:rPr>
        <w:fldChar w:fldCharType="end"/>
      </w:r>
      <w:bookmarkEnd w:id="306"/>
      <w:r w:rsidRPr="007E6C19">
        <w:rPr>
          <w:rFonts w:ascii="Ebrima" w:hAnsi="Ebrima" w:cs="Arial"/>
          <w:sz w:val="22"/>
          <w:szCs w:val="22"/>
          <w:lang w:val="de-DE"/>
        </w:rPr>
        <w:t xml:space="preserve">  </w:t>
      </w:r>
    </w:p>
    <w:p w14:paraId="1E9C7AEB"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8" w:name="fukuda2009"/>
      <w:r w:rsidRPr="00275F68">
        <w:rPr>
          <w:rFonts w:ascii="Ebrima" w:hAnsi="Ebrima" w:cs="Arial"/>
          <w:sz w:val="22"/>
          <w:szCs w:val="22"/>
          <w:lang w:val="de-DE"/>
        </w:rPr>
        <w:t xml:space="preserve">Fukuda, M., Kanda, T., Kamide, N., Akutsu,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hyperlink r:id="rId65" w:history="1">
        <w:r w:rsidRPr="002B686C">
          <w:rPr>
            <w:rStyle w:val="Hyperlink"/>
            <w:rFonts w:ascii="Ebrima" w:hAnsi="Ebrima" w:cs="Arial"/>
            <w:sz w:val="22"/>
            <w:szCs w:val="22"/>
            <w:lang w:val="en-US"/>
          </w:rPr>
          <w:t>https://doi.org/10.2169/internalmedicine.48.1757</w:t>
        </w:r>
      </w:hyperlink>
      <w:bookmarkEnd w:id="308"/>
      <w:r>
        <w:rPr>
          <w:rFonts w:ascii="Ebrima" w:hAnsi="Ebrima" w:cs="Arial"/>
          <w:sz w:val="22"/>
          <w:szCs w:val="22"/>
          <w:lang w:val="en-US"/>
        </w:rPr>
        <w:t xml:space="preserve">  </w:t>
      </w:r>
    </w:p>
    <w:p w14:paraId="74244C6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9" w:name="gaffanhornak1997"/>
      <w:r w:rsidRPr="00250B3C">
        <w:rPr>
          <w:rFonts w:ascii="Ebrima" w:hAnsi="Ebrima" w:cs="Arial"/>
          <w:sz w:val="22"/>
          <w:szCs w:val="22"/>
          <w:lang w:val="en-US"/>
        </w:rPr>
        <w:t>Gaffan, D.</w:t>
      </w:r>
      <w:r>
        <w:rPr>
          <w:rFonts w:ascii="Ebrima" w:hAnsi="Ebrima" w:cs="Arial"/>
          <w:sz w:val="22"/>
          <w:szCs w:val="22"/>
          <w:lang w:val="en-US"/>
        </w:rPr>
        <w:t>, Hornak, J.</w:t>
      </w:r>
      <w:r w:rsidRPr="00250B3C">
        <w:rPr>
          <w:rFonts w:ascii="Ebrima" w:hAnsi="Ebrima" w:cs="Arial"/>
          <w:sz w:val="22"/>
          <w:szCs w:val="22"/>
          <w:lang w:val="en-US"/>
        </w:rPr>
        <w:t xml:space="preserve">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hyperlink r:id="rId66" w:history="1">
        <w:r w:rsidRPr="002B686C">
          <w:rPr>
            <w:rStyle w:val="Hyperlink"/>
            <w:rFonts w:ascii="Ebrima" w:hAnsi="Ebrima" w:cs="Arial"/>
            <w:sz w:val="22"/>
            <w:szCs w:val="22"/>
            <w:lang w:val="en-US"/>
          </w:rPr>
          <w:t>https://doi.org/10.1093/brain/120.9.1647</w:t>
        </w:r>
      </w:hyperlink>
      <w:r>
        <w:rPr>
          <w:rFonts w:ascii="Ebrima" w:hAnsi="Ebrima" w:cs="Arial"/>
          <w:sz w:val="22"/>
          <w:szCs w:val="22"/>
          <w:lang w:val="en-US"/>
        </w:rPr>
        <w:t xml:space="preserve">  </w:t>
      </w:r>
    </w:p>
    <w:p w14:paraId="2F95079B" w14:textId="77777777" w:rsidR="004B140A" w:rsidRPr="002C6163"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10" w:name="gargano2008"/>
      <w:bookmarkEnd w:id="309"/>
      <w:r w:rsidRPr="00250B3C">
        <w:rPr>
          <w:rFonts w:ascii="Ebrima" w:hAnsi="Ebrima" w:cs="Arial"/>
          <w:sz w:val="22"/>
          <w:szCs w:val="22"/>
          <w:lang w:val="en-US"/>
        </w:rPr>
        <w:t xml:space="preserve">Gargano, J. W., Wehner, S., &amp; Reeves, M. (2008). Sex Differences in Acute Stroke Care in a Statewide Stroke Registry. </w:t>
      </w:r>
      <w:r w:rsidRPr="00AF0F10">
        <w:rPr>
          <w:rFonts w:ascii="Ebrima" w:hAnsi="Ebrima" w:cs="Arial"/>
          <w:i/>
          <w:iCs/>
          <w:sz w:val="22"/>
          <w:szCs w:val="22"/>
          <w:lang w:val="de-DE"/>
        </w:rPr>
        <w:t>Stroke</w:t>
      </w:r>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hyperlink r:id="rId67" w:history="1">
        <w:r w:rsidRPr="002B686C">
          <w:rPr>
            <w:rStyle w:val="Hyperlink"/>
            <w:rFonts w:ascii="Ebrima" w:hAnsi="Ebrima" w:cs="Arial"/>
            <w:sz w:val="22"/>
            <w:szCs w:val="22"/>
            <w:lang w:val="de-DE"/>
          </w:rPr>
          <w:t>https://doi.org/10.1161/strokeaha.107.493262</w:t>
        </w:r>
      </w:hyperlink>
      <w:r>
        <w:rPr>
          <w:rFonts w:ascii="Ebrima" w:hAnsi="Ebrima" w:cs="Arial"/>
          <w:sz w:val="22"/>
          <w:szCs w:val="22"/>
          <w:lang w:val="de-DE"/>
        </w:rPr>
        <w:t xml:space="preserve"> </w:t>
      </w:r>
    </w:p>
    <w:p w14:paraId="035191A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1" w:name="gauthier1989"/>
      <w:bookmarkEnd w:id="310"/>
      <w:r w:rsidRPr="002C6163">
        <w:rPr>
          <w:rFonts w:ascii="Ebrima" w:hAnsi="Ebrima" w:cs="Arial"/>
          <w:sz w:val="22"/>
          <w:szCs w:val="22"/>
          <w:lang w:val="de-DE"/>
        </w:rPr>
        <w:t xml:space="preserve">Gauthier, L., Dehaut, F., &amp; Joanette, Y. (1989). </w:t>
      </w:r>
      <w:r w:rsidRPr="002C6163">
        <w:rPr>
          <w:rFonts w:ascii="Ebrima" w:hAnsi="Ebrima" w:cs="Arial"/>
          <w:sz w:val="22"/>
          <w:szCs w:val="22"/>
          <w:lang w:val="en-US"/>
        </w:rPr>
        <w:t xml:space="preserve">The Bells Test: A Quantitative and Qualitative Test for Visual Neglect. </w:t>
      </w:r>
      <w:r w:rsidRPr="002B4A42">
        <w:rPr>
          <w:rFonts w:ascii="Ebrima" w:hAnsi="Ebrima" w:cs="Arial"/>
          <w:i/>
          <w:iCs/>
          <w:sz w:val="22"/>
          <w:szCs w:val="22"/>
          <w:lang w:val="en-US"/>
        </w:rPr>
        <w:t>International Journal of Clinical Neuropsychology, XI</w:t>
      </w:r>
      <w:r w:rsidRPr="002C6163">
        <w:rPr>
          <w:rFonts w:ascii="Ebrima" w:hAnsi="Ebrima" w:cs="Arial"/>
          <w:sz w:val="22"/>
          <w:szCs w:val="22"/>
          <w:lang w:val="en-US"/>
        </w:rPr>
        <w:t>(2), 49–54.</w:t>
      </w:r>
      <w:r>
        <w:rPr>
          <w:rFonts w:ascii="Ebrima" w:hAnsi="Ebrima" w:cs="Arial"/>
          <w:sz w:val="22"/>
          <w:szCs w:val="22"/>
          <w:lang w:val="en-US"/>
        </w:rPr>
        <w:t xml:space="preserve"> </w:t>
      </w:r>
    </w:p>
    <w:p w14:paraId="6B4DDDC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2" w:name="gibson2013"/>
      <w:bookmarkEnd w:id="311"/>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hyperlink r:id="rId68" w:history="1">
        <w:r w:rsidRPr="002B686C">
          <w:rPr>
            <w:rStyle w:val="Hyperlink"/>
            <w:rFonts w:ascii="Ebrima" w:hAnsi="Ebrima" w:cs="Arial"/>
            <w:sz w:val="22"/>
            <w:szCs w:val="22"/>
            <w:lang w:val="en-US"/>
          </w:rPr>
          <w:t>https://doi.org/10.1038/jcbfm.2013.102</w:t>
        </w:r>
      </w:hyperlink>
      <w:r>
        <w:rPr>
          <w:rFonts w:ascii="Ebrima" w:hAnsi="Ebrima" w:cs="Arial"/>
          <w:sz w:val="22"/>
          <w:szCs w:val="22"/>
          <w:lang w:val="en-US"/>
        </w:rPr>
        <w:t xml:space="preserve">  </w:t>
      </w:r>
    </w:p>
    <w:p w14:paraId="25411B6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3" w:name="giroud2017"/>
      <w:bookmarkEnd w:id="312"/>
      <w:r w:rsidRPr="00250B3C">
        <w:rPr>
          <w:rFonts w:ascii="Ebrima" w:hAnsi="Ebrima" w:cs="Arial"/>
          <w:sz w:val="22"/>
          <w:szCs w:val="22"/>
          <w:lang w:val="en-US"/>
        </w:rPr>
        <w:t xml:space="preserve">Giroud, M., Delpont, B., Daubail, B., Blanc, C., Durier, J., Giroud, M., &amp; Béjot,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hyperlink r:id="rId69" w:history="1">
        <w:r w:rsidRPr="002B686C">
          <w:rPr>
            <w:rStyle w:val="Hyperlink"/>
            <w:rFonts w:ascii="Ebrima" w:hAnsi="Ebrima" w:cs="Arial"/>
            <w:sz w:val="22"/>
            <w:szCs w:val="22"/>
            <w:lang w:val="en-US"/>
          </w:rPr>
          <w:t>https://doi.org/10.1161/strokeaha.116.015913</w:t>
        </w:r>
      </w:hyperlink>
      <w:r>
        <w:rPr>
          <w:rFonts w:ascii="Ebrima" w:hAnsi="Ebrima" w:cs="Arial"/>
          <w:sz w:val="22"/>
          <w:szCs w:val="22"/>
          <w:lang w:val="en-US"/>
        </w:rPr>
        <w:t xml:space="preserve">  </w:t>
      </w:r>
    </w:p>
    <w:p w14:paraId="4DC4B9D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4" w:name="gong2009"/>
      <w:bookmarkEnd w:id="313"/>
      <w:r w:rsidRPr="00250B3C">
        <w:rPr>
          <w:rFonts w:ascii="Ebrima" w:hAnsi="Ebrima" w:cs="Arial"/>
          <w:sz w:val="22"/>
          <w:szCs w:val="22"/>
          <w:lang w:val="en-US"/>
        </w:rPr>
        <w:t xml:space="preserve">Gong, G., Rosa-Neto, P., Carbonell,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hyperlink r:id="rId70" w:history="1">
        <w:r w:rsidRPr="002B686C">
          <w:rPr>
            <w:rStyle w:val="Hyperlink"/>
            <w:rFonts w:ascii="Ebrima" w:hAnsi="Ebrima" w:cs="Arial"/>
            <w:sz w:val="22"/>
            <w:szCs w:val="22"/>
            <w:lang w:val="en-US"/>
          </w:rPr>
          <w:t>https://doi.org/10.1523/jneurosci.2308-09.2009</w:t>
        </w:r>
      </w:hyperlink>
      <w:bookmarkEnd w:id="314"/>
      <w:r>
        <w:rPr>
          <w:rFonts w:ascii="Ebrima" w:hAnsi="Ebrima" w:cs="Arial"/>
          <w:sz w:val="22"/>
          <w:szCs w:val="22"/>
          <w:lang w:val="en-US"/>
        </w:rPr>
        <w:t xml:space="preserve">  </w:t>
      </w:r>
    </w:p>
    <w:p w14:paraId="0F1A90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5" w:name="gotts2013"/>
      <w:r w:rsidRPr="00250B3C">
        <w:rPr>
          <w:rFonts w:ascii="Ebrima" w:hAnsi="Ebrima" w:cs="Arial"/>
          <w:sz w:val="22"/>
          <w:szCs w:val="22"/>
          <w:lang w:val="en-US"/>
        </w:rPr>
        <w:lastRenderedPageBreak/>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hyperlink r:id="rId71" w:history="1">
        <w:r w:rsidRPr="002B686C">
          <w:rPr>
            <w:rStyle w:val="Hyperlink"/>
            <w:rFonts w:ascii="Ebrima" w:hAnsi="Ebrima" w:cs="Arial"/>
            <w:sz w:val="22"/>
            <w:szCs w:val="22"/>
            <w:lang w:val="en-US"/>
          </w:rPr>
          <w:t>https://doi.org/10.1073/pnas.1302581110</w:t>
        </w:r>
      </w:hyperlink>
      <w:r>
        <w:rPr>
          <w:rFonts w:ascii="Ebrima" w:hAnsi="Ebrima" w:cs="Arial"/>
          <w:sz w:val="22"/>
          <w:szCs w:val="22"/>
          <w:lang w:val="en-US"/>
        </w:rPr>
        <w:t xml:space="preserve">  </w:t>
      </w:r>
    </w:p>
    <w:p w14:paraId="092A247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6" w:name="grabowska2017"/>
      <w:bookmarkEnd w:id="315"/>
      <w:r w:rsidRPr="00250B3C">
        <w:rPr>
          <w:rFonts w:ascii="Ebrima" w:hAnsi="Ebrima" w:cs="Arial"/>
          <w:sz w:val="22"/>
          <w:szCs w:val="22"/>
          <w:lang w:val="en-US"/>
        </w:rPr>
        <w:t>Grabowska, A. (201</w:t>
      </w:r>
      <w:r>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hyperlink r:id="rId72" w:history="1">
        <w:r w:rsidRPr="002B686C">
          <w:rPr>
            <w:rStyle w:val="Hyperlink"/>
            <w:rFonts w:ascii="Ebrima" w:hAnsi="Ebrima" w:cs="Arial"/>
            <w:sz w:val="22"/>
            <w:szCs w:val="22"/>
            <w:lang w:val="en-US"/>
          </w:rPr>
          <w:t>https://doi.org/10.1002/jnr.23953</w:t>
        </w:r>
      </w:hyperlink>
      <w:r>
        <w:rPr>
          <w:rFonts w:ascii="Ebrima" w:hAnsi="Ebrima" w:cs="Arial"/>
          <w:sz w:val="22"/>
          <w:szCs w:val="22"/>
          <w:lang w:val="en-US"/>
        </w:rPr>
        <w:t xml:space="preserve">  </w:t>
      </w:r>
    </w:p>
    <w:p w14:paraId="30C58568"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7" w:name="griffis2019"/>
      <w:bookmarkEnd w:id="316"/>
      <w:r w:rsidRPr="00250B3C">
        <w:rPr>
          <w:rFonts w:ascii="Ebrima" w:hAnsi="Ebrima" w:cs="Arial"/>
          <w:sz w:val="22"/>
          <w:szCs w:val="22"/>
          <w:lang w:val="en-US"/>
        </w:rPr>
        <w:t xml:space="preserve">Griffis, J. C., Metcalf, N. V., Corbetta,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hyperlink r:id="rId73" w:history="1">
        <w:r w:rsidRPr="002B686C">
          <w:rPr>
            <w:rStyle w:val="Hyperlink"/>
            <w:rFonts w:ascii="Ebrima" w:hAnsi="Ebrima" w:cs="Arial"/>
            <w:sz w:val="22"/>
            <w:szCs w:val="22"/>
            <w:lang w:val="en-US"/>
          </w:rPr>
          <w:t>https://doi.org/10.1016/j.celrep.2019.07.100</w:t>
        </w:r>
      </w:hyperlink>
      <w:bookmarkEnd w:id="317"/>
      <w:r>
        <w:rPr>
          <w:rFonts w:ascii="Ebrima" w:hAnsi="Ebrima" w:cs="Arial"/>
          <w:sz w:val="22"/>
          <w:szCs w:val="22"/>
          <w:lang w:val="en-US"/>
        </w:rPr>
        <w:t xml:space="preserve"> </w:t>
      </w:r>
      <w:r>
        <w:rPr>
          <w:rStyle w:val="Hyperlink"/>
          <w:rFonts w:ascii="Ebrima" w:hAnsi="Ebrima" w:cs="Arial"/>
          <w:sz w:val="22"/>
          <w:szCs w:val="22"/>
          <w:lang w:val="en-US"/>
        </w:rPr>
        <w:t xml:space="preserve"> </w:t>
      </w:r>
    </w:p>
    <w:p w14:paraId="249BA5A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8" w:name="griffis2020"/>
      <w:r w:rsidRPr="00687332">
        <w:rPr>
          <w:rFonts w:ascii="Ebrima" w:hAnsi="Ebrima" w:cs="Arial"/>
          <w:sz w:val="22"/>
          <w:szCs w:val="22"/>
          <w:lang w:val="en-US"/>
        </w:rPr>
        <w:t xml:space="preserve">Griffis, J. C., Metcalf, N. V., Corbetta, M., &amp; Shulman, G. L. (2020). Damage to the shortest structural paths between brain regions is associated with disruptions of resting-state functional connectivity after stroke. </w:t>
      </w:r>
      <w:r w:rsidRPr="002B4A42">
        <w:rPr>
          <w:rFonts w:ascii="Ebrima" w:hAnsi="Ebrima" w:cs="Arial"/>
          <w:i/>
          <w:iCs/>
          <w:sz w:val="22"/>
          <w:szCs w:val="22"/>
          <w:lang w:val="en-US"/>
        </w:rPr>
        <w:t>NeuroImage, 210</w:t>
      </w:r>
      <w:r w:rsidRPr="00687332">
        <w:rPr>
          <w:rFonts w:ascii="Ebrima" w:hAnsi="Ebrima" w:cs="Arial"/>
          <w:sz w:val="22"/>
          <w:szCs w:val="22"/>
          <w:lang w:val="en-US"/>
        </w:rPr>
        <w:t xml:space="preserve">, 116589. </w:t>
      </w:r>
      <w:hyperlink r:id="rId74" w:history="1">
        <w:r w:rsidRPr="002B686C">
          <w:rPr>
            <w:rStyle w:val="Hyperlink"/>
            <w:rFonts w:ascii="Ebrima" w:hAnsi="Ebrima" w:cs="Arial"/>
            <w:sz w:val="22"/>
            <w:szCs w:val="22"/>
            <w:lang w:val="en-US"/>
          </w:rPr>
          <w:t>https://doi.org/10.1016/j.neuroimage.2020.116589</w:t>
        </w:r>
      </w:hyperlink>
      <w:r>
        <w:rPr>
          <w:rFonts w:ascii="Ebrima" w:hAnsi="Ebrima" w:cs="Arial"/>
          <w:sz w:val="22"/>
          <w:szCs w:val="22"/>
          <w:lang w:val="en-US"/>
        </w:rPr>
        <w:t xml:space="preserve">  </w:t>
      </w:r>
    </w:p>
    <w:p w14:paraId="022E93F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9" w:name="griffis2021"/>
      <w:bookmarkEnd w:id="318"/>
      <w:r w:rsidRPr="00250B3C">
        <w:rPr>
          <w:rFonts w:ascii="Ebrima" w:hAnsi="Ebrima" w:cs="Arial"/>
          <w:sz w:val="22"/>
          <w:szCs w:val="22"/>
          <w:lang w:val="en-US"/>
        </w:rPr>
        <w:t xml:space="preserve">Griffis, J. C., Metcalf, N. V., Corbetta, M., &amp; Shulman, G. L. (2021). Lesion Quantification Toolkit: A MATLAB software tool for estimating grey matter damage and white matter disconnections in patients with focal brain lesions. </w:t>
      </w:r>
      <w:r w:rsidRPr="00250B3C">
        <w:rPr>
          <w:rFonts w:ascii="Ebrima" w:hAnsi="Ebrima" w:cs="Arial"/>
          <w:i/>
          <w:iCs/>
          <w:sz w:val="22"/>
          <w:szCs w:val="22"/>
          <w:lang w:val="en-US"/>
        </w:rPr>
        <w:t>NeuroImage: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hyperlink r:id="rId75" w:history="1">
        <w:r w:rsidRPr="002B686C">
          <w:rPr>
            <w:rStyle w:val="Hyperlink"/>
            <w:rFonts w:ascii="Ebrima" w:hAnsi="Ebrima" w:cs="Arial"/>
            <w:sz w:val="22"/>
            <w:szCs w:val="22"/>
            <w:lang w:val="en-US"/>
          </w:rPr>
          <w:t>https://doi.org/10.1016/j.nicl.2021.102639</w:t>
        </w:r>
      </w:hyperlink>
      <w:r>
        <w:rPr>
          <w:rFonts w:ascii="Ebrima" w:hAnsi="Ebrima" w:cs="Arial"/>
          <w:sz w:val="22"/>
          <w:szCs w:val="22"/>
          <w:lang w:val="en-US"/>
        </w:rPr>
        <w:t xml:space="preserve">  </w:t>
      </w:r>
    </w:p>
    <w:p w14:paraId="4FF0441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0" w:name="gur1991"/>
      <w:bookmarkEnd w:id="319"/>
      <w:r w:rsidRPr="00EF18D6">
        <w:rPr>
          <w:rFonts w:ascii="Ebrima" w:hAnsi="Ebrima" w:cs="Arial"/>
          <w:sz w:val="22"/>
          <w:szCs w:val="22"/>
          <w:lang w:val="en-US"/>
        </w:rPr>
        <w:t xml:space="preserve">Gur, R. C., Mozley, P. D., Resnick, S. M., Gottlieb, G. L., Kohn, M., Zimmerman, R., . . . Berretta, D. (1991). Gender differences in age effect on brain atrophy measured by magnetic resonance imaging. </w:t>
      </w:r>
      <w:r w:rsidRPr="002B4A42">
        <w:rPr>
          <w:rFonts w:ascii="Ebrima" w:hAnsi="Ebrima" w:cs="Arial"/>
          <w:i/>
          <w:iCs/>
          <w:sz w:val="22"/>
          <w:szCs w:val="22"/>
          <w:lang w:val="en-US"/>
        </w:rPr>
        <w:t>Proceedings of the National Academy of Sciences, 88</w:t>
      </w:r>
      <w:r w:rsidRPr="00EF18D6">
        <w:rPr>
          <w:rFonts w:ascii="Ebrima" w:hAnsi="Ebrima" w:cs="Arial"/>
          <w:sz w:val="22"/>
          <w:szCs w:val="22"/>
          <w:lang w:val="en-US"/>
        </w:rPr>
        <w:t xml:space="preserve">(7), 2845–2849. </w:t>
      </w:r>
      <w:hyperlink r:id="rId76" w:history="1">
        <w:r w:rsidRPr="004B351E">
          <w:rPr>
            <w:rStyle w:val="Hyperlink"/>
            <w:rFonts w:ascii="Ebrima" w:hAnsi="Ebrima" w:cs="Arial"/>
            <w:sz w:val="22"/>
            <w:szCs w:val="22"/>
            <w:lang w:val="en-US"/>
          </w:rPr>
          <w:t>https://doi.org/10.1073/pnas.88.7.2845</w:t>
        </w:r>
      </w:hyperlink>
      <w:r>
        <w:rPr>
          <w:rFonts w:ascii="Ebrima" w:hAnsi="Ebrima" w:cs="Arial"/>
          <w:sz w:val="22"/>
          <w:szCs w:val="22"/>
          <w:lang w:val="en-US"/>
        </w:rPr>
        <w:t xml:space="preserve"> </w:t>
      </w:r>
    </w:p>
    <w:p w14:paraId="4F706DB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1" w:name="gur1999"/>
      <w:bookmarkEnd w:id="320"/>
      <w:r w:rsidRPr="00945FB5">
        <w:rPr>
          <w:rFonts w:ascii="Ebrima" w:hAnsi="Ebrima" w:cs="Arial"/>
          <w:sz w:val="22"/>
          <w:szCs w:val="22"/>
          <w:lang w:val="en-US"/>
        </w:rPr>
        <w:t xml:space="preserve">Gur, R. C., Turetsky, B. I., Matsui, M., Yan, M., Bilker, W., Hughett, P., &amp; Gur, R. E. (1999). Sex Differences in Brain Gray and White Matter in Healthy Young Adults: Correlations with Cognitive Performance. </w:t>
      </w:r>
      <w:r w:rsidRPr="002B4A42">
        <w:rPr>
          <w:rFonts w:ascii="Ebrima" w:hAnsi="Ebrima" w:cs="Arial"/>
          <w:i/>
          <w:iCs/>
          <w:sz w:val="22"/>
          <w:szCs w:val="22"/>
          <w:lang w:val="en-US"/>
        </w:rPr>
        <w:t>The Journal of Neuroscience, 19</w:t>
      </w:r>
      <w:r w:rsidRPr="00945FB5">
        <w:rPr>
          <w:rFonts w:ascii="Ebrima" w:hAnsi="Ebrima" w:cs="Arial"/>
          <w:sz w:val="22"/>
          <w:szCs w:val="22"/>
          <w:lang w:val="en-US"/>
        </w:rPr>
        <w:t xml:space="preserve">(10), 4065–4072. </w:t>
      </w:r>
      <w:hyperlink r:id="rId77" w:history="1">
        <w:r w:rsidRPr="002B686C">
          <w:rPr>
            <w:rStyle w:val="Hyperlink"/>
            <w:rFonts w:ascii="Ebrima" w:hAnsi="Ebrima" w:cs="Arial"/>
            <w:sz w:val="22"/>
            <w:szCs w:val="22"/>
            <w:lang w:val="en-US"/>
          </w:rPr>
          <w:t>https://doi.org/10.1523/jneurosci.19-10-04065.1999</w:t>
        </w:r>
      </w:hyperlink>
      <w:bookmarkEnd w:id="321"/>
      <w:r>
        <w:rPr>
          <w:rFonts w:ascii="Ebrima" w:hAnsi="Ebrima" w:cs="Arial"/>
          <w:sz w:val="22"/>
          <w:szCs w:val="22"/>
          <w:lang w:val="en-US"/>
        </w:rPr>
        <w:t xml:space="preserve"> </w:t>
      </w:r>
    </w:p>
    <w:p w14:paraId="272DC3AC"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2" w:name="hammerbeck2019"/>
      <w:r w:rsidRPr="00250B3C">
        <w:rPr>
          <w:rFonts w:ascii="Ebrima" w:hAnsi="Ebrima" w:cs="Arial"/>
          <w:sz w:val="22"/>
          <w:szCs w:val="22"/>
          <w:lang w:val="en-US"/>
        </w:rPr>
        <w:t xml:space="preserve">Hammerbeck,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78" w:history="1">
        <w:r w:rsidRPr="008542B7">
          <w:rPr>
            <w:rStyle w:val="Hyperlink"/>
            <w:rFonts w:ascii="Ebrima" w:hAnsi="Ebrima" w:cs="Arial"/>
            <w:sz w:val="22"/>
            <w:szCs w:val="22"/>
            <w:lang w:val="en-US"/>
          </w:rPr>
          <w:t>https://doi.org/10.3390/brainsci9120374</w:t>
        </w:r>
      </w:hyperlink>
      <w:r>
        <w:rPr>
          <w:rFonts w:ascii="Ebrima" w:hAnsi="Ebrima" w:cs="Arial"/>
          <w:sz w:val="22"/>
          <w:szCs w:val="22"/>
          <w:lang w:val="en-US"/>
        </w:rPr>
        <w:t xml:space="preserve"> </w:t>
      </w:r>
    </w:p>
    <w:p w14:paraId="21B86E2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3" w:name="hartleysutton2013"/>
      <w:bookmarkEnd w:id="322"/>
      <w:r w:rsidRPr="00C65901">
        <w:rPr>
          <w:rFonts w:ascii="Ebrima" w:hAnsi="Ebrima" w:cs="Arial"/>
          <w:sz w:val="22"/>
          <w:szCs w:val="22"/>
          <w:lang w:val="en-US"/>
        </w:rPr>
        <w:t xml:space="preserve">Hartley, B. L. &amp; Sutton, R. M. (2013). A Stereotype Threat Account of Boys’ Academic Underachievement. </w:t>
      </w:r>
      <w:r w:rsidRPr="002B4A42">
        <w:rPr>
          <w:rFonts w:ascii="Ebrima" w:hAnsi="Ebrima" w:cs="Arial"/>
          <w:i/>
          <w:iCs/>
          <w:sz w:val="22"/>
          <w:szCs w:val="22"/>
          <w:lang w:val="en-US"/>
        </w:rPr>
        <w:t>Child Development, 84</w:t>
      </w:r>
      <w:r w:rsidRPr="00C65901">
        <w:rPr>
          <w:rFonts w:ascii="Ebrima" w:hAnsi="Ebrima" w:cs="Arial"/>
          <w:sz w:val="22"/>
          <w:szCs w:val="22"/>
          <w:lang w:val="en-US"/>
        </w:rPr>
        <w:t xml:space="preserve">(5), 1716–1733. </w:t>
      </w:r>
      <w:hyperlink r:id="rId79" w:history="1">
        <w:r w:rsidRPr="008542B7">
          <w:rPr>
            <w:rStyle w:val="Hyperlink"/>
            <w:rFonts w:ascii="Ebrima" w:hAnsi="Ebrima" w:cs="Arial"/>
            <w:sz w:val="22"/>
            <w:szCs w:val="22"/>
            <w:lang w:val="en-US"/>
          </w:rPr>
          <w:t>https://doi.org/10.1111/cdev.12079</w:t>
        </w:r>
      </w:hyperlink>
      <w:bookmarkEnd w:id="323"/>
      <w:r>
        <w:rPr>
          <w:rFonts w:ascii="Ebrima" w:hAnsi="Ebrima" w:cs="Arial"/>
          <w:sz w:val="22"/>
          <w:szCs w:val="22"/>
          <w:lang w:val="en-US"/>
        </w:rPr>
        <w:t xml:space="preserve"> </w:t>
      </w:r>
    </w:p>
    <w:p w14:paraId="3B67CC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4" w:name="hausmann2005"/>
      <w:r w:rsidRPr="00250B3C">
        <w:rPr>
          <w:rFonts w:ascii="Ebrima" w:hAnsi="Ebrima" w:cs="Arial"/>
          <w:sz w:val="22"/>
          <w:szCs w:val="22"/>
          <w:lang w:val="en-US"/>
        </w:rPr>
        <w:t xml:space="preserve">Hausmann, M. (2005). Hemispheric asymmetry in spatial attention across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hyperlink r:id="rId80" w:history="1">
        <w:r w:rsidRPr="002B686C">
          <w:rPr>
            <w:rStyle w:val="Hyperlink"/>
            <w:rFonts w:ascii="Ebrima" w:hAnsi="Ebrima" w:cs="Arial"/>
            <w:sz w:val="22"/>
            <w:szCs w:val="22"/>
            <w:lang w:val="en-US"/>
          </w:rPr>
          <w:t>https://doi.org/10.1016/j.neuropsychologia.2005.01.017</w:t>
        </w:r>
      </w:hyperlink>
      <w:r>
        <w:rPr>
          <w:rFonts w:ascii="Ebrima" w:hAnsi="Ebrima" w:cs="Arial"/>
          <w:sz w:val="22"/>
          <w:szCs w:val="22"/>
          <w:lang w:val="en-US"/>
        </w:rPr>
        <w:t xml:space="preserve">  </w:t>
      </w:r>
    </w:p>
    <w:p w14:paraId="18210D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5" w:name="hausmann2016"/>
      <w:bookmarkEnd w:id="324"/>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hyperlink r:id="rId81" w:history="1">
        <w:r w:rsidRPr="002B686C">
          <w:rPr>
            <w:rStyle w:val="Hyperlink"/>
            <w:rFonts w:ascii="Ebrima" w:hAnsi="Ebrima" w:cs="Arial"/>
            <w:sz w:val="22"/>
            <w:szCs w:val="22"/>
            <w:lang w:val="en-US"/>
          </w:rPr>
          <w:t>https://doi.org/10.1002/jnr.23857</w:t>
        </w:r>
      </w:hyperlink>
      <w:r>
        <w:rPr>
          <w:rFonts w:ascii="Ebrima" w:hAnsi="Ebrima" w:cs="Arial"/>
          <w:sz w:val="22"/>
          <w:szCs w:val="22"/>
          <w:lang w:val="en-US"/>
        </w:rPr>
        <w:t xml:space="preserve">  </w:t>
      </w:r>
    </w:p>
    <w:p w14:paraId="470B2F7C"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26" w:name="hausmanngüntürkün2000"/>
      <w:bookmarkEnd w:id="325"/>
      <w:r w:rsidRPr="00250B3C">
        <w:rPr>
          <w:rFonts w:ascii="Ebrima" w:hAnsi="Ebrima" w:cs="Arial"/>
          <w:sz w:val="22"/>
          <w:szCs w:val="22"/>
          <w:lang w:val="en-US"/>
        </w:rPr>
        <w:lastRenderedPageBreak/>
        <w:t xml:space="preserve">Hausmann, M., &amp; Güntürkün, O. (2000). Steroid fluctuations modify functional cerebral asymmetries: the hypothesis of progesterone-mediated interhemispheric decoupling. </w:t>
      </w:r>
      <w:r w:rsidRPr="001D3C0C">
        <w:rPr>
          <w:rFonts w:ascii="Ebrima" w:hAnsi="Ebrima" w:cs="Arial"/>
          <w:i/>
          <w:iCs/>
          <w:sz w:val="22"/>
          <w:szCs w:val="22"/>
          <w:lang w:val="de-DE"/>
        </w:rPr>
        <w:t>Neuropsychologia</w:t>
      </w:r>
      <w:r w:rsidRPr="001D3C0C">
        <w:rPr>
          <w:rFonts w:ascii="Ebrima" w:hAnsi="Ebrima" w:cs="Arial"/>
          <w:sz w:val="22"/>
          <w:szCs w:val="22"/>
          <w:lang w:val="de-DE"/>
        </w:rPr>
        <w:t xml:space="preserve">, </w:t>
      </w:r>
      <w:r w:rsidRPr="001D3C0C">
        <w:rPr>
          <w:rFonts w:ascii="Ebrima" w:hAnsi="Ebrima" w:cs="Arial"/>
          <w:i/>
          <w:iCs/>
          <w:sz w:val="22"/>
          <w:szCs w:val="22"/>
          <w:lang w:val="de-DE"/>
        </w:rPr>
        <w:t>38</w:t>
      </w:r>
      <w:r w:rsidRPr="001D3C0C">
        <w:rPr>
          <w:rFonts w:ascii="Ebrima" w:hAnsi="Ebrima" w:cs="Arial"/>
          <w:sz w:val="22"/>
          <w:szCs w:val="22"/>
          <w:lang w:val="de-DE"/>
        </w:rPr>
        <w:t xml:space="preserve">(10), 1362–1374. </w:t>
      </w:r>
      <w:r w:rsidR="000C5924">
        <w:fldChar w:fldCharType="begin"/>
      </w:r>
      <w:r w:rsidR="000C5924" w:rsidRPr="000C5924">
        <w:rPr>
          <w:lang w:val="de-DE"/>
          <w:rPrChange w:id="327" w:author="Sperber" w:date="2022-10-25T09:27:00Z">
            <w:rPr/>
          </w:rPrChange>
        </w:rPr>
        <w:instrText xml:space="preserve"> HYPERLINK "https://doi.org/10.1016/s0028-3932(00)00045-2" </w:instrText>
      </w:r>
      <w:r w:rsidR="000C5924">
        <w:fldChar w:fldCharType="separate"/>
      </w:r>
      <w:r w:rsidRPr="001D3C0C">
        <w:rPr>
          <w:rStyle w:val="Hyperlink"/>
          <w:rFonts w:ascii="Ebrima" w:hAnsi="Ebrima" w:cs="Arial"/>
          <w:sz w:val="22"/>
          <w:szCs w:val="22"/>
          <w:lang w:val="de-DE"/>
        </w:rPr>
        <w:t>https://doi.org/10.1016/s0028-3932(00)00045-2</w:t>
      </w:r>
      <w:r w:rsidR="000C5924">
        <w:rPr>
          <w:rStyle w:val="Hyperlink"/>
          <w:rFonts w:ascii="Ebrima" w:hAnsi="Ebrima" w:cs="Arial"/>
          <w:sz w:val="22"/>
          <w:szCs w:val="22"/>
          <w:lang w:val="de-DE"/>
        </w:rPr>
        <w:fldChar w:fldCharType="end"/>
      </w:r>
      <w:r w:rsidRPr="001D3C0C">
        <w:rPr>
          <w:rFonts w:ascii="Ebrima" w:hAnsi="Ebrima" w:cs="Arial"/>
          <w:sz w:val="22"/>
          <w:szCs w:val="22"/>
          <w:lang w:val="de-DE"/>
        </w:rPr>
        <w:t xml:space="preserve">  </w:t>
      </w:r>
    </w:p>
    <w:p w14:paraId="13297B7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8" w:name="hausmann2002"/>
      <w:bookmarkEnd w:id="326"/>
      <w:r w:rsidRPr="004B140A">
        <w:rPr>
          <w:rFonts w:ascii="Ebrima" w:hAnsi="Ebrima" w:cs="Arial"/>
          <w:sz w:val="22"/>
          <w:szCs w:val="22"/>
          <w:lang w:val="de-DE"/>
        </w:rPr>
        <w:t xml:space="preserve">Hausmann, M., Becker, C., Gather, U., Güntürkün, O. (2002). </w:t>
      </w:r>
      <w:r w:rsidRPr="00250B3C">
        <w:rPr>
          <w:rFonts w:ascii="Ebrima" w:hAnsi="Ebrima" w:cs="Arial"/>
          <w:sz w:val="22"/>
          <w:szCs w:val="22"/>
          <w:lang w:val="en-US"/>
        </w:rPr>
        <w:t xml:space="preserve">Functional cerebral asymmetries during the menstrual cycle: a cross-sectional and longitudinal analysis.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hyperlink r:id="rId82" w:history="1">
        <w:r w:rsidRPr="002B686C">
          <w:rPr>
            <w:rStyle w:val="Hyperlink"/>
            <w:rFonts w:ascii="Ebrima" w:hAnsi="Ebrima" w:cs="Arial"/>
            <w:sz w:val="22"/>
            <w:szCs w:val="22"/>
            <w:lang w:val="en-US"/>
          </w:rPr>
          <w:t>https://doi.org/10.1016/s0028-3932(01)00179-8</w:t>
        </w:r>
      </w:hyperlink>
      <w:r>
        <w:rPr>
          <w:rFonts w:ascii="Ebrima" w:hAnsi="Ebrima" w:cs="Arial"/>
          <w:sz w:val="22"/>
          <w:szCs w:val="22"/>
          <w:lang w:val="en-US"/>
        </w:rPr>
        <w:t xml:space="preserve">  </w:t>
      </w:r>
    </w:p>
    <w:p w14:paraId="39717E42"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29" w:name="he2007"/>
      <w:bookmarkEnd w:id="328"/>
      <w:r w:rsidRPr="00250B3C">
        <w:rPr>
          <w:rFonts w:ascii="Ebrima" w:hAnsi="Ebrima" w:cs="Arial"/>
          <w:sz w:val="22"/>
          <w:szCs w:val="22"/>
          <w:lang w:val="en-US"/>
        </w:rPr>
        <w:t xml:space="preserve">He, B. J., Snyder, A. Z., Vincent, J. L., Epstein, A., Shulman, G. L., &amp; Corbetta,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r w:rsidR="002E61BF">
        <w:fldChar w:fldCharType="begin"/>
      </w:r>
      <w:r w:rsidR="002E61BF" w:rsidRPr="00427966">
        <w:rPr>
          <w:lang w:val="de-DE"/>
          <w:rPrChange w:id="330" w:author="Sperber" w:date="2022-10-25T17:28:00Z">
            <w:rPr/>
          </w:rPrChange>
        </w:rPr>
        <w:instrText xml:space="preserve"> HYPERLINK "https://doi.org/10.1016/j.neuron.2007.02.013" </w:instrText>
      </w:r>
      <w:r w:rsidR="002E61BF">
        <w:fldChar w:fldCharType="separate"/>
      </w:r>
      <w:r w:rsidRPr="002B686C">
        <w:rPr>
          <w:rStyle w:val="Hyperlink"/>
          <w:rFonts w:ascii="Ebrima" w:hAnsi="Ebrima" w:cs="Arial"/>
          <w:sz w:val="22"/>
          <w:szCs w:val="22"/>
          <w:lang w:val="de-DE"/>
        </w:rPr>
        <w:t>https://doi.org/10.1016/j.neuron.2007.02.013</w:t>
      </w:r>
      <w:r w:rsidR="002E61BF">
        <w:rPr>
          <w:rStyle w:val="Hyperlink"/>
          <w:rFonts w:ascii="Ebrima" w:hAnsi="Ebrima" w:cs="Arial"/>
          <w:sz w:val="22"/>
          <w:szCs w:val="22"/>
          <w:lang w:val="de-DE"/>
        </w:rPr>
        <w:fldChar w:fldCharType="end"/>
      </w:r>
      <w:r>
        <w:rPr>
          <w:rFonts w:ascii="Ebrima" w:hAnsi="Ebrima" w:cs="Arial"/>
          <w:sz w:val="22"/>
          <w:szCs w:val="22"/>
          <w:lang w:val="de-DE"/>
        </w:rPr>
        <w:t xml:space="preserve">  </w:t>
      </w:r>
    </w:p>
    <w:p w14:paraId="52058C8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31" w:name="heilmanvalenstein1979"/>
      <w:bookmarkEnd w:id="329"/>
      <w:r w:rsidRPr="00275F68">
        <w:rPr>
          <w:rFonts w:ascii="Ebrima" w:hAnsi="Ebrima" w:cs="Arial"/>
          <w:sz w:val="22"/>
          <w:szCs w:val="22"/>
          <w:lang w:val="de-DE"/>
        </w:rPr>
        <w:t xml:space="preserve">Heilman, K. M., &amp; Valenstein, E. (1979). </w:t>
      </w:r>
      <w:r w:rsidRPr="00250B3C">
        <w:rPr>
          <w:rFonts w:ascii="Ebrima" w:hAnsi="Ebrima" w:cs="Arial"/>
          <w:sz w:val="22"/>
          <w:szCs w:val="22"/>
          <w:lang w:val="en-US"/>
        </w:rPr>
        <w:t xml:space="preserve">Mechanisms underlying hemispatial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hyperlink r:id="rId83" w:history="1">
        <w:r w:rsidRPr="003E0700">
          <w:rPr>
            <w:rStyle w:val="Hyperlink"/>
            <w:rFonts w:ascii="Ebrima" w:hAnsi="Ebrima" w:cs="Arial"/>
            <w:sz w:val="22"/>
            <w:szCs w:val="22"/>
            <w:lang w:val="de-DE"/>
          </w:rPr>
          <w:t>https://doi.org/10.1002/ana.410050210</w:t>
        </w:r>
      </w:hyperlink>
      <w:r w:rsidRPr="003E0700">
        <w:rPr>
          <w:rFonts w:ascii="Ebrima" w:hAnsi="Ebrima" w:cs="Arial"/>
          <w:sz w:val="22"/>
          <w:szCs w:val="22"/>
          <w:lang w:val="de-DE"/>
        </w:rPr>
        <w:t xml:space="preserve">  </w:t>
      </w:r>
      <w:bookmarkEnd w:id="331"/>
    </w:p>
    <w:p w14:paraId="39EC2B99" w14:textId="77777777" w:rsidR="004B140A" w:rsidRPr="003F5BA1"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2" w:name="heller2022"/>
      <w:r w:rsidRPr="003F5BA1">
        <w:rPr>
          <w:rFonts w:ascii="Ebrima" w:hAnsi="Ebrima" w:cs="Arial"/>
          <w:sz w:val="22"/>
          <w:szCs w:val="22"/>
          <w:lang w:val="de-DE"/>
        </w:rPr>
        <w:t xml:space="preserve">Heller, C., Kimmig, A. C. S., Kubicki, M. R., Derntl, B. &amp; Kikinis, Z. (2022). </w:t>
      </w:r>
      <w:r w:rsidRPr="003F5BA1">
        <w:rPr>
          <w:rFonts w:ascii="Ebrima" w:hAnsi="Ebrima" w:cs="Arial"/>
          <w:sz w:val="22"/>
          <w:szCs w:val="22"/>
          <w:lang w:val="en-US"/>
        </w:rPr>
        <w:t xml:space="preserve">Imaging the human brain on oral contraceptives: A review of structural imaging methods and implications for future research goals. </w:t>
      </w:r>
      <w:r w:rsidRPr="003F5BA1">
        <w:rPr>
          <w:rFonts w:ascii="Ebrima" w:hAnsi="Ebrima" w:cs="Arial"/>
          <w:i/>
          <w:sz w:val="22"/>
          <w:szCs w:val="22"/>
          <w:lang w:val="en-US"/>
        </w:rPr>
        <w:t>Frontiers in Neuroendocrinology, 67</w:t>
      </w:r>
      <w:r w:rsidRPr="003F5BA1">
        <w:rPr>
          <w:rFonts w:ascii="Ebrima" w:hAnsi="Ebrima" w:cs="Arial"/>
          <w:sz w:val="22"/>
          <w:szCs w:val="22"/>
          <w:lang w:val="en-US"/>
        </w:rPr>
        <w:t xml:space="preserve">, 101031. </w:t>
      </w:r>
      <w:hyperlink r:id="rId84" w:history="1">
        <w:r w:rsidRPr="007B3E76">
          <w:rPr>
            <w:rStyle w:val="Hyperlink"/>
            <w:rFonts w:ascii="Ebrima" w:hAnsi="Ebrima" w:cs="Arial"/>
            <w:sz w:val="22"/>
            <w:szCs w:val="22"/>
            <w:lang w:val="en-US"/>
          </w:rPr>
          <w:t>https://doi.org/10.1016/j.yfrne.2022.101031</w:t>
        </w:r>
      </w:hyperlink>
      <w:r>
        <w:rPr>
          <w:rFonts w:ascii="Ebrima" w:hAnsi="Ebrima" w:cs="Arial"/>
          <w:sz w:val="22"/>
          <w:szCs w:val="22"/>
          <w:lang w:val="en-US"/>
        </w:rPr>
        <w:t xml:space="preserve"> </w:t>
      </w:r>
    </w:p>
    <w:p w14:paraId="3451544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3" w:name="hillis2005"/>
      <w:bookmarkEnd w:id="332"/>
      <w:r w:rsidRPr="00250B3C">
        <w:rPr>
          <w:rFonts w:ascii="Ebrima" w:hAnsi="Ebrima" w:cs="Arial"/>
          <w:sz w:val="22"/>
          <w:szCs w:val="22"/>
          <w:lang w:val="en-US"/>
        </w:rPr>
        <w:t xml:space="preserve">Hillis, A. E. (2005). Anatomy of Spatial Attention: Insights from Perfusion Imaging and Hemispatial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hyperlink r:id="rId85" w:history="1">
        <w:r w:rsidRPr="002B686C">
          <w:rPr>
            <w:rStyle w:val="Hyperlink"/>
            <w:rFonts w:ascii="Ebrima" w:hAnsi="Ebrima" w:cs="Arial"/>
            <w:sz w:val="22"/>
            <w:szCs w:val="22"/>
            <w:lang w:val="en-US"/>
          </w:rPr>
          <w:t>https://doi.org/10.1523/jneurosci.4468-04.2005</w:t>
        </w:r>
      </w:hyperlink>
      <w:r>
        <w:rPr>
          <w:rFonts w:ascii="Ebrima" w:hAnsi="Ebrima" w:cs="Arial"/>
          <w:sz w:val="22"/>
          <w:szCs w:val="22"/>
          <w:lang w:val="en-US"/>
        </w:rPr>
        <w:t xml:space="preserve">  </w:t>
      </w:r>
    </w:p>
    <w:p w14:paraId="2F1B6E3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4" w:name="hirnstein2019"/>
      <w:bookmarkEnd w:id="333"/>
      <w:r w:rsidRPr="00A641ED">
        <w:rPr>
          <w:rFonts w:ascii="Ebrima" w:hAnsi="Ebrima" w:cs="Arial"/>
          <w:sz w:val="22"/>
          <w:szCs w:val="22"/>
          <w:lang w:val="en-US"/>
        </w:rPr>
        <w:t xml:space="preserve">Hirnstein, M., Hugdahl,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hyperlink r:id="rId86" w:history="1">
        <w:r w:rsidRPr="002B686C">
          <w:rPr>
            <w:rStyle w:val="Hyperlink"/>
            <w:rFonts w:ascii="Ebrima" w:hAnsi="Ebrima" w:cs="Arial"/>
            <w:sz w:val="22"/>
            <w:szCs w:val="22"/>
            <w:lang w:val="en-US"/>
          </w:rPr>
          <w:t>https://doi.org/10.1080/1357650x.2018.1497044</w:t>
        </w:r>
      </w:hyperlink>
      <w:r>
        <w:rPr>
          <w:rFonts w:ascii="Ebrima" w:hAnsi="Ebrima" w:cs="Arial"/>
          <w:sz w:val="22"/>
          <w:szCs w:val="22"/>
          <w:lang w:val="en-US"/>
        </w:rPr>
        <w:t xml:space="preserve">  </w:t>
      </w:r>
    </w:p>
    <w:p w14:paraId="4A5F9A2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5" w:name="hirnstein2013"/>
      <w:bookmarkEnd w:id="334"/>
      <w:r w:rsidRPr="00275F68">
        <w:rPr>
          <w:rFonts w:ascii="Ebrima" w:hAnsi="Ebrima" w:cs="Arial"/>
          <w:sz w:val="22"/>
          <w:szCs w:val="22"/>
          <w:lang w:val="de-DE"/>
        </w:rPr>
        <w:t xml:space="preserve">Hirnstein, M., Westerhausen, R., Korsnes, M. S., &amp; Hugdahl,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hyperlink r:id="rId87" w:history="1">
        <w:r w:rsidRPr="002B686C">
          <w:rPr>
            <w:rStyle w:val="Hyperlink"/>
            <w:rFonts w:ascii="Ebrima" w:hAnsi="Ebrima" w:cs="Arial"/>
            <w:sz w:val="22"/>
            <w:szCs w:val="22"/>
            <w:lang w:val="en-US"/>
          </w:rPr>
          <w:t>https://doi.org/10.1016/j.cortex.2012.08.002</w:t>
        </w:r>
      </w:hyperlink>
      <w:bookmarkEnd w:id="335"/>
      <w:r>
        <w:rPr>
          <w:rFonts w:ascii="Ebrima" w:hAnsi="Ebrima" w:cs="Arial"/>
          <w:sz w:val="22"/>
          <w:szCs w:val="22"/>
          <w:lang w:val="en-US"/>
        </w:rPr>
        <w:t xml:space="preserve">   </w:t>
      </w:r>
    </w:p>
    <w:p w14:paraId="50A8CAA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6" w:name="hiscock1999"/>
      <w:r w:rsidRPr="00250B3C">
        <w:rPr>
          <w:rFonts w:ascii="Ebrima" w:hAnsi="Ebrima" w:cs="Arial"/>
          <w:sz w:val="22"/>
          <w:szCs w:val="22"/>
          <w:lang w:val="en-US"/>
        </w:rPr>
        <w:t xml:space="preserve">Hiscock, M., Inch, R., Hawryluk, J., Lyon, P. J., &amp; Perachio,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hyperlink r:id="rId88" w:history="1">
        <w:r w:rsidRPr="002B686C">
          <w:rPr>
            <w:rStyle w:val="Hyperlink"/>
            <w:rFonts w:ascii="Ebrima" w:hAnsi="Ebrima" w:cs="Arial"/>
            <w:sz w:val="22"/>
            <w:szCs w:val="22"/>
            <w:lang w:val="en-US"/>
          </w:rPr>
          <w:t>https://doi.org/10.1076/jcen.21.1.17.944</w:t>
        </w:r>
      </w:hyperlink>
      <w:r>
        <w:rPr>
          <w:rFonts w:ascii="Ebrima" w:hAnsi="Ebrima" w:cs="Arial"/>
          <w:sz w:val="22"/>
          <w:szCs w:val="22"/>
          <w:lang w:val="en-US"/>
        </w:rPr>
        <w:t xml:space="preserve">  </w:t>
      </w:r>
    </w:p>
    <w:p w14:paraId="7672C99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7" w:name="hiscock1995"/>
      <w:bookmarkEnd w:id="336"/>
      <w:r w:rsidRPr="00250B3C">
        <w:rPr>
          <w:rFonts w:ascii="Ebrima" w:hAnsi="Ebrima" w:cs="Arial"/>
          <w:sz w:val="22"/>
          <w:szCs w:val="22"/>
          <w:lang w:val="en-US"/>
        </w:rPr>
        <w:t xml:space="preserve">Hiscock, M., Israelian, M., Inch, R., Jacek, C., &amp; Hiscock-kalil,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hyperlink r:id="rId89" w:history="1">
        <w:r w:rsidRPr="002B686C">
          <w:rPr>
            <w:rStyle w:val="Hyperlink"/>
            <w:rFonts w:ascii="Ebrima" w:hAnsi="Ebrima" w:cs="Arial"/>
            <w:sz w:val="22"/>
            <w:szCs w:val="22"/>
            <w:lang w:val="en-US"/>
          </w:rPr>
          <w:t>https://doi.org/10.1080/01688639508405148</w:t>
        </w:r>
      </w:hyperlink>
      <w:r>
        <w:rPr>
          <w:rFonts w:ascii="Ebrima" w:hAnsi="Ebrima" w:cs="Arial"/>
          <w:sz w:val="22"/>
          <w:szCs w:val="22"/>
          <w:lang w:val="en-US"/>
        </w:rPr>
        <w:t xml:space="preserve">  </w:t>
      </w:r>
    </w:p>
    <w:p w14:paraId="2CABD7A2" w14:textId="0282C119"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8" w:name="hiscock2001"/>
      <w:bookmarkEnd w:id="337"/>
      <w:r w:rsidRPr="00250B3C">
        <w:rPr>
          <w:rFonts w:ascii="Ebrima" w:hAnsi="Ebrima" w:cs="Arial"/>
          <w:sz w:val="22"/>
          <w:szCs w:val="22"/>
          <w:lang w:val="en-US"/>
        </w:rPr>
        <w:t xml:space="preserve">Hiscock, M., Perachio, N., &amp; Inch, R. (2001). Is There a Sex Difference in Human Laterality? IV. An Exhaustive Survey of Dual-Task Interference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90" w:history="1">
        <w:r w:rsidRPr="00357E24">
          <w:rPr>
            <w:rStyle w:val="Hyperlink"/>
            <w:rFonts w:ascii="Ebrima" w:hAnsi="Ebrima" w:cs="Arial"/>
            <w:sz w:val="22"/>
            <w:szCs w:val="22"/>
            <w:lang w:val="en-US"/>
          </w:rPr>
          <w:t>https://doi.org/10.1076/jcen.23.2.137.1206</w:t>
        </w:r>
      </w:hyperlink>
      <w:r>
        <w:rPr>
          <w:rFonts w:ascii="Ebrima" w:hAnsi="Ebrima" w:cs="Arial"/>
          <w:sz w:val="22"/>
          <w:szCs w:val="22"/>
          <w:lang w:val="en-US"/>
        </w:rPr>
        <w:t xml:space="preserve"> </w:t>
      </w:r>
    </w:p>
    <w:p w14:paraId="6D36982C" w14:textId="536E8613" w:rsidR="006B1907" w:rsidRDefault="006B1907"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9" w:name="hoekzema2016"/>
      <w:r w:rsidRPr="006B1907">
        <w:rPr>
          <w:rFonts w:ascii="Ebrima" w:hAnsi="Ebrima" w:cs="Arial"/>
          <w:sz w:val="22"/>
          <w:szCs w:val="22"/>
          <w:lang w:val="en-US"/>
        </w:rPr>
        <w:lastRenderedPageBreak/>
        <w:t xml:space="preserve">Hoekzema, E., Barba-Müller, E., Pozzobon, C., Picado, M., Lucco, F., García-García, D., . . . Vilarroya, O. (2016). Pregnancy leads to long-lasting changes in human brain structure. </w:t>
      </w:r>
      <w:r w:rsidRPr="006B1907">
        <w:rPr>
          <w:rFonts w:ascii="Ebrima" w:hAnsi="Ebrima" w:cs="Arial"/>
          <w:i/>
          <w:iCs/>
          <w:sz w:val="22"/>
          <w:szCs w:val="22"/>
          <w:lang w:val="en-US"/>
        </w:rPr>
        <w:t>Nature Neuroscience, 20</w:t>
      </w:r>
      <w:r w:rsidRPr="006B1907">
        <w:rPr>
          <w:rFonts w:ascii="Ebrima" w:hAnsi="Ebrima" w:cs="Arial"/>
          <w:sz w:val="22"/>
          <w:szCs w:val="22"/>
          <w:lang w:val="en-US"/>
        </w:rPr>
        <w:t xml:space="preserve">(2), 287–296. </w:t>
      </w:r>
      <w:hyperlink r:id="rId91" w:history="1">
        <w:r w:rsidRPr="009F2944">
          <w:rPr>
            <w:rStyle w:val="Hyperlink"/>
            <w:rFonts w:ascii="Ebrima" w:hAnsi="Ebrima" w:cs="Arial"/>
            <w:sz w:val="22"/>
            <w:szCs w:val="22"/>
            <w:lang w:val="en-US"/>
          </w:rPr>
          <w:t>https://doi.org/10.1038/nn.4458</w:t>
        </w:r>
      </w:hyperlink>
      <w:bookmarkEnd w:id="339"/>
      <w:r>
        <w:rPr>
          <w:rFonts w:ascii="Ebrima" w:hAnsi="Ebrima" w:cs="Arial"/>
          <w:sz w:val="22"/>
          <w:szCs w:val="22"/>
          <w:lang w:val="en-US"/>
        </w:rPr>
        <w:t xml:space="preserve"> </w:t>
      </w:r>
    </w:p>
    <w:p w14:paraId="577C236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0" w:name="hughes2012"/>
      <w:r w:rsidRPr="00E4552D">
        <w:rPr>
          <w:rFonts w:ascii="Ebrima" w:hAnsi="Ebrima" w:cs="Arial"/>
          <w:sz w:val="22"/>
          <w:szCs w:val="22"/>
          <w:lang w:val="en-US"/>
        </w:rPr>
        <w:t xml:space="preserve">Hughes, E. J., Bond, J., Svrckova, P., Makropoulos, A., Ball, G., Sharp, D. J., . . . Counsell, S. J. (2012). Regional changes in thalamic shape and volume with increasing age. </w:t>
      </w:r>
      <w:r w:rsidRPr="00E4552D">
        <w:rPr>
          <w:rFonts w:ascii="Ebrima" w:hAnsi="Ebrima" w:cs="Arial"/>
          <w:i/>
          <w:iCs/>
          <w:sz w:val="22"/>
          <w:szCs w:val="22"/>
          <w:lang w:val="en-US"/>
        </w:rPr>
        <w:t>NeuroImage, 63</w:t>
      </w:r>
      <w:r w:rsidRPr="00E4552D">
        <w:rPr>
          <w:rFonts w:ascii="Ebrima" w:hAnsi="Ebrima" w:cs="Arial"/>
          <w:sz w:val="22"/>
          <w:szCs w:val="22"/>
          <w:lang w:val="en-US"/>
        </w:rPr>
        <w:t xml:space="preserve">(3), 1134–1142. </w:t>
      </w:r>
      <w:hyperlink r:id="rId92" w:history="1">
        <w:r w:rsidRPr="002B0B5E">
          <w:rPr>
            <w:rStyle w:val="Hyperlink"/>
            <w:rFonts w:ascii="Ebrima" w:hAnsi="Ebrima" w:cs="Arial"/>
            <w:sz w:val="22"/>
            <w:szCs w:val="22"/>
            <w:lang w:val="en-US"/>
          </w:rPr>
          <w:t>https://doi.org/10.1016/j.neuroimage.2012.07.043</w:t>
        </w:r>
      </w:hyperlink>
      <w:bookmarkEnd w:id="340"/>
      <w:r>
        <w:rPr>
          <w:rFonts w:ascii="Ebrima" w:hAnsi="Ebrima" w:cs="Arial"/>
          <w:sz w:val="22"/>
          <w:szCs w:val="22"/>
          <w:lang w:val="en-US"/>
        </w:rPr>
        <w:t xml:space="preserve"> </w:t>
      </w:r>
    </w:p>
    <w:p w14:paraId="506770E0" w14:textId="77777777" w:rsidR="004B140A" w:rsidRPr="00427966"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Change w:id="341" w:author="Sperber" w:date="2022-10-25T17:28:00Z">
            <w:rPr>
              <w:rFonts w:ascii="Ebrima" w:hAnsi="Ebrima" w:cs="Arial"/>
              <w:sz w:val="22"/>
              <w:szCs w:val="22"/>
              <w:lang w:val="de-DE"/>
            </w:rPr>
          </w:rPrChange>
        </w:rPr>
      </w:pPr>
      <w:bookmarkStart w:id="342" w:name="hyde2005"/>
      <w:bookmarkEnd w:id="338"/>
      <w:r w:rsidRPr="00250B3C">
        <w:rPr>
          <w:rFonts w:ascii="Ebrima" w:hAnsi="Ebrima" w:cs="Arial"/>
          <w:sz w:val="22"/>
          <w:szCs w:val="22"/>
          <w:lang w:val="en-US"/>
        </w:rPr>
        <w:t xml:space="preserve">Hyde, J. S. (2005). The gender similarities hypothesis. </w:t>
      </w:r>
      <w:r w:rsidRPr="003E0700">
        <w:rPr>
          <w:rFonts w:ascii="Ebrima" w:hAnsi="Ebrima" w:cs="Arial"/>
          <w:i/>
          <w:iCs/>
          <w:sz w:val="22"/>
          <w:szCs w:val="22"/>
          <w:lang w:val="de-DE"/>
        </w:rPr>
        <w:t>American Psychologist</w:t>
      </w:r>
      <w:r w:rsidRPr="003E0700">
        <w:rPr>
          <w:rFonts w:ascii="Ebrima" w:hAnsi="Ebrima" w:cs="Arial"/>
          <w:sz w:val="22"/>
          <w:szCs w:val="22"/>
          <w:lang w:val="de-DE"/>
        </w:rPr>
        <w:t xml:space="preserve">, </w:t>
      </w:r>
      <w:r w:rsidRPr="003E0700">
        <w:rPr>
          <w:rFonts w:ascii="Ebrima" w:hAnsi="Ebrima" w:cs="Arial"/>
          <w:i/>
          <w:iCs/>
          <w:sz w:val="22"/>
          <w:szCs w:val="22"/>
          <w:lang w:val="de-DE"/>
        </w:rPr>
        <w:t>60</w:t>
      </w:r>
      <w:r w:rsidRPr="003E0700">
        <w:rPr>
          <w:rFonts w:ascii="Ebrima" w:hAnsi="Ebrima" w:cs="Arial"/>
          <w:sz w:val="22"/>
          <w:szCs w:val="22"/>
          <w:lang w:val="de-DE"/>
        </w:rPr>
        <w:t xml:space="preserve">(6), 581–592. </w:t>
      </w:r>
      <w:r w:rsidR="000C5924">
        <w:fldChar w:fldCharType="begin"/>
      </w:r>
      <w:r w:rsidR="000C5924" w:rsidRPr="000C5924">
        <w:rPr>
          <w:lang w:val="de-DE"/>
          <w:rPrChange w:id="343" w:author="Sperber" w:date="2022-10-25T09:27:00Z">
            <w:rPr/>
          </w:rPrChange>
        </w:rPr>
        <w:instrText xml:space="preserve"> HYPERLINK "https://doi.org/10.1037/0003-066x.60.6.581" </w:instrText>
      </w:r>
      <w:r w:rsidR="000C5924">
        <w:fldChar w:fldCharType="separate"/>
      </w:r>
      <w:r w:rsidRPr="00427966">
        <w:rPr>
          <w:rStyle w:val="Hyperlink"/>
          <w:rFonts w:ascii="Ebrima" w:hAnsi="Ebrima" w:cs="Arial"/>
          <w:sz w:val="22"/>
          <w:szCs w:val="22"/>
          <w:lang w:val="en-US"/>
          <w:rPrChange w:id="344" w:author="Sperber" w:date="2022-10-25T17:28:00Z">
            <w:rPr>
              <w:rStyle w:val="Hyperlink"/>
              <w:rFonts w:ascii="Ebrima" w:hAnsi="Ebrima" w:cs="Arial"/>
              <w:sz w:val="22"/>
              <w:szCs w:val="22"/>
              <w:lang w:val="de-DE"/>
            </w:rPr>
          </w:rPrChange>
        </w:rPr>
        <w:t>https://doi.org/10.1037/0003-066x.60.6.581</w:t>
      </w:r>
      <w:r w:rsidR="000C5924">
        <w:rPr>
          <w:rStyle w:val="Hyperlink"/>
          <w:rFonts w:ascii="Ebrima" w:hAnsi="Ebrima" w:cs="Arial"/>
          <w:sz w:val="22"/>
          <w:szCs w:val="22"/>
          <w:lang w:val="de-DE"/>
        </w:rPr>
        <w:fldChar w:fldCharType="end"/>
      </w:r>
      <w:r w:rsidRPr="00427966">
        <w:rPr>
          <w:rFonts w:ascii="Ebrima" w:hAnsi="Ebrima" w:cs="Arial"/>
          <w:sz w:val="22"/>
          <w:szCs w:val="22"/>
          <w:lang w:val="en-US"/>
          <w:rPrChange w:id="345" w:author="Sperber" w:date="2022-10-25T17:28:00Z">
            <w:rPr>
              <w:rFonts w:ascii="Ebrima" w:hAnsi="Ebrima" w:cs="Arial"/>
              <w:sz w:val="22"/>
              <w:szCs w:val="22"/>
              <w:lang w:val="de-DE"/>
            </w:rPr>
          </w:rPrChange>
        </w:rPr>
        <w:t xml:space="preserve">  </w:t>
      </w:r>
    </w:p>
    <w:p w14:paraId="2B62134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6" w:name="hyde2014"/>
      <w:bookmarkEnd w:id="342"/>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hyperlink r:id="rId93" w:history="1">
        <w:r w:rsidRPr="002B686C">
          <w:rPr>
            <w:rStyle w:val="Hyperlink"/>
            <w:rFonts w:ascii="Ebrima" w:hAnsi="Ebrima" w:cs="Arial"/>
            <w:sz w:val="22"/>
            <w:szCs w:val="22"/>
            <w:lang w:val="en-US"/>
          </w:rPr>
          <w:t>https://doi.org/10.1146/annurev-psych-010213-115057</w:t>
        </w:r>
      </w:hyperlink>
      <w:r>
        <w:rPr>
          <w:rFonts w:ascii="Ebrima" w:hAnsi="Ebrima" w:cs="Arial"/>
          <w:sz w:val="22"/>
          <w:szCs w:val="22"/>
          <w:lang w:val="en-US"/>
        </w:rPr>
        <w:t xml:space="preserve">  </w:t>
      </w:r>
    </w:p>
    <w:p w14:paraId="6C8A2C5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7" w:name="hyde2016"/>
      <w:bookmarkEnd w:id="346"/>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hyperlink r:id="rId94" w:history="1">
        <w:r w:rsidRPr="002B686C">
          <w:rPr>
            <w:rStyle w:val="Hyperlink"/>
            <w:rFonts w:ascii="Ebrima" w:hAnsi="Ebrima" w:cs="Arial"/>
            <w:sz w:val="22"/>
            <w:szCs w:val="22"/>
            <w:lang w:val="en-US"/>
          </w:rPr>
          <w:t>https://doi.org/10.1016/j.conb.2016.02.007</w:t>
        </w:r>
      </w:hyperlink>
      <w:r>
        <w:rPr>
          <w:rFonts w:ascii="Ebrima" w:hAnsi="Ebrima" w:cs="Arial"/>
          <w:sz w:val="22"/>
          <w:szCs w:val="22"/>
          <w:lang w:val="en-US"/>
        </w:rPr>
        <w:t xml:space="preserve">  </w:t>
      </w:r>
    </w:p>
    <w:p w14:paraId="0BD4ADA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8" w:name="ingalhalikar2013"/>
      <w:bookmarkEnd w:id="347"/>
      <w:r w:rsidRPr="00250B3C">
        <w:rPr>
          <w:rFonts w:ascii="Ebrima" w:hAnsi="Ebrima" w:cs="Arial"/>
          <w:sz w:val="22"/>
          <w:szCs w:val="22"/>
          <w:lang w:val="en-US"/>
        </w:rPr>
        <w:t xml:space="preserve">Ingalhalikar, M., Smith, A., Parker, D., Satterthwaite, T. D., Elliott, M. A., Ruparel,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hyperlink r:id="rId95" w:history="1">
        <w:r w:rsidRPr="002B686C">
          <w:rPr>
            <w:rStyle w:val="Hyperlink"/>
            <w:rFonts w:ascii="Ebrima" w:hAnsi="Ebrima" w:cs="Arial"/>
            <w:sz w:val="22"/>
            <w:szCs w:val="22"/>
            <w:lang w:val="en-US"/>
          </w:rPr>
          <w:t>https://doi.org/10.1073/pnas.1316909110</w:t>
        </w:r>
      </w:hyperlink>
      <w:r>
        <w:rPr>
          <w:rFonts w:ascii="Ebrima" w:hAnsi="Ebrima" w:cs="Arial"/>
          <w:sz w:val="22"/>
          <w:szCs w:val="22"/>
          <w:lang w:val="en-US"/>
        </w:rPr>
        <w:t xml:space="preserve">  </w:t>
      </w:r>
    </w:p>
    <w:p w14:paraId="7916864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9" w:name="jehkonen2000"/>
      <w:bookmarkEnd w:id="348"/>
      <w:r w:rsidRPr="00250B3C">
        <w:rPr>
          <w:rFonts w:ascii="Ebrima" w:hAnsi="Ebrima" w:cs="Arial"/>
          <w:sz w:val="22"/>
          <w:szCs w:val="22"/>
          <w:lang w:val="en-US"/>
        </w:rPr>
        <w:t xml:space="preserve">Jehkonen, M., Ahonen, J. P., Dastidar, P., Koivisto, A. M., Laippala, P., Vilkki, J., &amp; Molnár, G. (2000). Visual neglect as a predictor of functional outcome one year after stroke. </w:t>
      </w:r>
      <w:r w:rsidRPr="00250B3C">
        <w:rPr>
          <w:rFonts w:ascii="Ebrima" w:hAnsi="Ebrima" w:cs="Arial"/>
          <w:i/>
          <w:iCs/>
          <w:sz w:val="22"/>
          <w:szCs w:val="22"/>
          <w:lang w:val="en-US"/>
        </w:rPr>
        <w:t>Acta Neurologica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hyperlink r:id="rId96" w:history="1">
        <w:r w:rsidRPr="002B686C">
          <w:rPr>
            <w:rStyle w:val="Hyperlink"/>
            <w:rFonts w:ascii="Ebrima" w:hAnsi="Ebrima" w:cs="Arial"/>
            <w:sz w:val="22"/>
            <w:szCs w:val="22"/>
            <w:lang w:val="en-US"/>
          </w:rPr>
          <w:t>https://doi.org/10.1034/j.1600-0404.2000.101003195.x</w:t>
        </w:r>
      </w:hyperlink>
      <w:r>
        <w:rPr>
          <w:rFonts w:ascii="Ebrima" w:hAnsi="Ebrima" w:cs="Arial"/>
          <w:sz w:val="22"/>
          <w:szCs w:val="22"/>
          <w:lang w:val="en-US"/>
        </w:rPr>
        <w:t xml:space="preserve">  </w:t>
      </w:r>
    </w:p>
    <w:p w14:paraId="70295A5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0" w:name="jehkonen2007"/>
      <w:bookmarkEnd w:id="349"/>
      <w:r w:rsidRPr="00250B3C">
        <w:rPr>
          <w:rFonts w:ascii="Ebrima" w:hAnsi="Ebrima" w:cs="Arial"/>
          <w:sz w:val="22"/>
          <w:szCs w:val="22"/>
          <w:lang w:val="en-US"/>
        </w:rPr>
        <w:t xml:space="preserve">Jehkonen, M., Laihosalo, M., Koivisto, A. M., Dastidar, P., &amp; Ahonen,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hyperlink r:id="rId97" w:history="1">
        <w:r w:rsidRPr="002B686C">
          <w:rPr>
            <w:rStyle w:val="Hyperlink"/>
            <w:rFonts w:ascii="Ebrima" w:hAnsi="Ebrima" w:cs="Arial"/>
            <w:sz w:val="22"/>
            <w:szCs w:val="22"/>
            <w:lang w:val="en-US"/>
          </w:rPr>
          <w:t>https://doi.org/10.1159/000107941</w:t>
        </w:r>
      </w:hyperlink>
      <w:r>
        <w:rPr>
          <w:rFonts w:ascii="Ebrima" w:hAnsi="Ebrima" w:cs="Arial"/>
          <w:sz w:val="22"/>
          <w:szCs w:val="22"/>
          <w:lang w:val="en-US"/>
        </w:rPr>
        <w:t xml:space="preserve">  </w:t>
      </w:r>
    </w:p>
    <w:p w14:paraId="7D7C40E1"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51" w:name="jia2022"/>
      <w:bookmarkStart w:id="352" w:name="jordanyoungrumiati2012"/>
      <w:r w:rsidRPr="002E61BF">
        <w:rPr>
          <w:rFonts w:ascii="Ebrima" w:hAnsi="Ebrima" w:cs="Arial"/>
          <w:sz w:val="22"/>
          <w:szCs w:val="22"/>
          <w:lang w:val="de-DE"/>
        </w:rPr>
        <w:t xml:space="preserve">Jia, G., Liu, G. &amp; Niu, H. (2022). </w:t>
      </w:r>
      <w:r w:rsidRPr="005F6022">
        <w:rPr>
          <w:rFonts w:ascii="Ebrima" w:hAnsi="Ebrima" w:cs="Arial"/>
          <w:sz w:val="22"/>
          <w:szCs w:val="22"/>
          <w:lang w:val="en-US"/>
        </w:rPr>
        <w:t xml:space="preserve">Hemispheric Lateralization of Visuospatial Attention Is Independent of Language Production on Right-Handers: Evidence From Functional Near-Infrared Spectroscopy. </w:t>
      </w:r>
      <w:r w:rsidRPr="007E6C19">
        <w:rPr>
          <w:rFonts w:ascii="Ebrima" w:hAnsi="Ebrima" w:cs="Arial"/>
          <w:i/>
          <w:sz w:val="22"/>
          <w:szCs w:val="22"/>
          <w:lang w:val="de-DE"/>
        </w:rPr>
        <w:t>Frontiers in Neurology, 12</w:t>
      </w:r>
      <w:r w:rsidRPr="007E6C19">
        <w:rPr>
          <w:rFonts w:ascii="Ebrima" w:hAnsi="Ebrima" w:cs="Arial"/>
          <w:sz w:val="22"/>
          <w:szCs w:val="22"/>
          <w:lang w:val="de-DE"/>
        </w:rPr>
        <w:t xml:space="preserve">. </w:t>
      </w:r>
      <w:r w:rsidR="00934E1E">
        <w:fldChar w:fldCharType="begin"/>
      </w:r>
      <w:r w:rsidR="00934E1E" w:rsidRPr="00934E1E">
        <w:rPr>
          <w:lang w:val="de-DE"/>
          <w:rPrChange w:id="353" w:author="Smaczny, Stefan" w:date="2022-10-24T14:40:00Z">
            <w:rPr/>
          </w:rPrChange>
        </w:rPr>
        <w:instrText xml:space="preserve"> HYPERLINK "https://doi.org/10.3389/fneur.2021.784821" </w:instrText>
      </w:r>
      <w:r w:rsidR="00934E1E">
        <w:fldChar w:fldCharType="separate"/>
      </w:r>
      <w:r w:rsidRPr="007E6C19">
        <w:rPr>
          <w:rStyle w:val="Hyperlink"/>
          <w:rFonts w:ascii="Ebrima" w:hAnsi="Ebrima" w:cs="Arial"/>
          <w:sz w:val="22"/>
          <w:szCs w:val="22"/>
          <w:lang w:val="de-DE"/>
        </w:rPr>
        <w:t>https://doi.org/10.3389/fneur.2021.784821</w:t>
      </w:r>
      <w:r w:rsidR="00934E1E">
        <w:rPr>
          <w:rStyle w:val="Hyperlink"/>
          <w:rFonts w:ascii="Ebrima" w:hAnsi="Ebrima" w:cs="Arial"/>
          <w:sz w:val="22"/>
          <w:szCs w:val="22"/>
          <w:lang w:val="de-DE"/>
        </w:rPr>
        <w:fldChar w:fldCharType="end"/>
      </w:r>
      <w:r w:rsidRPr="007E6C19">
        <w:rPr>
          <w:rFonts w:ascii="Ebrima" w:hAnsi="Ebrima" w:cs="Arial"/>
          <w:sz w:val="22"/>
          <w:szCs w:val="22"/>
          <w:lang w:val="de-DE"/>
        </w:rPr>
        <w:t xml:space="preserve"> </w:t>
      </w:r>
    </w:p>
    <w:p w14:paraId="22D1E044"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4" w:name="joel2015"/>
      <w:r w:rsidRPr="00056E32">
        <w:rPr>
          <w:rFonts w:ascii="Ebrima" w:hAnsi="Ebrima" w:cs="Arial"/>
          <w:sz w:val="22"/>
          <w:szCs w:val="22"/>
          <w:lang w:val="de-DE"/>
        </w:rPr>
        <w:t xml:space="preserve">Joel, D., Berman, Z., Tavor, I., Wexler, N., Gaber, O., Stein, Y., . . . </w:t>
      </w:r>
      <w:r w:rsidRPr="00056E32">
        <w:rPr>
          <w:rFonts w:ascii="Ebrima" w:hAnsi="Ebrima" w:cs="Arial"/>
          <w:sz w:val="22"/>
          <w:szCs w:val="22"/>
          <w:lang w:val="en-US"/>
        </w:rPr>
        <w:t xml:space="preserve">Assaf, Y. (2015). Sex beyond the genitalia: The human brain mosaic. </w:t>
      </w:r>
      <w:r w:rsidRPr="00056E32">
        <w:rPr>
          <w:rFonts w:ascii="Ebrima" w:hAnsi="Ebrima" w:cs="Arial"/>
          <w:i/>
          <w:iCs/>
          <w:sz w:val="22"/>
          <w:szCs w:val="22"/>
          <w:lang w:val="en-US"/>
        </w:rPr>
        <w:t>Proceedings of the National Academy of Sciences, 112</w:t>
      </w:r>
      <w:r w:rsidRPr="00056E32">
        <w:rPr>
          <w:rFonts w:ascii="Ebrima" w:hAnsi="Ebrima" w:cs="Arial"/>
          <w:sz w:val="22"/>
          <w:szCs w:val="22"/>
          <w:lang w:val="en-US"/>
        </w:rPr>
        <w:t xml:space="preserve">(50), 15468–15473. </w:t>
      </w:r>
      <w:hyperlink r:id="rId98" w:history="1">
        <w:r w:rsidRPr="002B0B5E">
          <w:rPr>
            <w:rStyle w:val="Hyperlink"/>
            <w:rFonts w:ascii="Ebrima" w:hAnsi="Ebrima" w:cs="Arial"/>
            <w:sz w:val="22"/>
            <w:szCs w:val="22"/>
            <w:lang w:val="en-US"/>
          </w:rPr>
          <w:t>https://doi.org/10.1073/pnas.1509654112</w:t>
        </w:r>
      </w:hyperlink>
      <w:r>
        <w:rPr>
          <w:rFonts w:ascii="Ebrima" w:hAnsi="Ebrima" w:cs="Arial"/>
          <w:sz w:val="22"/>
          <w:szCs w:val="22"/>
          <w:lang w:val="en-US"/>
        </w:rPr>
        <w:t xml:space="preserve"> </w:t>
      </w:r>
      <w:bookmarkEnd w:id="351"/>
      <w:bookmarkEnd w:id="354"/>
    </w:p>
    <w:p w14:paraId="6895532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5" w:name="johnston2008"/>
      <w:r w:rsidRPr="004B140A">
        <w:rPr>
          <w:rFonts w:ascii="Ebrima" w:hAnsi="Ebrima" w:cs="Arial"/>
          <w:sz w:val="22"/>
          <w:szCs w:val="22"/>
          <w:lang w:val="en-US"/>
        </w:rPr>
        <w:t xml:space="preserve">Johnston, J. M., Vaishnavi, S. N., Smyth, M. D., Zhang, D., He, B. J., Zempel, J. M., . . . Raichle, M. E. (2008). Loss of Resting Interhemispheric Functional Connectivity after Complete Section of the Corpus Callosum. </w:t>
      </w:r>
      <w:r w:rsidRPr="004B140A">
        <w:rPr>
          <w:rFonts w:ascii="Ebrima" w:hAnsi="Ebrima" w:cs="Arial"/>
          <w:i/>
          <w:sz w:val="22"/>
          <w:szCs w:val="22"/>
          <w:lang w:val="en-US"/>
        </w:rPr>
        <w:t>Journal of Neuroscience, 28</w:t>
      </w:r>
      <w:r w:rsidRPr="004B140A">
        <w:rPr>
          <w:rFonts w:ascii="Ebrima" w:hAnsi="Ebrima" w:cs="Arial"/>
          <w:sz w:val="22"/>
          <w:szCs w:val="22"/>
          <w:lang w:val="en-US"/>
        </w:rPr>
        <w:t xml:space="preserve">(25), 6453–6458. </w:t>
      </w:r>
      <w:hyperlink r:id="rId99" w:history="1">
        <w:r w:rsidRPr="00196C92">
          <w:rPr>
            <w:rStyle w:val="Hyperlink"/>
            <w:rFonts w:ascii="Ebrima" w:hAnsi="Ebrima" w:cs="Arial"/>
            <w:sz w:val="22"/>
            <w:szCs w:val="22"/>
            <w:lang w:val="en-US"/>
          </w:rPr>
          <w:t>https://doi.org/10.1523/jneurosci.0573-08.2008</w:t>
        </w:r>
      </w:hyperlink>
      <w:r>
        <w:rPr>
          <w:rFonts w:ascii="Ebrima" w:hAnsi="Ebrima" w:cs="Arial"/>
          <w:sz w:val="22"/>
          <w:szCs w:val="22"/>
          <w:lang w:val="en-US"/>
        </w:rPr>
        <w:t xml:space="preserve"> </w:t>
      </w:r>
    </w:p>
    <w:bookmarkEnd w:id="355"/>
    <w:p w14:paraId="43A4508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14CD8">
        <w:rPr>
          <w:rFonts w:ascii="Ebrima" w:hAnsi="Ebrima" w:cs="Arial"/>
          <w:sz w:val="22"/>
          <w:szCs w:val="22"/>
          <w:lang w:val="en-US"/>
        </w:rPr>
        <w:t>Jordan-Youn</w:t>
      </w:r>
      <w:r>
        <w:rPr>
          <w:rFonts w:ascii="Ebrima" w:hAnsi="Ebrima" w:cs="Arial"/>
          <w:sz w:val="22"/>
          <w:szCs w:val="22"/>
          <w:lang w:val="en-US"/>
        </w:rPr>
        <w:t>g, R. &amp; Rumiati, R. I.</w:t>
      </w:r>
      <w:r w:rsidRPr="00914CD8">
        <w:rPr>
          <w:rFonts w:ascii="Ebrima" w:hAnsi="Ebrima" w:cs="Arial"/>
          <w:sz w:val="22"/>
          <w:szCs w:val="22"/>
          <w:lang w:val="en-US"/>
        </w:rPr>
        <w:t xml:space="preserve"> (2012). Hardwired for Sexism? Approaches to Sex/Gender in Neuroscience. </w:t>
      </w:r>
      <w:r w:rsidRPr="00914CD8">
        <w:rPr>
          <w:rFonts w:ascii="Ebrima" w:hAnsi="Ebrima" w:cs="Arial"/>
          <w:i/>
          <w:sz w:val="22"/>
          <w:szCs w:val="22"/>
          <w:lang w:val="en-US"/>
        </w:rPr>
        <w:t>Neuroethics, 5</w:t>
      </w:r>
      <w:r w:rsidRPr="00914CD8">
        <w:rPr>
          <w:rFonts w:ascii="Ebrima" w:hAnsi="Ebrima" w:cs="Arial"/>
          <w:sz w:val="22"/>
          <w:szCs w:val="22"/>
          <w:lang w:val="en-US"/>
        </w:rPr>
        <w:t xml:space="preserve">(3), 305–315. </w:t>
      </w:r>
      <w:hyperlink r:id="rId100" w:history="1">
        <w:r w:rsidRPr="003F25A2">
          <w:rPr>
            <w:rStyle w:val="Hyperlink"/>
            <w:rFonts w:ascii="Ebrima" w:hAnsi="Ebrima" w:cs="Arial"/>
            <w:sz w:val="22"/>
            <w:szCs w:val="22"/>
            <w:lang w:val="en-US"/>
          </w:rPr>
          <w:t>https://doi.org/10.1007/s12152-011-9134-4</w:t>
        </w:r>
      </w:hyperlink>
      <w:r>
        <w:rPr>
          <w:rFonts w:ascii="Ebrima" w:hAnsi="Ebrima" w:cs="Arial"/>
          <w:sz w:val="22"/>
          <w:szCs w:val="22"/>
          <w:lang w:val="en-US"/>
        </w:rPr>
        <w:t xml:space="preserve"> </w:t>
      </w:r>
    </w:p>
    <w:p w14:paraId="11B1C520" w14:textId="77777777" w:rsidR="004B140A" w:rsidRPr="00EF6B08"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6" w:name="kanaan2012"/>
      <w:bookmarkEnd w:id="350"/>
      <w:bookmarkEnd w:id="352"/>
      <w:r w:rsidRPr="00250B3C">
        <w:rPr>
          <w:rFonts w:ascii="Ebrima" w:hAnsi="Ebrima" w:cs="Arial"/>
          <w:sz w:val="22"/>
          <w:szCs w:val="22"/>
          <w:lang w:val="en-US"/>
        </w:rPr>
        <w:lastRenderedPageBreak/>
        <w:t xml:space="preserve">Kanaan, R. A., Allin, M., Picchioni, M., Barker, G. J., Daly, E., Shergill, S. S., . . . McGuire, P. K. (2012). Gender Differences in White Matter Microstructure.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hyperlink r:id="rId101" w:history="1">
        <w:r w:rsidRPr="00EF6B08">
          <w:rPr>
            <w:rStyle w:val="Hyperlink"/>
            <w:rFonts w:ascii="Ebrima" w:hAnsi="Ebrima" w:cs="Arial"/>
            <w:sz w:val="22"/>
            <w:szCs w:val="22"/>
            <w:lang w:val="en-US"/>
          </w:rPr>
          <w:t>https://doi.org/10.1371/journal.pone.0038272</w:t>
        </w:r>
      </w:hyperlink>
      <w:r w:rsidRPr="00EF6B08">
        <w:rPr>
          <w:rFonts w:ascii="Ebrima" w:hAnsi="Ebrima" w:cs="Arial"/>
          <w:sz w:val="22"/>
          <w:szCs w:val="22"/>
          <w:lang w:val="en-US"/>
        </w:rPr>
        <w:t xml:space="preserve"> </w:t>
      </w:r>
    </w:p>
    <w:p w14:paraId="6BE4290D" w14:textId="77777777" w:rsidR="004B140A" w:rsidRPr="00427966"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Change w:id="357" w:author="Sperber" w:date="2022-10-25T17:28:00Z">
            <w:rPr>
              <w:rFonts w:ascii="Ebrima" w:hAnsi="Ebrima" w:cs="Arial"/>
              <w:sz w:val="22"/>
              <w:szCs w:val="22"/>
              <w:lang w:val="de-DE"/>
            </w:rPr>
          </w:rPrChange>
        </w:rPr>
      </w:pPr>
      <w:bookmarkStart w:id="358" w:name="karnath2012"/>
      <w:bookmarkEnd w:id="356"/>
      <w:r w:rsidRPr="00275F68">
        <w:rPr>
          <w:rFonts w:ascii="Ebrima" w:hAnsi="Ebrima" w:cs="Arial"/>
          <w:sz w:val="22"/>
          <w:szCs w:val="22"/>
          <w:lang w:val="de-DE"/>
        </w:rPr>
        <w:t>Karnath, H.</w:t>
      </w:r>
      <w:r>
        <w:rPr>
          <w:rFonts w:ascii="Ebrima" w:hAnsi="Ebrima" w:cs="Arial"/>
          <w:sz w:val="22"/>
          <w:szCs w:val="22"/>
          <w:lang w:val="de-DE"/>
        </w:rPr>
        <w:t xml:space="preserve"> </w:t>
      </w:r>
      <w:r w:rsidRPr="00275F68">
        <w:rPr>
          <w:rFonts w:ascii="Ebrima" w:hAnsi="Ebrima" w:cs="Arial"/>
          <w:sz w:val="22"/>
          <w:szCs w:val="22"/>
          <w:lang w:val="de-DE"/>
        </w:rPr>
        <w:t>O. (2012). Neglect. In Kognitive Neurowissenschaften (3rd ed., pp. 279–292). H.</w:t>
      </w:r>
      <w:r>
        <w:rPr>
          <w:rFonts w:ascii="Ebrima" w:hAnsi="Ebrima" w:cs="Arial"/>
          <w:sz w:val="22"/>
          <w:szCs w:val="22"/>
          <w:lang w:val="de-DE"/>
        </w:rPr>
        <w:t xml:space="preserve"> </w:t>
      </w:r>
      <w:r w:rsidRPr="00275F68">
        <w:rPr>
          <w:rFonts w:ascii="Ebrima" w:hAnsi="Ebrima" w:cs="Arial"/>
          <w:sz w:val="22"/>
          <w:szCs w:val="22"/>
          <w:lang w:val="de-DE"/>
        </w:rPr>
        <w:t xml:space="preserve">O. Karnath &amp; P. Thier; </w:t>
      </w:r>
      <w:r w:rsidRPr="002B4A42">
        <w:rPr>
          <w:rFonts w:ascii="Ebrima" w:hAnsi="Ebrima" w:cs="Arial"/>
          <w:i/>
          <w:iCs/>
          <w:sz w:val="22"/>
          <w:szCs w:val="22"/>
          <w:lang w:val="de-DE"/>
        </w:rPr>
        <w:t>Springer</w:t>
      </w:r>
      <w:r w:rsidRPr="00275F68">
        <w:rPr>
          <w:rFonts w:ascii="Ebrima" w:hAnsi="Ebrima" w:cs="Arial"/>
          <w:sz w:val="22"/>
          <w:szCs w:val="22"/>
          <w:lang w:val="de-DE"/>
        </w:rPr>
        <w:t xml:space="preserve">. </w:t>
      </w:r>
      <w:r w:rsidR="000C5924">
        <w:fldChar w:fldCharType="begin"/>
      </w:r>
      <w:r w:rsidR="000C5924" w:rsidRPr="000C5924">
        <w:rPr>
          <w:lang w:val="de-DE"/>
          <w:rPrChange w:id="359" w:author="Sperber" w:date="2022-10-25T09:27:00Z">
            <w:rPr/>
          </w:rPrChange>
        </w:rPr>
        <w:instrText xml:space="preserve"> HYPERLINK "https://doi.org/10.1007/978-3-642-25527-4" </w:instrText>
      </w:r>
      <w:r w:rsidR="000C5924">
        <w:fldChar w:fldCharType="separate"/>
      </w:r>
      <w:r w:rsidRPr="00427966">
        <w:rPr>
          <w:rStyle w:val="Hyperlink"/>
          <w:rFonts w:ascii="Ebrima" w:hAnsi="Ebrima" w:cs="Arial"/>
          <w:sz w:val="22"/>
          <w:szCs w:val="22"/>
          <w:lang w:val="en-US"/>
          <w:rPrChange w:id="360" w:author="Sperber" w:date="2022-10-25T17:28:00Z">
            <w:rPr>
              <w:rStyle w:val="Hyperlink"/>
              <w:rFonts w:ascii="Ebrima" w:hAnsi="Ebrima" w:cs="Arial"/>
              <w:sz w:val="22"/>
              <w:szCs w:val="22"/>
              <w:lang w:val="de-DE"/>
            </w:rPr>
          </w:rPrChange>
        </w:rPr>
        <w:t>https://doi.org/10.1007/978-3-642-25527-4</w:t>
      </w:r>
      <w:r w:rsidR="000C5924">
        <w:rPr>
          <w:rStyle w:val="Hyperlink"/>
          <w:rFonts w:ascii="Ebrima" w:hAnsi="Ebrima" w:cs="Arial"/>
          <w:sz w:val="22"/>
          <w:szCs w:val="22"/>
          <w:lang w:val="de-DE"/>
        </w:rPr>
        <w:fldChar w:fldCharType="end"/>
      </w:r>
      <w:r w:rsidRPr="00427966">
        <w:rPr>
          <w:rFonts w:ascii="Ebrima" w:hAnsi="Ebrima" w:cs="Arial"/>
          <w:sz w:val="22"/>
          <w:szCs w:val="22"/>
          <w:lang w:val="en-US"/>
          <w:rPrChange w:id="361" w:author="Sperber" w:date="2022-10-25T17:28:00Z">
            <w:rPr>
              <w:rFonts w:ascii="Ebrima" w:hAnsi="Ebrima" w:cs="Arial"/>
              <w:sz w:val="22"/>
              <w:szCs w:val="22"/>
              <w:lang w:val="de-DE"/>
            </w:rPr>
          </w:rPrChange>
        </w:rPr>
        <w:t xml:space="preserve">    </w:t>
      </w:r>
    </w:p>
    <w:p w14:paraId="2B07BC0E"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62" w:name="karnath2015"/>
      <w:bookmarkEnd w:id="358"/>
      <w:r w:rsidRPr="00427966">
        <w:rPr>
          <w:rFonts w:ascii="Ebrima" w:hAnsi="Ebrima" w:cs="Arial"/>
          <w:sz w:val="22"/>
          <w:szCs w:val="22"/>
          <w:lang w:val="en-US"/>
          <w:rPrChange w:id="363" w:author="Sperber" w:date="2022-10-25T17:28:00Z">
            <w:rPr>
              <w:rFonts w:ascii="Ebrima" w:hAnsi="Ebrima" w:cs="Arial"/>
              <w:sz w:val="22"/>
              <w:szCs w:val="22"/>
              <w:lang w:val="de-DE"/>
            </w:rPr>
          </w:rPrChange>
        </w:rPr>
        <w:t xml:space="preserve">Karnath, H. O. (2015). </w:t>
      </w:r>
      <w:r w:rsidRPr="00250B3C">
        <w:rPr>
          <w:rFonts w:ascii="Ebrima" w:hAnsi="Ebrima" w:cs="Arial"/>
          <w:sz w:val="22"/>
          <w:szCs w:val="22"/>
          <w:lang w:val="en-US"/>
        </w:rPr>
        <w:t xml:space="preserve">Spatial attention systems in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r w:rsidR="002E61BF">
        <w:fldChar w:fldCharType="begin"/>
      </w:r>
      <w:r w:rsidR="002E61BF" w:rsidRPr="00427966">
        <w:rPr>
          <w:lang w:val="de-DE"/>
          <w:rPrChange w:id="364" w:author="Sperber" w:date="2022-10-25T17:28:00Z">
            <w:rPr/>
          </w:rPrChange>
        </w:rPr>
        <w:instrText xml:space="preserve"> HYPERLINK "https://doi.org/10.1016/j.neuropsychologia.2015.05.019" </w:instrText>
      </w:r>
      <w:r w:rsidR="002E61BF">
        <w:fldChar w:fldCharType="separate"/>
      </w:r>
      <w:r w:rsidRPr="002B686C">
        <w:rPr>
          <w:rStyle w:val="Hyperlink"/>
          <w:rFonts w:ascii="Ebrima" w:hAnsi="Ebrima" w:cs="Arial"/>
          <w:sz w:val="22"/>
          <w:szCs w:val="22"/>
          <w:lang w:val="de-DE"/>
        </w:rPr>
        <w:t>https://doi.org/10.1016/j.neuropsychologia.2015.05.019</w:t>
      </w:r>
      <w:r w:rsidR="002E61BF">
        <w:rPr>
          <w:rStyle w:val="Hyperlink"/>
          <w:rFonts w:ascii="Ebrima" w:hAnsi="Ebrima" w:cs="Arial"/>
          <w:sz w:val="22"/>
          <w:szCs w:val="22"/>
          <w:lang w:val="de-DE"/>
        </w:rPr>
        <w:fldChar w:fldCharType="end"/>
      </w:r>
      <w:r>
        <w:rPr>
          <w:rFonts w:ascii="Ebrima" w:hAnsi="Ebrima" w:cs="Arial"/>
          <w:sz w:val="22"/>
          <w:szCs w:val="22"/>
          <w:lang w:val="de-DE"/>
        </w:rPr>
        <w:t xml:space="preserve">  </w:t>
      </w:r>
    </w:p>
    <w:p w14:paraId="62C620F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65" w:name="karnathfetter1995"/>
      <w:bookmarkEnd w:id="362"/>
      <w:r w:rsidRPr="00427966">
        <w:rPr>
          <w:rFonts w:ascii="Ebrima" w:hAnsi="Ebrima" w:cs="Arial"/>
          <w:sz w:val="22"/>
          <w:szCs w:val="22"/>
          <w:lang w:val="de-DE"/>
        </w:rPr>
        <w:t xml:space="preserve">Karnath, H. O., &amp; Fetter, M. (1995). </w:t>
      </w:r>
      <w:r w:rsidRPr="00250B3C">
        <w:rPr>
          <w:rFonts w:ascii="Ebrima" w:hAnsi="Ebrima" w:cs="Arial"/>
          <w:sz w:val="22"/>
          <w:szCs w:val="22"/>
          <w:lang w:val="en-US"/>
        </w:rPr>
        <w:t xml:space="preserve">Ocular space exploration in the dark and its relation to subjective and objective body orientation in neglect patients with parietal lesions.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hyperlink r:id="rId102" w:history="1">
        <w:r w:rsidRPr="002B686C">
          <w:rPr>
            <w:rStyle w:val="Hyperlink"/>
            <w:rFonts w:ascii="Ebrima" w:hAnsi="Ebrima" w:cs="Arial"/>
            <w:sz w:val="22"/>
            <w:szCs w:val="22"/>
            <w:lang w:val="en-US"/>
          </w:rPr>
          <w:t>https://doi.org/10.1016/0028-3932(94)00115-6</w:t>
        </w:r>
      </w:hyperlink>
      <w:r>
        <w:rPr>
          <w:rFonts w:ascii="Ebrima" w:hAnsi="Ebrima" w:cs="Arial"/>
          <w:sz w:val="22"/>
          <w:szCs w:val="22"/>
          <w:lang w:val="en-US"/>
        </w:rPr>
        <w:t xml:space="preserve">  </w:t>
      </w:r>
    </w:p>
    <w:p w14:paraId="65EB0F7F"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66" w:name="karnathniemeier2002"/>
      <w:bookmarkEnd w:id="365"/>
      <w:r w:rsidRPr="002E61BF">
        <w:rPr>
          <w:rFonts w:ascii="Ebrima" w:hAnsi="Ebrima" w:cs="Arial"/>
          <w:sz w:val="22"/>
          <w:szCs w:val="22"/>
          <w:lang w:val="de-DE"/>
          <w:rPrChange w:id="367" w:author="Sperber" w:date="2022-10-25T17:10:00Z">
            <w:rPr>
              <w:rFonts w:ascii="Ebrima" w:hAnsi="Ebrima" w:cs="Arial"/>
              <w:sz w:val="22"/>
              <w:szCs w:val="22"/>
              <w:lang w:val="en-US"/>
            </w:rPr>
          </w:rPrChange>
        </w:rPr>
        <w:t xml:space="preserve">Karnath, H. O., &amp; Niemeier, M. (2002). </w:t>
      </w:r>
      <w:r w:rsidRPr="00250B3C">
        <w:rPr>
          <w:rFonts w:ascii="Ebrima" w:hAnsi="Ebrima" w:cs="Arial"/>
          <w:sz w:val="22"/>
          <w:szCs w:val="22"/>
          <w:lang w:val="en-US"/>
        </w:rPr>
        <w:t xml:space="preserve">Task-dependent differences in the exploratory behaviour of patients with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r w:rsidR="000C5924">
        <w:fldChar w:fldCharType="begin"/>
      </w:r>
      <w:r w:rsidR="000C5924" w:rsidRPr="000C5924">
        <w:rPr>
          <w:lang w:val="de-DE"/>
          <w:rPrChange w:id="368" w:author="Sperber" w:date="2022-10-25T09:27:00Z">
            <w:rPr/>
          </w:rPrChange>
        </w:rPr>
        <w:instrText xml:space="preserve"> HYPERLINK "https://doi.org/10.1016/s0028-3932(02)00020-9" </w:instrText>
      </w:r>
      <w:r w:rsidR="000C5924">
        <w:fldChar w:fldCharType="separate"/>
      </w:r>
      <w:r w:rsidRPr="002B686C">
        <w:rPr>
          <w:rStyle w:val="Hyperlink"/>
          <w:rFonts w:ascii="Ebrima" w:hAnsi="Ebrima" w:cs="Arial"/>
          <w:sz w:val="22"/>
          <w:szCs w:val="22"/>
          <w:lang w:val="de-DE"/>
        </w:rPr>
        <w:t>https://doi.org/10.1016/s0028-3932(02)00020-9</w:t>
      </w:r>
      <w:r w:rsidR="000C5924">
        <w:rPr>
          <w:rStyle w:val="Hyperlink"/>
          <w:rFonts w:ascii="Ebrima" w:hAnsi="Ebrima" w:cs="Arial"/>
          <w:sz w:val="22"/>
          <w:szCs w:val="22"/>
          <w:lang w:val="de-DE"/>
        </w:rPr>
        <w:fldChar w:fldCharType="end"/>
      </w:r>
      <w:r>
        <w:rPr>
          <w:rFonts w:ascii="Ebrima" w:hAnsi="Ebrima" w:cs="Arial"/>
          <w:sz w:val="22"/>
          <w:szCs w:val="22"/>
          <w:lang w:val="de-DE"/>
        </w:rPr>
        <w:t xml:space="preserve">  </w:t>
      </w:r>
    </w:p>
    <w:p w14:paraId="05BE79B2"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69" w:name="karnathrorden2012"/>
      <w:bookmarkEnd w:id="366"/>
      <w:r w:rsidRPr="00275F68">
        <w:rPr>
          <w:rFonts w:ascii="Ebrima" w:hAnsi="Ebrima" w:cs="Arial"/>
          <w:sz w:val="22"/>
          <w:szCs w:val="22"/>
          <w:lang w:val="de-DE"/>
        </w:rPr>
        <w:t xml:space="preserve">Karnath, H. O., &amp; Rorden, C. (2012). </w:t>
      </w:r>
      <w:r w:rsidRPr="00250B3C">
        <w:rPr>
          <w:rFonts w:ascii="Ebrima" w:hAnsi="Ebrima" w:cs="Arial"/>
          <w:sz w:val="22"/>
          <w:szCs w:val="22"/>
          <w:lang w:val="en-US"/>
        </w:rPr>
        <w:t xml:space="preserve">The anatomy of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r w:rsidR="000C5924">
        <w:fldChar w:fldCharType="begin"/>
      </w:r>
      <w:r w:rsidR="000C5924" w:rsidRPr="000C5924">
        <w:rPr>
          <w:lang w:val="de-DE"/>
          <w:rPrChange w:id="370" w:author="Sperber" w:date="2022-10-25T09:27:00Z">
            <w:rPr/>
          </w:rPrChange>
        </w:rPr>
        <w:instrText xml:space="preserve"> HYPERLINK "https://doi.org/10.1016/j.neuropsychologia.2011.06.027" </w:instrText>
      </w:r>
      <w:r w:rsidR="000C5924">
        <w:fldChar w:fldCharType="separate"/>
      </w:r>
      <w:r w:rsidRPr="002B686C">
        <w:rPr>
          <w:rStyle w:val="Hyperlink"/>
          <w:rFonts w:ascii="Ebrima" w:hAnsi="Ebrima" w:cs="Arial"/>
          <w:sz w:val="22"/>
          <w:szCs w:val="22"/>
          <w:lang w:val="de-DE"/>
        </w:rPr>
        <w:t>https://doi.org/10.1016/j.neuropsychologia.2011.06.027</w:t>
      </w:r>
      <w:r w:rsidR="000C5924">
        <w:rPr>
          <w:rStyle w:val="Hyperlink"/>
          <w:rFonts w:ascii="Ebrima" w:hAnsi="Ebrima" w:cs="Arial"/>
          <w:sz w:val="22"/>
          <w:szCs w:val="22"/>
          <w:lang w:val="de-DE"/>
        </w:rPr>
        <w:fldChar w:fldCharType="end"/>
      </w:r>
      <w:r>
        <w:rPr>
          <w:rFonts w:ascii="Ebrima" w:hAnsi="Ebrima" w:cs="Arial"/>
          <w:sz w:val="22"/>
          <w:szCs w:val="22"/>
          <w:lang w:val="de-DE"/>
        </w:rPr>
        <w:t xml:space="preserve">  </w:t>
      </w:r>
    </w:p>
    <w:p w14:paraId="774F4D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1" w:name="karnath2001"/>
      <w:bookmarkEnd w:id="369"/>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hyperlink r:id="rId103" w:history="1">
        <w:r w:rsidRPr="002B686C">
          <w:rPr>
            <w:rStyle w:val="Hyperlink"/>
            <w:rFonts w:ascii="Ebrima" w:hAnsi="Ebrima" w:cs="Arial"/>
            <w:sz w:val="22"/>
            <w:szCs w:val="22"/>
            <w:lang w:val="en-US"/>
          </w:rPr>
          <w:t>https://doi.org/10.1038/35082075</w:t>
        </w:r>
      </w:hyperlink>
      <w:r>
        <w:rPr>
          <w:rFonts w:ascii="Ebrima" w:hAnsi="Ebrima" w:cs="Arial"/>
          <w:sz w:val="22"/>
          <w:szCs w:val="22"/>
          <w:lang w:val="en-US"/>
        </w:rPr>
        <w:t xml:space="preserve">  </w:t>
      </w:r>
    </w:p>
    <w:p w14:paraId="384E8597"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2" w:name="karnath2009"/>
      <w:bookmarkEnd w:id="371"/>
      <w:r w:rsidRPr="001D3C0C">
        <w:rPr>
          <w:rFonts w:ascii="Ebrima" w:hAnsi="Ebrima" w:cs="Arial"/>
          <w:sz w:val="22"/>
          <w:szCs w:val="22"/>
          <w:lang w:val="en-US"/>
        </w:rPr>
        <w:t xml:space="preserve">Karnath, H. O., Rorden, C., &amp; Ticini, L. F. (2009). </w:t>
      </w:r>
      <w:r w:rsidRPr="00250B3C">
        <w:rPr>
          <w:rFonts w:ascii="Ebrima" w:hAnsi="Ebrima" w:cs="Arial"/>
          <w:sz w:val="22"/>
          <w:szCs w:val="22"/>
          <w:lang w:val="en-US"/>
        </w:rPr>
        <w:t xml:space="preserve">Damage to White Matter Fiber Tracts in Acute Spatial Neglect. </w:t>
      </w:r>
      <w:r w:rsidRPr="003E0700">
        <w:rPr>
          <w:rFonts w:ascii="Ebrima" w:hAnsi="Ebrima" w:cs="Arial"/>
          <w:i/>
          <w:iCs/>
          <w:sz w:val="22"/>
          <w:szCs w:val="22"/>
          <w:lang w:val="en-US"/>
        </w:rPr>
        <w:t>Cerebral Cortex</w:t>
      </w:r>
      <w:r w:rsidRPr="003E0700">
        <w:rPr>
          <w:rFonts w:ascii="Ebrima" w:hAnsi="Ebrima" w:cs="Arial"/>
          <w:sz w:val="22"/>
          <w:szCs w:val="22"/>
          <w:lang w:val="en-US"/>
        </w:rPr>
        <w:t xml:space="preserve">, </w:t>
      </w:r>
      <w:r w:rsidRPr="003E0700">
        <w:rPr>
          <w:rFonts w:ascii="Ebrima" w:hAnsi="Ebrima" w:cs="Arial"/>
          <w:i/>
          <w:iCs/>
          <w:sz w:val="22"/>
          <w:szCs w:val="22"/>
          <w:lang w:val="en-US"/>
        </w:rPr>
        <w:t>19</w:t>
      </w:r>
      <w:r w:rsidRPr="003E0700">
        <w:rPr>
          <w:rFonts w:ascii="Ebrima" w:hAnsi="Ebrima" w:cs="Arial"/>
          <w:sz w:val="22"/>
          <w:szCs w:val="22"/>
          <w:lang w:val="en-US"/>
        </w:rPr>
        <w:t xml:space="preserve">(10), 2331–2337. </w:t>
      </w:r>
      <w:hyperlink r:id="rId104" w:history="1">
        <w:r w:rsidRPr="003E0700">
          <w:rPr>
            <w:rStyle w:val="Hyperlink"/>
            <w:rFonts w:ascii="Ebrima" w:hAnsi="Ebrima" w:cs="Arial"/>
            <w:sz w:val="22"/>
            <w:szCs w:val="22"/>
            <w:lang w:val="en-US"/>
          </w:rPr>
          <w:t>https://doi.org/10.1093/cercor/bhn250</w:t>
        </w:r>
      </w:hyperlink>
      <w:r w:rsidRPr="003E0700">
        <w:rPr>
          <w:rFonts w:ascii="Ebrima" w:hAnsi="Ebrima" w:cs="Arial"/>
          <w:sz w:val="22"/>
          <w:szCs w:val="22"/>
          <w:lang w:val="en-US"/>
        </w:rPr>
        <w:t xml:space="preserve"> </w:t>
      </w:r>
    </w:p>
    <w:p w14:paraId="3767B7E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3" w:name="karnath2019"/>
      <w:bookmarkEnd w:id="372"/>
      <w:r w:rsidRPr="003E0700">
        <w:rPr>
          <w:rFonts w:ascii="Ebrima" w:hAnsi="Ebrima" w:cs="Arial"/>
          <w:sz w:val="22"/>
          <w:szCs w:val="22"/>
          <w:lang w:val="en-US"/>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w:t>
      </w:r>
      <w:r w:rsidRPr="002B4A42">
        <w:rPr>
          <w:rFonts w:ascii="Ebrima" w:hAnsi="Ebrima" w:cs="Arial"/>
          <w:i/>
          <w:iCs/>
          <w:sz w:val="22"/>
          <w:szCs w:val="22"/>
          <w:lang w:val="en-US"/>
        </w:rPr>
        <w:t>Spatial Learning and Attention Guidance</w:t>
      </w:r>
      <w:r w:rsidRPr="00687332">
        <w:rPr>
          <w:rFonts w:ascii="Ebrima" w:hAnsi="Ebrima" w:cs="Arial"/>
          <w:sz w:val="22"/>
          <w:szCs w:val="22"/>
          <w:lang w:val="en-US"/>
        </w:rPr>
        <w:t xml:space="preserve">, 209–238. </w:t>
      </w:r>
      <w:hyperlink r:id="rId105" w:history="1">
        <w:r w:rsidRPr="002B686C">
          <w:rPr>
            <w:rStyle w:val="Hyperlink"/>
            <w:rFonts w:ascii="Ebrima" w:hAnsi="Ebrima" w:cs="Arial"/>
            <w:sz w:val="22"/>
            <w:szCs w:val="22"/>
            <w:lang w:val="en-US"/>
          </w:rPr>
          <w:t>https://doi.org/10.1007/7657_2019_18</w:t>
        </w:r>
      </w:hyperlink>
      <w:r>
        <w:rPr>
          <w:rFonts w:ascii="Ebrima" w:hAnsi="Ebrima" w:cs="Arial"/>
          <w:sz w:val="22"/>
          <w:szCs w:val="22"/>
          <w:lang w:val="en-US"/>
        </w:rPr>
        <w:t xml:space="preserve"> </w:t>
      </w:r>
    </w:p>
    <w:p w14:paraId="21075F7B" w14:textId="77777777" w:rsidR="004B140A" w:rsidRPr="00427966" w:rsidRDefault="004B140A" w:rsidP="00275F68">
      <w:pPr>
        <w:pStyle w:val="StandardWeb"/>
        <w:spacing w:before="0" w:beforeAutospacing="0" w:after="120" w:afterAutospacing="0" w:line="276" w:lineRule="auto"/>
        <w:ind w:left="709" w:hanging="709"/>
        <w:jc w:val="both"/>
        <w:rPr>
          <w:rFonts w:ascii="Ebrima" w:hAnsi="Ebrima" w:cs="Arial"/>
          <w:sz w:val="22"/>
          <w:szCs w:val="22"/>
          <w:rPrChange w:id="374" w:author="Sperber" w:date="2022-10-25T17:28:00Z">
            <w:rPr>
              <w:rFonts w:ascii="Ebrima" w:hAnsi="Ebrima" w:cs="Arial"/>
              <w:sz w:val="22"/>
              <w:szCs w:val="22"/>
              <w:lang w:val="de-DE"/>
            </w:rPr>
          </w:rPrChange>
        </w:rPr>
      </w:pPr>
      <w:bookmarkStart w:id="375" w:name="kasties2021"/>
      <w:bookmarkEnd w:id="373"/>
      <w:r w:rsidRPr="002E61BF">
        <w:rPr>
          <w:rFonts w:ascii="Ebrima" w:hAnsi="Ebrima" w:cs="Arial"/>
          <w:sz w:val="22"/>
          <w:szCs w:val="22"/>
          <w:lang w:val="de-DE"/>
          <w:rPrChange w:id="376" w:author="Sperber" w:date="2022-10-25T17:10:00Z">
            <w:rPr>
              <w:rFonts w:ascii="Ebrima" w:hAnsi="Ebrima" w:cs="Arial"/>
              <w:sz w:val="22"/>
              <w:szCs w:val="22"/>
              <w:lang w:val="en-US"/>
            </w:rPr>
          </w:rPrChange>
        </w:rPr>
        <w:t xml:space="preserve">Kasties, V., Karnath, H. O.,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2B4A42">
        <w:rPr>
          <w:rFonts w:ascii="Ebrima" w:hAnsi="Ebrima" w:cs="Arial"/>
          <w:i/>
          <w:iCs/>
          <w:sz w:val="22"/>
          <w:szCs w:val="22"/>
          <w:lang w:val="de-DE"/>
        </w:rPr>
        <w:t>Human Brain Mapping, 42</w:t>
      </w:r>
      <w:r w:rsidRPr="0065070A">
        <w:rPr>
          <w:rFonts w:ascii="Ebrima" w:hAnsi="Ebrima" w:cs="Arial"/>
          <w:sz w:val="22"/>
          <w:szCs w:val="22"/>
          <w:lang w:val="de-DE"/>
        </w:rPr>
        <w:t>(16), 5409</w:t>
      </w:r>
      <w:r w:rsidRPr="0065070A">
        <w:rPr>
          <w:rFonts w:ascii="Ebrima" w:hAnsi="Ebrima" w:cs="Ebrima"/>
          <w:sz w:val="22"/>
          <w:szCs w:val="22"/>
          <w:lang w:val="de-DE"/>
        </w:rPr>
        <w:t>–</w:t>
      </w:r>
      <w:r w:rsidRPr="0065070A">
        <w:rPr>
          <w:rFonts w:ascii="Ebrima" w:hAnsi="Ebrima" w:cs="Arial"/>
          <w:sz w:val="22"/>
          <w:szCs w:val="22"/>
          <w:lang w:val="de-DE"/>
        </w:rPr>
        <w:t xml:space="preserve">5422. </w:t>
      </w:r>
      <w:r w:rsidR="00934E1E">
        <w:fldChar w:fldCharType="begin"/>
      </w:r>
      <w:r w:rsidR="00934E1E" w:rsidRPr="00934E1E">
        <w:rPr>
          <w:lang w:val="de-DE"/>
          <w:rPrChange w:id="377" w:author="Smaczny, Stefan" w:date="2022-10-24T14:40:00Z">
            <w:rPr/>
          </w:rPrChange>
        </w:rPr>
        <w:instrText xml:space="preserve"> HYPERLINK "https://doi.org/10.1002/hbm.25629" </w:instrText>
      </w:r>
      <w:r w:rsidR="00934E1E">
        <w:fldChar w:fldCharType="separate"/>
      </w:r>
      <w:r w:rsidRPr="00427966">
        <w:rPr>
          <w:rStyle w:val="Hyperlink"/>
          <w:rFonts w:ascii="Ebrima" w:hAnsi="Ebrima" w:cs="Arial"/>
          <w:sz w:val="22"/>
          <w:szCs w:val="22"/>
          <w:rPrChange w:id="378" w:author="Sperber" w:date="2022-10-25T17:28:00Z">
            <w:rPr>
              <w:rStyle w:val="Hyperlink"/>
              <w:rFonts w:ascii="Ebrima" w:hAnsi="Ebrima" w:cs="Arial"/>
              <w:sz w:val="22"/>
              <w:szCs w:val="22"/>
              <w:lang w:val="de-DE"/>
            </w:rPr>
          </w:rPrChange>
        </w:rPr>
        <w:t>https://doi.org/10.1002/hbm.25629</w:t>
      </w:r>
      <w:r w:rsidR="00934E1E">
        <w:rPr>
          <w:rStyle w:val="Hyperlink"/>
          <w:rFonts w:ascii="Ebrima" w:hAnsi="Ebrima" w:cs="Arial"/>
          <w:sz w:val="22"/>
          <w:szCs w:val="22"/>
          <w:lang w:val="de-DE"/>
        </w:rPr>
        <w:fldChar w:fldCharType="end"/>
      </w:r>
      <w:r w:rsidRPr="00427966">
        <w:rPr>
          <w:rFonts w:ascii="Ebrima" w:hAnsi="Ebrima" w:cs="Arial"/>
          <w:sz w:val="22"/>
          <w:szCs w:val="22"/>
          <w:rPrChange w:id="379" w:author="Sperber" w:date="2022-10-25T17:28:00Z">
            <w:rPr>
              <w:rFonts w:ascii="Ebrima" w:hAnsi="Ebrima" w:cs="Arial"/>
              <w:sz w:val="22"/>
              <w:szCs w:val="22"/>
              <w:lang w:val="de-DE"/>
            </w:rPr>
          </w:rPrChange>
        </w:rPr>
        <w:t xml:space="preserve">   </w:t>
      </w:r>
    </w:p>
    <w:p w14:paraId="32E6B27F" w14:textId="5F019A38"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0" w:name="katanluft2018"/>
      <w:bookmarkEnd w:id="375"/>
      <w:r w:rsidRPr="00427966">
        <w:rPr>
          <w:rFonts w:ascii="Ebrima" w:hAnsi="Ebrima" w:cs="Arial"/>
          <w:sz w:val="22"/>
          <w:szCs w:val="22"/>
          <w:rPrChange w:id="381" w:author="Sperber" w:date="2022-10-25T17:28:00Z">
            <w:rPr>
              <w:rFonts w:ascii="Ebrima" w:hAnsi="Ebrima" w:cs="Arial"/>
              <w:sz w:val="22"/>
              <w:szCs w:val="22"/>
              <w:lang w:val="de-DE"/>
            </w:rPr>
          </w:rPrChange>
        </w:rPr>
        <w:t xml:space="preserve">Katan,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hyperlink r:id="rId106" w:history="1">
        <w:r w:rsidRPr="002B686C">
          <w:rPr>
            <w:rStyle w:val="Hyperlink"/>
            <w:rFonts w:ascii="Ebrima" w:hAnsi="Ebrima" w:cs="Arial"/>
            <w:sz w:val="22"/>
            <w:szCs w:val="22"/>
            <w:lang w:val="en-US"/>
          </w:rPr>
          <w:t>https://doi.org/10.1055/s-0038-1649503</w:t>
        </w:r>
      </w:hyperlink>
      <w:r>
        <w:rPr>
          <w:rFonts w:ascii="Ebrima" w:hAnsi="Ebrima" w:cs="Arial"/>
          <w:sz w:val="22"/>
          <w:szCs w:val="22"/>
          <w:lang w:val="en-US"/>
        </w:rPr>
        <w:t xml:space="preserve">  </w:t>
      </w:r>
    </w:p>
    <w:p w14:paraId="5B864037" w14:textId="305EB1F8" w:rsidR="00943F6B" w:rsidRPr="00250B3C" w:rsidRDefault="00943F6B"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2" w:name="kim2018"/>
      <w:r w:rsidRPr="00943F6B">
        <w:rPr>
          <w:rFonts w:ascii="Ebrima" w:hAnsi="Ebrima" w:cs="Arial"/>
          <w:sz w:val="22"/>
          <w:szCs w:val="22"/>
          <w:lang w:val="en-US"/>
        </w:rPr>
        <w:t xml:space="preserve">Kim, G. W., Park, K., &amp; Jeong, G. W. (2018). Effects of Sex Hormones and Age on Brain Volume in Post-Menopausal Women. </w:t>
      </w:r>
      <w:r w:rsidRPr="00943F6B">
        <w:rPr>
          <w:rFonts w:ascii="Ebrima" w:hAnsi="Ebrima" w:cs="Arial"/>
          <w:i/>
          <w:iCs/>
          <w:sz w:val="22"/>
          <w:szCs w:val="22"/>
          <w:lang w:val="en-US"/>
        </w:rPr>
        <w:t>The Journal of Sexual Medicine, 15</w:t>
      </w:r>
      <w:r w:rsidRPr="00943F6B">
        <w:rPr>
          <w:rFonts w:ascii="Ebrima" w:hAnsi="Ebrima" w:cs="Arial"/>
          <w:sz w:val="22"/>
          <w:szCs w:val="22"/>
          <w:lang w:val="en-US"/>
        </w:rPr>
        <w:t xml:space="preserve">(5), 662–670. </w:t>
      </w:r>
      <w:hyperlink r:id="rId107" w:history="1">
        <w:r w:rsidRPr="009F2944">
          <w:rPr>
            <w:rStyle w:val="Hyperlink"/>
            <w:rFonts w:ascii="Ebrima" w:hAnsi="Ebrima" w:cs="Arial"/>
            <w:sz w:val="22"/>
            <w:szCs w:val="22"/>
            <w:lang w:val="en-US"/>
          </w:rPr>
          <w:t>https://doi.org/10.1016/j.jsxm.2018.03.006</w:t>
        </w:r>
      </w:hyperlink>
      <w:r>
        <w:rPr>
          <w:rFonts w:ascii="Ebrima" w:hAnsi="Ebrima" w:cs="Arial"/>
          <w:sz w:val="22"/>
          <w:szCs w:val="22"/>
          <w:lang w:val="en-US"/>
        </w:rPr>
        <w:t xml:space="preserve"> </w:t>
      </w:r>
    </w:p>
    <w:p w14:paraId="575A908C"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3" w:name="kimurahampson1994"/>
      <w:bookmarkEnd w:id="380"/>
      <w:bookmarkEnd w:id="382"/>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hyperlink r:id="rId108" w:history="1">
        <w:r w:rsidRPr="002B686C">
          <w:rPr>
            <w:rStyle w:val="Hyperlink"/>
            <w:rFonts w:ascii="Ebrima" w:hAnsi="Ebrima" w:cs="Arial"/>
            <w:sz w:val="22"/>
            <w:szCs w:val="22"/>
            <w:lang w:val="en-US"/>
          </w:rPr>
          <w:t>https://doi.org/10.1111/1467-8721.ep10769964</w:t>
        </w:r>
      </w:hyperlink>
      <w:r>
        <w:rPr>
          <w:rFonts w:ascii="Ebrima" w:hAnsi="Ebrima" w:cs="Arial"/>
          <w:sz w:val="22"/>
          <w:szCs w:val="22"/>
          <w:lang w:val="en-US"/>
        </w:rPr>
        <w:t xml:space="preserve">  </w:t>
      </w:r>
    </w:p>
    <w:p w14:paraId="48681F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4" w:name="kleinman2008"/>
      <w:r w:rsidRPr="00D741F6">
        <w:rPr>
          <w:rFonts w:ascii="Ebrima" w:hAnsi="Ebrima" w:cs="Arial"/>
          <w:sz w:val="22"/>
          <w:szCs w:val="22"/>
          <w:lang w:val="en-US"/>
        </w:rPr>
        <w:lastRenderedPageBreak/>
        <w:t>Kleinman, J. T., Gottesman, R. F., Davis, C., Newhart, M., Heidler</w:t>
      </w:r>
      <w:r>
        <w:rPr>
          <w:rFonts w:ascii="Ebrima" w:hAnsi="Ebrima" w:cs="Arial"/>
          <w:sz w:val="22"/>
          <w:szCs w:val="22"/>
          <w:lang w:val="en-US"/>
        </w:rPr>
        <w:t>-Gary, J. &amp; Hillis, A. E. (2008</w:t>
      </w:r>
      <w:r w:rsidRPr="00D741F6">
        <w:rPr>
          <w:rFonts w:ascii="Ebrima" w:hAnsi="Ebrima" w:cs="Arial"/>
          <w:sz w:val="22"/>
          <w:szCs w:val="22"/>
          <w:lang w:val="en-US"/>
        </w:rPr>
        <w:t xml:space="preserve">). Gender differences in unilateral spatial neglect within 24 hours of ischemic stroke. </w:t>
      </w:r>
      <w:r w:rsidRPr="00D741F6">
        <w:rPr>
          <w:rFonts w:ascii="Ebrima" w:hAnsi="Ebrima" w:cs="Arial"/>
          <w:i/>
          <w:sz w:val="22"/>
          <w:szCs w:val="22"/>
          <w:lang w:val="en-US"/>
        </w:rPr>
        <w:t>Brain and Cognition, 68</w:t>
      </w:r>
      <w:r w:rsidRPr="00D741F6">
        <w:rPr>
          <w:rFonts w:ascii="Ebrima" w:hAnsi="Ebrima" w:cs="Arial"/>
          <w:sz w:val="22"/>
          <w:szCs w:val="22"/>
          <w:lang w:val="en-US"/>
        </w:rPr>
        <w:t xml:space="preserve">(1), 49–52. </w:t>
      </w:r>
      <w:hyperlink r:id="rId109" w:history="1">
        <w:r w:rsidRPr="00145CAF">
          <w:rPr>
            <w:rStyle w:val="Hyperlink"/>
            <w:rFonts w:ascii="Ebrima" w:hAnsi="Ebrima" w:cs="Arial"/>
            <w:sz w:val="22"/>
            <w:szCs w:val="22"/>
            <w:lang w:val="en-US"/>
          </w:rPr>
          <w:t>https://doi.org/10.1016/j.bandc.2008.02.122</w:t>
        </w:r>
      </w:hyperlink>
      <w:r>
        <w:rPr>
          <w:rFonts w:ascii="Ebrima" w:hAnsi="Ebrima" w:cs="Arial"/>
          <w:sz w:val="22"/>
          <w:szCs w:val="22"/>
          <w:lang w:val="en-US"/>
        </w:rPr>
        <w:t xml:space="preserve"> </w:t>
      </w:r>
    </w:p>
    <w:p w14:paraId="5D91417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5" w:name="koellhoffermccullough2012"/>
      <w:bookmarkEnd w:id="383"/>
      <w:bookmarkEnd w:id="384"/>
      <w:r w:rsidRPr="00250B3C">
        <w:rPr>
          <w:rFonts w:ascii="Ebrima" w:hAnsi="Ebrima" w:cs="Arial"/>
          <w:sz w:val="22"/>
          <w:szCs w:val="22"/>
          <w:lang w:val="en-US"/>
        </w:rPr>
        <w:t xml:space="preserve">Koellhoffer,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hyperlink r:id="rId110" w:history="1">
        <w:r w:rsidRPr="002B686C">
          <w:rPr>
            <w:rStyle w:val="Hyperlink"/>
            <w:rFonts w:ascii="Ebrima" w:hAnsi="Ebrima" w:cs="Arial"/>
            <w:sz w:val="22"/>
            <w:szCs w:val="22"/>
            <w:lang w:val="en-US"/>
          </w:rPr>
          <w:t>https://doi.org/10.1007/s12975-012-0230-5</w:t>
        </w:r>
      </w:hyperlink>
      <w:r>
        <w:rPr>
          <w:rFonts w:ascii="Ebrima" w:hAnsi="Ebrima" w:cs="Arial"/>
          <w:sz w:val="22"/>
          <w:szCs w:val="22"/>
          <w:lang w:val="en-US"/>
        </w:rPr>
        <w:t xml:space="preserve">  </w:t>
      </w:r>
    </w:p>
    <w:p w14:paraId="288A63DA"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86" w:name="kovalev2003"/>
      <w:bookmarkEnd w:id="385"/>
      <w:r w:rsidRPr="00250B3C">
        <w:rPr>
          <w:rFonts w:ascii="Ebrima" w:hAnsi="Ebrima" w:cs="Arial"/>
          <w:sz w:val="22"/>
          <w:szCs w:val="22"/>
          <w:lang w:val="en-US"/>
        </w:rPr>
        <w:t xml:space="preserve">Kovalev, V. A., Kruggel, F., &amp; von Cramon, D. (2003). Gender and age effects in structural brain asymmetry as measured by MRI texture analysis. </w:t>
      </w:r>
      <w:r w:rsidRPr="00275F68">
        <w:rPr>
          <w:rFonts w:ascii="Ebrima" w:hAnsi="Ebrima" w:cs="Arial"/>
          <w:i/>
          <w:iCs/>
          <w:sz w:val="22"/>
          <w:szCs w:val="22"/>
          <w:lang w:val="de-DE"/>
        </w:rPr>
        <w:t>NeuroImage</w:t>
      </w:r>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r w:rsidR="002E61BF">
        <w:fldChar w:fldCharType="begin"/>
      </w:r>
      <w:r w:rsidR="002E61BF" w:rsidRPr="00427966">
        <w:rPr>
          <w:lang w:val="de-DE"/>
          <w:rPrChange w:id="387" w:author="Sperber" w:date="2022-10-25T17:28:00Z">
            <w:rPr/>
          </w:rPrChange>
        </w:rPr>
        <w:instrText xml:space="preserve"> HYPERLINK "https://doi.org/10.1016/s1053-8119(03)00140-x" </w:instrText>
      </w:r>
      <w:r w:rsidR="002E61BF">
        <w:fldChar w:fldCharType="separate"/>
      </w:r>
      <w:r w:rsidRPr="002B686C">
        <w:rPr>
          <w:rStyle w:val="Hyperlink"/>
          <w:rFonts w:ascii="Ebrima" w:hAnsi="Ebrima" w:cs="Arial"/>
          <w:sz w:val="22"/>
          <w:szCs w:val="22"/>
          <w:lang w:val="de-DE"/>
        </w:rPr>
        <w:t>https://doi.org/10.1016/s1053-8119(03)00140-x</w:t>
      </w:r>
      <w:r w:rsidR="002E61BF">
        <w:rPr>
          <w:rStyle w:val="Hyperlink"/>
          <w:rFonts w:ascii="Ebrima" w:hAnsi="Ebrima" w:cs="Arial"/>
          <w:sz w:val="22"/>
          <w:szCs w:val="22"/>
          <w:lang w:val="de-DE"/>
        </w:rPr>
        <w:fldChar w:fldCharType="end"/>
      </w:r>
      <w:r>
        <w:rPr>
          <w:rFonts w:ascii="Ebrima" w:hAnsi="Ebrima" w:cs="Arial"/>
          <w:sz w:val="22"/>
          <w:szCs w:val="22"/>
          <w:lang w:val="de-DE"/>
        </w:rPr>
        <w:t xml:space="preserve">  </w:t>
      </w:r>
    </w:p>
    <w:p w14:paraId="60257D4E"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8" w:name="krause2006"/>
      <w:bookmarkEnd w:id="386"/>
      <w:r w:rsidRPr="00275F68">
        <w:rPr>
          <w:rFonts w:ascii="Ebrima" w:hAnsi="Ebrima" w:cs="Arial"/>
          <w:sz w:val="22"/>
          <w:szCs w:val="22"/>
          <w:lang w:val="de-DE"/>
        </w:rPr>
        <w:t xml:space="preserve">Krause, D. N., Duckles, S. P., &amp; Pelligrino,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hyperlink r:id="rId111" w:history="1">
        <w:r w:rsidRPr="002B686C">
          <w:rPr>
            <w:rStyle w:val="Hyperlink"/>
            <w:rFonts w:ascii="Ebrima" w:hAnsi="Ebrima" w:cs="Arial"/>
            <w:sz w:val="22"/>
            <w:szCs w:val="22"/>
            <w:lang w:val="en-US"/>
          </w:rPr>
          <w:t>https://doi.org/10.1152/japplphysiol.01095.2005</w:t>
        </w:r>
      </w:hyperlink>
      <w:r>
        <w:rPr>
          <w:rFonts w:ascii="Ebrima" w:hAnsi="Ebrima" w:cs="Arial"/>
          <w:sz w:val="22"/>
          <w:szCs w:val="22"/>
          <w:lang w:val="en-US"/>
        </w:rPr>
        <w:t xml:space="preserve">   </w:t>
      </w:r>
    </w:p>
    <w:p w14:paraId="194514BF" w14:textId="77777777" w:rsidR="004B140A" w:rsidRPr="0008631D" w:rsidRDefault="004B140A" w:rsidP="00A60C7A">
      <w:pPr>
        <w:pStyle w:val="StandardWeb"/>
        <w:spacing w:before="0" w:beforeAutospacing="0" w:after="120" w:afterAutospacing="0" w:line="276" w:lineRule="auto"/>
        <w:ind w:left="709" w:hanging="709"/>
        <w:jc w:val="both"/>
        <w:rPr>
          <w:rFonts w:ascii="Ebrima" w:hAnsi="Ebrima" w:cs="Arial"/>
          <w:sz w:val="22"/>
          <w:szCs w:val="22"/>
          <w:lang w:val="en-US"/>
        </w:rPr>
      </w:pPr>
      <w:bookmarkStart w:id="389" w:name="kuceyeski2016"/>
      <w:r w:rsidRPr="00436B92">
        <w:rPr>
          <w:rFonts w:ascii="Ebrima" w:hAnsi="Ebrima" w:cs="Arial"/>
          <w:sz w:val="22"/>
          <w:szCs w:val="22"/>
          <w:lang w:val="en-US"/>
        </w:rPr>
        <w:t xml:space="preserve">Kuceyeski, A., Navi, B. B., Kamel, H., Raj, A., Relkin, N., Toglia, J., . . . O’Dell, M. (2016). Structural connectome disruption at baseline predicts 6-months post-stroke outcome. </w:t>
      </w:r>
      <w:r w:rsidRPr="00436B92">
        <w:rPr>
          <w:rFonts w:ascii="Ebrima" w:hAnsi="Ebrima" w:cs="Arial"/>
          <w:i/>
          <w:sz w:val="22"/>
          <w:szCs w:val="22"/>
          <w:lang w:val="en-US"/>
        </w:rPr>
        <w:t>Human Brain Mapping, 37</w:t>
      </w:r>
      <w:r w:rsidRPr="00436B92">
        <w:rPr>
          <w:rFonts w:ascii="Ebrima" w:hAnsi="Ebrima" w:cs="Arial"/>
          <w:sz w:val="22"/>
          <w:szCs w:val="22"/>
          <w:lang w:val="en-US"/>
        </w:rPr>
        <w:t xml:space="preserve">(7), 2587–2601. </w:t>
      </w:r>
      <w:hyperlink r:id="rId112" w:history="1">
        <w:r w:rsidRPr="007B3E76">
          <w:rPr>
            <w:rStyle w:val="Hyperlink"/>
            <w:rFonts w:ascii="Ebrima" w:hAnsi="Ebrima" w:cs="Arial"/>
            <w:sz w:val="22"/>
            <w:szCs w:val="22"/>
            <w:lang w:val="en-US"/>
          </w:rPr>
          <w:t>https://doi.org/10.1002/hbm.23198</w:t>
        </w:r>
      </w:hyperlink>
      <w:r>
        <w:rPr>
          <w:rFonts w:ascii="Ebrima" w:hAnsi="Ebrima" w:cs="Arial"/>
          <w:sz w:val="22"/>
          <w:szCs w:val="22"/>
          <w:lang w:val="en-US"/>
        </w:rPr>
        <w:t xml:space="preserve"> </w:t>
      </w:r>
      <w:bookmarkEnd w:id="388"/>
      <w:bookmarkEnd w:id="389"/>
    </w:p>
    <w:p w14:paraId="0A399D16" w14:textId="77777777" w:rsidR="004B140A" w:rsidRPr="0008631D"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0" w:name="li2005"/>
      <w:r w:rsidRPr="0008631D">
        <w:rPr>
          <w:rFonts w:ascii="Ebrima" w:hAnsi="Ebrima" w:cs="Arial"/>
          <w:sz w:val="22"/>
          <w:szCs w:val="22"/>
          <w:lang w:val="en-US"/>
        </w:rPr>
        <w:t xml:space="preserve">Li, H., Pin, S., Zeng, Z., Wang, M. M., Andreasson, K. A. &amp; McCullough, L. D. (2005). Sex differences in cell death. </w:t>
      </w:r>
      <w:r w:rsidRPr="0008631D">
        <w:rPr>
          <w:rFonts w:ascii="Ebrima" w:hAnsi="Ebrima" w:cs="Arial"/>
          <w:i/>
          <w:sz w:val="22"/>
          <w:szCs w:val="22"/>
          <w:lang w:val="en-US"/>
        </w:rPr>
        <w:t>Annals of Neurology, 58</w:t>
      </w:r>
      <w:r w:rsidRPr="0008631D">
        <w:rPr>
          <w:rFonts w:ascii="Ebrima" w:hAnsi="Ebrima" w:cs="Arial"/>
          <w:sz w:val="22"/>
          <w:szCs w:val="22"/>
          <w:lang w:val="en-US"/>
        </w:rPr>
        <w:t xml:space="preserve">(2), 317–321. </w:t>
      </w:r>
      <w:hyperlink r:id="rId113" w:history="1">
        <w:r w:rsidRPr="003F25A2">
          <w:rPr>
            <w:rStyle w:val="Hyperlink"/>
            <w:rFonts w:ascii="Ebrima" w:hAnsi="Ebrima" w:cs="Arial"/>
            <w:sz w:val="22"/>
            <w:szCs w:val="22"/>
            <w:lang w:val="en-US"/>
          </w:rPr>
          <w:t>https://doi.org/10.1002/ana.20538</w:t>
        </w:r>
      </w:hyperlink>
      <w:r>
        <w:rPr>
          <w:rFonts w:ascii="Ebrima" w:hAnsi="Ebrima" w:cs="Arial"/>
          <w:sz w:val="22"/>
          <w:szCs w:val="22"/>
          <w:lang w:val="en-US"/>
        </w:rPr>
        <w:t xml:space="preserve"> </w:t>
      </w:r>
    </w:p>
    <w:p w14:paraId="5F4C0339" w14:textId="05861652"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1" w:name="limalhotra2015"/>
      <w:bookmarkEnd w:id="390"/>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hyperlink r:id="rId114" w:history="1">
        <w:r w:rsidRPr="002B686C">
          <w:rPr>
            <w:rStyle w:val="Hyperlink"/>
            <w:rFonts w:ascii="Ebrima" w:hAnsi="Ebrima" w:cs="Arial"/>
            <w:sz w:val="22"/>
            <w:szCs w:val="22"/>
            <w:lang w:val="en-US"/>
          </w:rPr>
          <w:t>https://doi.org/10.1136/practneurol-2015-001115</w:t>
        </w:r>
      </w:hyperlink>
      <w:r>
        <w:rPr>
          <w:rFonts w:ascii="Ebrima" w:hAnsi="Ebrima" w:cs="Arial"/>
          <w:sz w:val="22"/>
          <w:szCs w:val="22"/>
          <w:lang w:val="en-US"/>
        </w:rPr>
        <w:t xml:space="preserve">  </w:t>
      </w:r>
    </w:p>
    <w:p w14:paraId="0413023D" w14:textId="1C888D07" w:rsidR="006B1907" w:rsidRPr="00490600" w:rsidRDefault="006B1907"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92" w:name="lisofsky2016"/>
      <w:r w:rsidRPr="006B1907">
        <w:rPr>
          <w:rFonts w:ascii="Ebrima" w:hAnsi="Ebrima" w:cs="Arial"/>
          <w:sz w:val="22"/>
          <w:szCs w:val="22"/>
          <w:lang w:val="de-DE"/>
        </w:rPr>
        <w:t xml:space="preserve">Lisofsky, N., Riediger, M., Gallinat, J., Lindenberger, U., &amp; Kühn, S. (2016). </w:t>
      </w:r>
      <w:r w:rsidRPr="006B1907">
        <w:rPr>
          <w:rFonts w:ascii="Ebrima" w:hAnsi="Ebrima" w:cs="Arial"/>
          <w:sz w:val="22"/>
          <w:szCs w:val="22"/>
          <w:lang w:val="en-US"/>
        </w:rPr>
        <w:t xml:space="preserve">Hormonal contraceptive use is associated with neural and affective changes in healthy young women. </w:t>
      </w:r>
      <w:r w:rsidRPr="00490600">
        <w:rPr>
          <w:rFonts w:ascii="Ebrima" w:hAnsi="Ebrima" w:cs="Arial"/>
          <w:i/>
          <w:iCs/>
          <w:sz w:val="22"/>
          <w:szCs w:val="22"/>
          <w:lang w:val="de-DE"/>
        </w:rPr>
        <w:t>NeuroImage, 134,</w:t>
      </w:r>
      <w:r w:rsidRPr="00490600">
        <w:rPr>
          <w:rFonts w:ascii="Ebrima" w:hAnsi="Ebrima" w:cs="Arial"/>
          <w:sz w:val="22"/>
          <w:szCs w:val="22"/>
          <w:lang w:val="de-DE"/>
        </w:rPr>
        <w:t xml:space="preserve"> 597–606. </w:t>
      </w:r>
      <w:r w:rsidR="00934E1E">
        <w:fldChar w:fldCharType="begin"/>
      </w:r>
      <w:r w:rsidR="00934E1E" w:rsidRPr="00934E1E">
        <w:rPr>
          <w:lang w:val="de-DE"/>
          <w:rPrChange w:id="393" w:author="Smaczny, Stefan" w:date="2022-10-24T14:40:00Z">
            <w:rPr/>
          </w:rPrChange>
        </w:rPr>
        <w:instrText xml:space="preserve"> HYPERLINK "https://doi.org/10.1016/j.neuroimage.2016.04.042" </w:instrText>
      </w:r>
      <w:r w:rsidR="00934E1E">
        <w:fldChar w:fldCharType="separate"/>
      </w:r>
      <w:r w:rsidRPr="00490600">
        <w:rPr>
          <w:rStyle w:val="Hyperlink"/>
          <w:rFonts w:ascii="Ebrima" w:hAnsi="Ebrima" w:cs="Arial"/>
          <w:sz w:val="22"/>
          <w:szCs w:val="22"/>
          <w:lang w:val="de-DE"/>
        </w:rPr>
        <w:t>https://doi.org/10.1016/j.neuroimage.2016.04.042</w:t>
      </w:r>
      <w:r w:rsidR="00934E1E">
        <w:rPr>
          <w:rStyle w:val="Hyperlink"/>
          <w:rFonts w:ascii="Ebrima" w:hAnsi="Ebrima" w:cs="Arial"/>
          <w:sz w:val="22"/>
          <w:szCs w:val="22"/>
          <w:lang w:val="de-DE"/>
        </w:rPr>
        <w:fldChar w:fldCharType="end"/>
      </w:r>
      <w:r w:rsidRPr="00490600">
        <w:rPr>
          <w:rFonts w:ascii="Ebrima" w:hAnsi="Ebrima" w:cs="Arial"/>
          <w:sz w:val="22"/>
          <w:szCs w:val="22"/>
          <w:lang w:val="de-DE"/>
        </w:rPr>
        <w:t xml:space="preserve"> </w:t>
      </w:r>
    </w:p>
    <w:p w14:paraId="02247E5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4" w:name="liu2009"/>
      <w:bookmarkEnd w:id="391"/>
      <w:bookmarkEnd w:id="392"/>
      <w:r w:rsidRPr="00275F68">
        <w:rPr>
          <w:rFonts w:ascii="Ebrima" w:hAnsi="Ebrima" w:cs="Arial"/>
          <w:sz w:val="22"/>
          <w:szCs w:val="22"/>
          <w:lang w:val="de-DE"/>
        </w:rPr>
        <w:t xml:space="preserve">Liu, H., Stufflebeam, S. M., Sepulcre, J., Hedden,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hyperlink r:id="rId115" w:history="1">
        <w:r w:rsidRPr="002B686C">
          <w:rPr>
            <w:rStyle w:val="Hyperlink"/>
            <w:rFonts w:ascii="Ebrima" w:hAnsi="Ebrima" w:cs="Arial"/>
            <w:sz w:val="22"/>
            <w:szCs w:val="22"/>
            <w:lang w:val="en-US"/>
          </w:rPr>
          <w:t>https://doi.org/10.1073/pnas.0908073106</w:t>
        </w:r>
      </w:hyperlink>
      <w:bookmarkEnd w:id="394"/>
      <w:r>
        <w:rPr>
          <w:rFonts w:ascii="Ebrima" w:hAnsi="Ebrima" w:cs="Arial"/>
          <w:sz w:val="22"/>
          <w:szCs w:val="22"/>
          <w:lang w:val="en-US"/>
        </w:rPr>
        <w:t xml:space="preserve">  </w:t>
      </w:r>
    </w:p>
    <w:p w14:paraId="4D0ED6B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5" w:name="liu2008"/>
      <w:r w:rsidRPr="00250B3C">
        <w:rPr>
          <w:rFonts w:ascii="Ebrima" w:hAnsi="Ebrima" w:cs="Arial"/>
          <w:sz w:val="22"/>
          <w:szCs w:val="22"/>
          <w:lang w:val="en-US"/>
        </w:rPr>
        <w:t xml:space="preserve">Liu, M., Oyarzabal, E. A., Yang, R., Murphy, S. J., &amp; Hurn,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Pr="00747EBA">
        <w:rPr>
          <w:rFonts w:ascii="Ebrima" w:hAnsi="Ebrima" w:cs="Arial"/>
          <w:sz w:val="22"/>
          <w:szCs w:val="22"/>
          <w:lang w:val="en-US"/>
        </w:rPr>
        <w:t>https://doi.org/10.1016/j.jneumeth.2008.03.002</w:t>
      </w:r>
      <w:r>
        <w:rPr>
          <w:rFonts w:ascii="Ebrima" w:hAnsi="Ebrima" w:cs="Arial"/>
          <w:sz w:val="22"/>
          <w:szCs w:val="22"/>
          <w:lang w:val="en-US"/>
        </w:rPr>
        <w:t xml:space="preserve"> </w:t>
      </w:r>
    </w:p>
    <w:p w14:paraId="4D5137C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6" w:name="manwanimccullough2012"/>
      <w:bookmarkEnd w:id="395"/>
      <w:r w:rsidRPr="00250B3C">
        <w:rPr>
          <w:rFonts w:ascii="Ebrima" w:hAnsi="Ebrima" w:cs="Arial"/>
          <w:sz w:val="22"/>
          <w:szCs w:val="22"/>
          <w:lang w:val="en-US"/>
        </w:rPr>
        <w:t xml:space="preserve">Manwani, B., &amp; McCullough, L. D. (2012). Estrogen in ischaemic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hyperlink r:id="rId116" w:history="1">
        <w:r w:rsidRPr="004B351E">
          <w:rPr>
            <w:rStyle w:val="Hyperlink"/>
            <w:rFonts w:ascii="Ebrima" w:hAnsi="Ebrima" w:cs="Arial"/>
            <w:sz w:val="22"/>
            <w:szCs w:val="22"/>
            <w:lang w:val="en-US"/>
          </w:rPr>
          <w:t>https://doi.org/10.1111/j.1468-1331.2012.03746.x</w:t>
        </w:r>
      </w:hyperlink>
      <w:r>
        <w:rPr>
          <w:rFonts w:ascii="Ebrima" w:hAnsi="Ebrima" w:cs="Arial"/>
          <w:sz w:val="22"/>
          <w:szCs w:val="22"/>
          <w:lang w:val="en-US"/>
        </w:rPr>
        <w:t xml:space="preserve"> </w:t>
      </w:r>
    </w:p>
    <w:p w14:paraId="00DE7882" w14:textId="77777777" w:rsidR="00AC077B" w:rsidRDefault="00AC077B">
      <w:pPr>
        <w:rPr>
          <w:rFonts w:eastAsia="Times New Roman" w:cs="Arial"/>
          <w:lang w:val="en-US" w:eastAsia="en-GB"/>
        </w:rPr>
      </w:pPr>
      <w:bookmarkStart w:id="397" w:name="manwani2014"/>
      <w:bookmarkEnd w:id="396"/>
      <w:r>
        <w:rPr>
          <w:rFonts w:cs="Arial"/>
          <w:lang w:val="en-US"/>
        </w:rPr>
        <w:br w:type="page"/>
      </w:r>
    </w:p>
    <w:p w14:paraId="3FD4B3D7" w14:textId="385DC86B"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Manwani, B., Bentivegna, K., Benashski,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hyperlink r:id="rId117" w:history="1">
        <w:r w:rsidRPr="002B686C">
          <w:rPr>
            <w:rStyle w:val="Hyperlink"/>
            <w:rFonts w:ascii="Ebrima" w:hAnsi="Ebrima" w:cs="Arial"/>
            <w:sz w:val="22"/>
            <w:szCs w:val="22"/>
            <w:lang w:val="en-US"/>
          </w:rPr>
          <w:t>https://doi.org/10.1038/jcbfm.2014.186</w:t>
        </w:r>
      </w:hyperlink>
      <w:bookmarkEnd w:id="397"/>
      <w:r>
        <w:rPr>
          <w:rFonts w:ascii="Ebrima" w:hAnsi="Ebrima" w:cs="Arial"/>
          <w:sz w:val="22"/>
          <w:szCs w:val="22"/>
          <w:lang w:val="en-US"/>
        </w:rPr>
        <w:t xml:space="preserve">  </w:t>
      </w:r>
    </w:p>
    <w:p w14:paraId="5E0418F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8" w:name="matoscasano2022"/>
      <w:r w:rsidRPr="00BB7C3E">
        <w:rPr>
          <w:rFonts w:ascii="Ebrima" w:hAnsi="Ebrima" w:cs="Arial"/>
          <w:sz w:val="22"/>
          <w:szCs w:val="22"/>
          <w:lang w:val="en-US"/>
        </w:rPr>
        <w:t xml:space="preserve">Matos Casano H.A., Tadi P., Ciofoaia G.A. (2022). Anterior Cerebral Artery Stroke. In: StatPearls [Internet]. Treasure Island (FL): StatPearls Publishing; 2022. Available from: </w:t>
      </w:r>
      <w:hyperlink r:id="rId118" w:history="1">
        <w:r w:rsidRPr="004B351E">
          <w:rPr>
            <w:rStyle w:val="Hyperlink"/>
            <w:rFonts w:ascii="Ebrima" w:hAnsi="Ebrima" w:cs="Arial"/>
            <w:sz w:val="22"/>
            <w:szCs w:val="22"/>
            <w:lang w:val="en-US"/>
          </w:rPr>
          <w:t>https://www.ncbi.nlm.nih.gov/books/NBK537333/</w:t>
        </w:r>
      </w:hyperlink>
      <w:bookmarkEnd w:id="398"/>
      <w:r>
        <w:rPr>
          <w:rFonts w:ascii="Ebrima" w:hAnsi="Ebrima" w:cs="Arial"/>
          <w:sz w:val="22"/>
          <w:szCs w:val="22"/>
          <w:lang w:val="en-US"/>
        </w:rPr>
        <w:t xml:space="preserve"> </w:t>
      </w:r>
    </w:p>
    <w:p w14:paraId="5E3DCD9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9" w:name="mccullough2016"/>
      <w:r w:rsidRPr="00250B3C">
        <w:rPr>
          <w:rFonts w:ascii="Ebrima" w:hAnsi="Ebrima" w:cs="Arial"/>
          <w:sz w:val="22"/>
          <w:szCs w:val="22"/>
          <w:lang w:val="en-US"/>
        </w:rPr>
        <w:t xml:space="preserve">McCullough, L. D., Mirza, M. A., Xu, Y., Bentivegna, K., Steffens, E. B., Ritzel,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hyperlink r:id="rId119" w:history="1">
        <w:r w:rsidRPr="002B686C">
          <w:rPr>
            <w:rStyle w:val="Hyperlink"/>
            <w:rFonts w:ascii="Ebrima" w:hAnsi="Ebrima" w:cs="Arial"/>
            <w:sz w:val="22"/>
            <w:szCs w:val="22"/>
            <w:lang w:val="en-US"/>
          </w:rPr>
          <w:t>https://doi.org/10.18632/aging.100997</w:t>
        </w:r>
      </w:hyperlink>
      <w:r>
        <w:rPr>
          <w:rFonts w:ascii="Ebrima" w:hAnsi="Ebrima" w:cs="Arial"/>
          <w:sz w:val="22"/>
          <w:szCs w:val="22"/>
          <w:lang w:val="en-US"/>
        </w:rPr>
        <w:t xml:space="preserve">  </w:t>
      </w:r>
    </w:p>
    <w:p w14:paraId="0404CCE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0" w:name="mckinlay1992"/>
      <w:bookmarkEnd w:id="399"/>
      <w:r w:rsidRPr="00250B3C">
        <w:rPr>
          <w:rFonts w:ascii="Ebrima" w:hAnsi="Ebrima" w:cs="Arial"/>
          <w:sz w:val="22"/>
          <w:szCs w:val="22"/>
          <w:lang w:val="en-US"/>
        </w:rPr>
        <w:t xml:space="preserve">McKinlay, S. M., Brambilla, D. J., &amp; Posner, J. G. (1992). The normal menopause transition. </w:t>
      </w:r>
      <w:r w:rsidRPr="00250B3C">
        <w:rPr>
          <w:rFonts w:ascii="Ebrima" w:hAnsi="Ebrima" w:cs="Arial"/>
          <w:i/>
          <w:iCs/>
          <w:sz w:val="22"/>
          <w:szCs w:val="22"/>
          <w:lang w:val="en-US"/>
        </w:rPr>
        <w:t>Maturitas</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hyperlink r:id="rId120" w:history="1">
        <w:r w:rsidRPr="002B686C">
          <w:rPr>
            <w:rStyle w:val="Hyperlink"/>
            <w:rFonts w:ascii="Ebrima" w:hAnsi="Ebrima" w:cs="Arial"/>
            <w:sz w:val="22"/>
            <w:szCs w:val="22"/>
            <w:lang w:val="en-US"/>
          </w:rPr>
          <w:t>https://doi.org/10.1016/0378-5122(92)90003-m</w:t>
        </w:r>
      </w:hyperlink>
      <w:r>
        <w:rPr>
          <w:rFonts w:ascii="Ebrima" w:hAnsi="Ebrima" w:cs="Arial"/>
          <w:sz w:val="22"/>
          <w:szCs w:val="22"/>
          <w:lang w:val="en-US"/>
        </w:rPr>
        <w:t xml:space="preserve">  </w:t>
      </w:r>
    </w:p>
    <w:p w14:paraId="4734C854" w14:textId="77777777" w:rsidR="004B140A" w:rsidRPr="00473B6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01" w:name="meadhampson1997"/>
      <w:bookmarkEnd w:id="400"/>
      <w:r w:rsidRPr="00250B3C">
        <w:rPr>
          <w:rFonts w:ascii="Ebrima" w:hAnsi="Ebrima" w:cs="Arial"/>
          <w:sz w:val="22"/>
          <w:szCs w:val="22"/>
          <w:lang w:val="en-US"/>
        </w:rPr>
        <w:t xml:space="preserve">Mead, L. A., &amp; Hampson, E. (1997). Turning Bias in Humans Is Influenced by Phase of the Menstrual Cycle. </w:t>
      </w:r>
      <w:r w:rsidRPr="00473B61">
        <w:rPr>
          <w:rFonts w:ascii="Ebrima" w:hAnsi="Ebrima" w:cs="Arial"/>
          <w:i/>
          <w:iCs/>
          <w:sz w:val="22"/>
          <w:szCs w:val="22"/>
          <w:lang w:val="de-DE"/>
        </w:rPr>
        <w:t>Hormones and Behavior</w:t>
      </w:r>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r w:rsidR="002E61BF">
        <w:fldChar w:fldCharType="begin"/>
      </w:r>
      <w:r w:rsidR="002E61BF" w:rsidRPr="00427966">
        <w:rPr>
          <w:lang w:val="de-DE"/>
          <w:rPrChange w:id="402" w:author="Sperber" w:date="2022-10-25T17:28:00Z">
            <w:rPr/>
          </w:rPrChange>
        </w:rPr>
        <w:instrText xml:space="preserve"> HYPERLINK "https://doi.org/10.1006/hbeh.1997.1363" </w:instrText>
      </w:r>
      <w:r w:rsidR="002E61BF">
        <w:fldChar w:fldCharType="separate"/>
      </w:r>
      <w:r w:rsidRPr="002B686C">
        <w:rPr>
          <w:rStyle w:val="Hyperlink"/>
          <w:rFonts w:ascii="Ebrima" w:hAnsi="Ebrima" w:cs="Arial"/>
          <w:sz w:val="22"/>
          <w:szCs w:val="22"/>
          <w:lang w:val="de-DE"/>
        </w:rPr>
        <w:t>https://doi.org/10.1006/hbeh.1997.1363</w:t>
      </w:r>
      <w:r w:rsidR="002E61BF">
        <w:rPr>
          <w:rStyle w:val="Hyperlink"/>
          <w:rFonts w:ascii="Ebrima" w:hAnsi="Ebrima" w:cs="Arial"/>
          <w:sz w:val="22"/>
          <w:szCs w:val="22"/>
          <w:lang w:val="de-DE"/>
        </w:rPr>
        <w:fldChar w:fldCharType="end"/>
      </w:r>
      <w:r>
        <w:rPr>
          <w:rFonts w:ascii="Ebrima" w:hAnsi="Ebrima" w:cs="Arial"/>
          <w:sz w:val="22"/>
          <w:szCs w:val="22"/>
          <w:lang w:val="de-DE"/>
        </w:rPr>
        <w:t xml:space="preserve"> </w:t>
      </w:r>
      <w:r w:rsidRPr="00473B61">
        <w:rPr>
          <w:rFonts w:ascii="Ebrima" w:hAnsi="Ebrima" w:cs="Arial"/>
          <w:sz w:val="22"/>
          <w:szCs w:val="22"/>
          <w:lang w:val="de-DE"/>
        </w:rPr>
        <w:t xml:space="preserve"> </w:t>
      </w:r>
    </w:p>
    <w:p w14:paraId="4EF60A44" w14:textId="77777777" w:rsidR="004B140A" w:rsidRPr="0079718A"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403" w:name="medlin2020"/>
      <w:bookmarkEnd w:id="401"/>
      <w:r w:rsidRPr="0079718A">
        <w:rPr>
          <w:rFonts w:ascii="Ebrima" w:hAnsi="Ebrima" w:cs="Arial"/>
          <w:sz w:val="22"/>
          <w:szCs w:val="22"/>
          <w:lang w:val="de-DE"/>
        </w:rPr>
        <w:t xml:space="preserve">Medlin, F., Amiguet, M., Eskandari, A. &amp; Michel, P. (2020). </w:t>
      </w:r>
      <w:r w:rsidRPr="0079718A">
        <w:rPr>
          <w:rFonts w:ascii="Ebrima" w:hAnsi="Ebrima" w:cs="Arial"/>
          <w:sz w:val="22"/>
          <w:szCs w:val="22"/>
        </w:rPr>
        <w:t xml:space="preserve">Sex differences in acute ischaemic stroke patients: clinical presentation, causes and outcomes. </w:t>
      </w:r>
      <w:r w:rsidRPr="003361D5">
        <w:rPr>
          <w:rFonts w:ascii="Ebrima" w:hAnsi="Ebrima" w:cs="Arial"/>
          <w:i/>
          <w:iCs/>
          <w:sz w:val="22"/>
          <w:szCs w:val="22"/>
        </w:rPr>
        <w:t>European Journal of Neurology, 27</w:t>
      </w:r>
      <w:r w:rsidRPr="0079718A">
        <w:rPr>
          <w:rFonts w:ascii="Ebrima" w:hAnsi="Ebrima" w:cs="Arial"/>
          <w:sz w:val="22"/>
          <w:szCs w:val="22"/>
        </w:rPr>
        <w:t xml:space="preserve">(8), 1680–1688. </w:t>
      </w:r>
      <w:hyperlink r:id="rId121" w:history="1">
        <w:r w:rsidRPr="00512C4B">
          <w:rPr>
            <w:rStyle w:val="Hyperlink"/>
            <w:rFonts w:ascii="Ebrima" w:hAnsi="Ebrima" w:cs="Arial"/>
            <w:sz w:val="22"/>
            <w:szCs w:val="22"/>
          </w:rPr>
          <w:t>https://doi.org/10.1111/ene.14299</w:t>
        </w:r>
      </w:hyperlink>
      <w:bookmarkEnd w:id="403"/>
      <w:r>
        <w:rPr>
          <w:rFonts w:ascii="Ebrima" w:hAnsi="Ebrima" w:cs="Arial"/>
          <w:sz w:val="22"/>
          <w:szCs w:val="22"/>
        </w:rPr>
        <w:t xml:space="preserve"> </w:t>
      </w:r>
    </w:p>
    <w:p w14:paraId="4FF4C50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4" w:name="mesulam1981"/>
      <w:r w:rsidRPr="00250B3C">
        <w:rPr>
          <w:rFonts w:ascii="Ebrima" w:hAnsi="Ebrima" w:cs="Arial"/>
          <w:sz w:val="22"/>
          <w:szCs w:val="22"/>
          <w:lang w:val="en-US"/>
        </w:rPr>
        <w:t xml:space="preserve">Mesulam,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hyperlink r:id="rId122" w:history="1">
        <w:r w:rsidRPr="002B686C">
          <w:rPr>
            <w:rStyle w:val="Hyperlink"/>
            <w:rFonts w:ascii="Ebrima" w:hAnsi="Ebrima" w:cs="Arial"/>
            <w:sz w:val="22"/>
            <w:szCs w:val="22"/>
            <w:lang w:val="en-US"/>
          </w:rPr>
          <w:t>https://doi.org/10.1002/ana.410100402</w:t>
        </w:r>
      </w:hyperlink>
      <w:r>
        <w:rPr>
          <w:rFonts w:ascii="Ebrima" w:hAnsi="Ebrima" w:cs="Arial"/>
          <w:sz w:val="22"/>
          <w:szCs w:val="22"/>
          <w:lang w:val="en-US"/>
        </w:rPr>
        <w:t xml:space="preserve"> </w:t>
      </w:r>
    </w:p>
    <w:p w14:paraId="7C3817E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5" w:name="millerhalpern2014"/>
      <w:r w:rsidRPr="003E0700">
        <w:rPr>
          <w:rFonts w:ascii="Ebrima" w:hAnsi="Ebrima" w:cs="Arial"/>
          <w:sz w:val="22"/>
          <w:szCs w:val="22"/>
          <w:lang w:val="en-US"/>
        </w:rPr>
        <w:t xml:space="preserve">Miller, D. I., &amp; Halpern, D. F. (2014). </w:t>
      </w:r>
      <w:r w:rsidRPr="001D330E">
        <w:rPr>
          <w:rFonts w:ascii="Ebrima" w:hAnsi="Ebrima" w:cs="Arial"/>
          <w:sz w:val="22"/>
          <w:szCs w:val="22"/>
          <w:lang w:val="en-US"/>
        </w:rPr>
        <w:t xml:space="preserve">The new science of cognitive sex differences. Trends in </w:t>
      </w:r>
      <w:r w:rsidRPr="001D330E">
        <w:rPr>
          <w:rFonts w:ascii="Ebrima" w:hAnsi="Ebrima" w:cs="Arial"/>
          <w:i/>
          <w:iCs/>
          <w:sz w:val="22"/>
          <w:szCs w:val="22"/>
          <w:lang w:val="en-US"/>
        </w:rPr>
        <w:t>Cognitive Sciences, 18</w:t>
      </w:r>
      <w:r w:rsidRPr="001D330E">
        <w:rPr>
          <w:rFonts w:ascii="Ebrima" w:hAnsi="Ebrima" w:cs="Arial"/>
          <w:sz w:val="22"/>
          <w:szCs w:val="22"/>
          <w:lang w:val="en-US"/>
        </w:rPr>
        <w:t xml:space="preserve">(1), 37–45. </w:t>
      </w:r>
      <w:hyperlink r:id="rId123" w:history="1">
        <w:r w:rsidRPr="002B686C">
          <w:rPr>
            <w:rStyle w:val="Hyperlink"/>
            <w:rFonts w:ascii="Ebrima" w:hAnsi="Ebrima" w:cs="Arial"/>
            <w:sz w:val="22"/>
            <w:szCs w:val="22"/>
            <w:lang w:val="en-US"/>
          </w:rPr>
          <w:t>https://doi.org/10.1016/j.tics.2013.10.011</w:t>
        </w:r>
      </w:hyperlink>
      <w:r>
        <w:rPr>
          <w:rFonts w:ascii="Ebrima" w:hAnsi="Ebrima" w:cs="Arial"/>
          <w:sz w:val="22"/>
          <w:szCs w:val="22"/>
          <w:lang w:val="en-US"/>
        </w:rPr>
        <w:t xml:space="preserve"> </w:t>
      </w:r>
    </w:p>
    <w:p w14:paraId="0EF8E743"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6" w:name="mueller2021"/>
      <w:r w:rsidRPr="003B0EE3">
        <w:rPr>
          <w:rFonts w:ascii="Ebrima" w:hAnsi="Ebrima" w:cs="Arial"/>
          <w:sz w:val="22"/>
          <w:szCs w:val="22"/>
          <w:lang w:val="en-US"/>
        </w:rPr>
        <w:t xml:space="preserve">Mueller, S. C., Guillamon, A., Zubiaurre-Elorza, L., Junque, C., Gomez-Gil, E., Uribe, C., . . . Luders, E. (2021). The Neuroanatomy of Transgender Identity: Mega-Analytic Findings From the ENIGMA Transgender Persons Working Group. </w:t>
      </w:r>
      <w:r w:rsidRPr="003B0EE3">
        <w:rPr>
          <w:rFonts w:ascii="Ebrima" w:hAnsi="Ebrima" w:cs="Arial"/>
          <w:i/>
          <w:iCs/>
          <w:sz w:val="22"/>
          <w:szCs w:val="22"/>
          <w:lang w:val="en-US"/>
        </w:rPr>
        <w:t>The Journal of Sexual Medicine, 18</w:t>
      </w:r>
      <w:r w:rsidRPr="003B0EE3">
        <w:rPr>
          <w:rFonts w:ascii="Ebrima" w:hAnsi="Ebrima" w:cs="Arial"/>
          <w:sz w:val="22"/>
          <w:szCs w:val="22"/>
          <w:lang w:val="en-US"/>
        </w:rPr>
        <w:t xml:space="preserve">(6), 1122–1129. </w:t>
      </w:r>
      <w:hyperlink r:id="rId124" w:history="1">
        <w:r w:rsidRPr="002B0B5E">
          <w:rPr>
            <w:rStyle w:val="Hyperlink"/>
            <w:rFonts w:ascii="Ebrima" w:hAnsi="Ebrima" w:cs="Arial"/>
            <w:sz w:val="22"/>
            <w:szCs w:val="22"/>
            <w:lang w:val="en-US"/>
          </w:rPr>
          <w:t>https://doi.org/10.1016/j.jsxm.2021.03.079</w:t>
        </w:r>
      </w:hyperlink>
      <w:r>
        <w:rPr>
          <w:rFonts w:ascii="Ebrima" w:hAnsi="Ebrima" w:cs="Arial"/>
          <w:sz w:val="22"/>
          <w:szCs w:val="22"/>
          <w:lang w:val="en-US"/>
        </w:rPr>
        <w:t xml:space="preserve"> </w:t>
      </w:r>
    </w:p>
    <w:p w14:paraId="7DCCA49E"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7" w:name="nicholsholmes2001"/>
      <w:bookmarkEnd w:id="404"/>
      <w:bookmarkEnd w:id="405"/>
      <w:bookmarkEnd w:id="406"/>
      <w:r w:rsidRPr="00687332">
        <w:rPr>
          <w:rFonts w:ascii="Ebrima" w:hAnsi="Ebrima" w:cs="Arial"/>
          <w:sz w:val="22"/>
          <w:szCs w:val="22"/>
          <w:lang w:val="en-US"/>
        </w:rPr>
        <w:t xml:space="preserve">Nichols, T. E., &amp; Holmes, A. P. (2001). Nonparametric permutation tests for functional neuroimaging: A primer with examples. </w:t>
      </w:r>
      <w:r w:rsidRPr="003361D5">
        <w:rPr>
          <w:rFonts w:ascii="Ebrima" w:hAnsi="Ebrima" w:cs="Arial"/>
          <w:i/>
          <w:iCs/>
          <w:sz w:val="22"/>
          <w:szCs w:val="22"/>
          <w:lang w:val="en-US"/>
        </w:rPr>
        <w:t>Human Brain Mapping, 15</w:t>
      </w:r>
      <w:r w:rsidRPr="00687332">
        <w:rPr>
          <w:rFonts w:ascii="Ebrima" w:hAnsi="Ebrima" w:cs="Arial"/>
          <w:sz w:val="22"/>
          <w:szCs w:val="22"/>
          <w:lang w:val="en-US"/>
        </w:rPr>
        <w:t xml:space="preserve">(1), 1–25. </w:t>
      </w:r>
      <w:hyperlink r:id="rId125" w:history="1">
        <w:r w:rsidRPr="002B686C">
          <w:rPr>
            <w:rStyle w:val="Hyperlink"/>
            <w:rFonts w:ascii="Ebrima" w:hAnsi="Ebrima" w:cs="Arial"/>
            <w:sz w:val="22"/>
            <w:szCs w:val="22"/>
            <w:lang w:val="en-US"/>
          </w:rPr>
          <w:t>https://doi.org/10.1002/hbm.1058</w:t>
        </w:r>
      </w:hyperlink>
      <w:r>
        <w:rPr>
          <w:rFonts w:ascii="Ebrima" w:hAnsi="Ebrima" w:cs="Arial"/>
          <w:sz w:val="22"/>
          <w:szCs w:val="22"/>
          <w:lang w:val="en-US"/>
        </w:rPr>
        <w:t xml:space="preserve">   </w:t>
      </w:r>
    </w:p>
    <w:p w14:paraId="2ED432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8" w:name="nopoulos2001"/>
      <w:bookmarkEnd w:id="407"/>
      <w:r w:rsidRPr="000B11F4">
        <w:rPr>
          <w:rFonts w:ascii="Ebrima" w:hAnsi="Ebrima" w:cs="Arial"/>
          <w:sz w:val="22"/>
          <w:szCs w:val="22"/>
          <w:lang w:val="en-US"/>
        </w:rPr>
        <w:t xml:space="preserve">Nopoulos, P. C., Rideout, D., Crespo-Facorro, B., &amp; Andreasen, N. C. (2001). Sex differences in the absence of massa intermedia in patients with schizophrenia versus healthy controls. </w:t>
      </w:r>
      <w:r w:rsidRPr="003361D5">
        <w:rPr>
          <w:rFonts w:ascii="Ebrima" w:hAnsi="Ebrima" w:cs="Arial"/>
          <w:i/>
          <w:iCs/>
          <w:sz w:val="22"/>
          <w:szCs w:val="22"/>
          <w:lang w:val="en-US"/>
        </w:rPr>
        <w:t>Schizophrenia Research, 48</w:t>
      </w:r>
      <w:r w:rsidRPr="000B11F4">
        <w:rPr>
          <w:rFonts w:ascii="Ebrima" w:hAnsi="Ebrima" w:cs="Arial"/>
          <w:sz w:val="22"/>
          <w:szCs w:val="22"/>
          <w:lang w:val="en-US"/>
        </w:rPr>
        <w:t xml:space="preserve">(2–3), 177–185. </w:t>
      </w:r>
      <w:hyperlink r:id="rId126" w:history="1">
        <w:r w:rsidRPr="002B686C">
          <w:rPr>
            <w:rStyle w:val="Hyperlink"/>
            <w:rFonts w:ascii="Ebrima" w:hAnsi="Ebrima" w:cs="Arial"/>
            <w:sz w:val="22"/>
            <w:szCs w:val="22"/>
            <w:lang w:val="en-US"/>
          </w:rPr>
          <w:t>https://doi.org/10.1016/s0920-9964(00)00067-0</w:t>
        </w:r>
      </w:hyperlink>
      <w:r>
        <w:rPr>
          <w:rFonts w:ascii="Ebrima" w:hAnsi="Ebrima" w:cs="Arial"/>
          <w:sz w:val="22"/>
          <w:szCs w:val="22"/>
          <w:lang w:val="en-US"/>
        </w:rPr>
        <w:t xml:space="preserve"> </w:t>
      </w:r>
    </w:p>
    <w:p w14:paraId="1DAF3C3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9" w:name="oreilly2013"/>
      <w:bookmarkStart w:id="410" w:name="ocklenburggüntürkün2012"/>
      <w:bookmarkEnd w:id="408"/>
      <w:r w:rsidRPr="004B140A">
        <w:rPr>
          <w:rFonts w:ascii="Ebrima" w:hAnsi="Ebrima" w:cs="Arial"/>
          <w:sz w:val="22"/>
          <w:szCs w:val="22"/>
          <w:lang w:val="en-US"/>
        </w:rPr>
        <w:t xml:space="preserve">O’Reilly, J. X., Croxson, P. L., Jbabdi, S., Sallet, J., Noonan, M. P., Mars, R. B., . . . Baxter, M. G. (2013). Causal effect of disconnection lesions on interhemispheric functional connectivity in rhesus monkeys. </w:t>
      </w:r>
      <w:r w:rsidRPr="004B140A">
        <w:rPr>
          <w:rFonts w:ascii="Ebrima" w:hAnsi="Ebrima" w:cs="Arial"/>
          <w:i/>
          <w:sz w:val="22"/>
          <w:szCs w:val="22"/>
          <w:lang w:val="en-US"/>
        </w:rPr>
        <w:t>Proceedings of the National Academy of Sciences, 110</w:t>
      </w:r>
      <w:r w:rsidRPr="004B140A">
        <w:rPr>
          <w:rFonts w:ascii="Ebrima" w:hAnsi="Ebrima" w:cs="Arial"/>
          <w:sz w:val="22"/>
          <w:szCs w:val="22"/>
          <w:lang w:val="en-US"/>
        </w:rPr>
        <w:t xml:space="preserve">(34), 13982–13987. </w:t>
      </w:r>
      <w:hyperlink r:id="rId127" w:history="1">
        <w:r w:rsidRPr="00196C92">
          <w:rPr>
            <w:rStyle w:val="Hyperlink"/>
            <w:rFonts w:ascii="Ebrima" w:hAnsi="Ebrima" w:cs="Arial"/>
            <w:sz w:val="22"/>
            <w:szCs w:val="22"/>
            <w:lang w:val="en-US"/>
          </w:rPr>
          <w:t>https://doi.org/10.1073/pnas.1305062110</w:t>
        </w:r>
      </w:hyperlink>
      <w:r>
        <w:rPr>
          <w:rFonts w:ascii="Ebrima" w:hAnsi="Ebrima" w:cs="Arial"/>
          <w:sz w:val="22"/>
          <w:szCs w:val="22"/>
          <w:lang w:val="en-US"/>
        </w:rPr>
        <w:t xml:space="preserve"> </w:t>
      </w:r>
    </w:p>
    <w:bookmarkEnd w:id="409"/>
    <w:p w14:paraId="66A7041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Ocklenburg, S., &amp; Güntürkün,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hyperlink r:id="rId128" w:history="1">
        <w:r w:rsidRPr="002B686C">
          <w:rPr>
            <w:rStyle w:val="Hyperlink"/>
            <w:rFonts w:ascii="Ebrima" w:hAnsi="Ebrima" w:cs="Arial"/>
            <w:sz w:val="22"/>
            <w:szCs w:val="22"/>
            <w:lang w:val="en-US"/>
          </w:rPr>
          <w:t>https://doi.org/10.3389/fpsyg.2012.00005</w:t>
        </w:r>
      </w:hyperlink>
      <w:r>
        <w:rPr>
          <w:rFonts w:ascii="Ebrima" w:hAnsi="Ebrima" w:cs="Arial"/>
          <w:sz w:val="22"/>
          <w:szCs w:val="22"/>
          <w:lang w:val="en-US"/>
        </w:rPr>
        <w:t xml:space="preserve"> </w:t>
      </w:r>
    </w:p>
    <w:p w14:paraId="3053EF7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11" w:name="pletzer2014"/>
      <w:r w:rsidRPr="0048723D">
        <w:rPr>
          <w:rFonts w:ascii="Ebrima" w:hAnsi="Ebrima" w:cs="Arial"/>
          <w:sz w:val="22"/>
          <w:szCs w:val="22"/>
          <w:lang w:val="en-US"/>
        </w:rPr>
        <w:t xml:space="preserve">Pletzer, B. (2014). Sex-specific strategy use and global-local processing: a perspective toward integrating sex differences in cognition. </w:t>
      </w:r>
      <w:r w:rsidRPr="0048723D">
        <w:rPr>
          <w:rFonts w:ascii="Ebrima" w:hAnsi="Ebrima" w:cs="Arial"/>
          <w:i/>
          <w:iCs/>
          <w:sz w:val="22"/>
          <w:szCs w:val="22"/>
          <w:lang w:val="en-US"/>
        </w:rPr>
        <w:t>Frontiers in Neuroscience, 8</w:t>
      </w:r>
      <w:r w:rsidRPr="0048723D">
        <w:rPr>
          <w:rFonts w:ascii="Ebrima" w:hAnsi="Ebrima" w:cs="Arial"/>
          <w:sz w:val="22"/>
          <w:szCs w:val="22"/>
          <w:lang w:val="en-US"/>
        </w:rPr>
        <w:t xml:space="preserve">. </w:t>
      </w:r>
      <w:hyperlink r:id="rId129" w:history="1">
        <w:r w:rsidRPr="002B686C">
          <w:rPr>
            <w:rStyle w:val="Hyperlink"/>
            <w:rFonts w:ascii="Ebrima" w:hAnsi="Ebrima" w:cs="Arial"/>
            <w:sz w:val="22"/>
            <w:szCs w:val="22"/>
            <w:lang w:val="en-US"/>
          </w:rPr>
          <w:t>https://doi.org/10.3389/fnins.2014.00425</w:t>
        </w:r>
      </w:hyperlink>
      <w:r>
        <w:rPr>
          <w:rFonts w:ascii="Ebrima" w:hAnsi="Ebrima" w:cs="Arial"/>
          <w:sz w:val="22"/>
          <w:szCs w:val="22"/>
          <w:lang w:val="en-US"/>
        </w:rPr>
        <w:t xml:space="preserve"> </w:t>
      </w:r>
    </w:p>
    <w:p w14:paraId="1F15B82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12" w:name="reep2004"/>
      <w:bookmarkEnd w:id="410"/>
      <w:bookmarkEnd w:id="411"/>
      <w:r w:rsidRPr="00250B3C">
        <w:rPr>
          <w:rFonts w:ascii="Ebrima" w:hAnsi="Ebrima" w:cs="Arial"/>
          <w:sz w:val="22"/>
          <w:szCs w:val="22"/>
          <w:lang w:val="en-US"/>
        </w:rPr>
        <w:t>Reep, R. L., Corwin, J. V., Cheatwood, J. L., Van Vleet, T. M., Heilman, K. M., &amp; Watson, R. T. (</w:t>
      </w:r>
      <w:r>
        <w:rPr>
          <w:rFonts w:ascii="Ebrima" w:hAnsi="Ebrima" w:cs="Arial"/>
          <w:sz w:val="22"/>
          <w:szCs w:val="22"/>
          <w:lang w:val="en-US"/>
        </w:rPr>
        <w:t>2004</w:t>
      </w:r>
      <w:r w:rsidRPr="00250B3C">
        <w:rPr>
          <w:rFonts w:ascii="Ebrima" w:hAnsi="Ebrima" w:cs="Arial"/>
          <w:sz w:val="22"/>
          <w:szCs w:val="22"/>
          <w:lang w:val="en-US"/>
        </w:rPr>
        <w:t xml:space="preserve">).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hyperlink r:id="rId130" w:history="1">
        <w:r w:rsidRPr="002B686C">
          <w:rPr>
            <w:rStyle w:val="Hyperlink"/>
            <w:rFonts w:ascii="Ebrima" w:hAnsi="Ebrima" w:cs="Arial"/>
            <w:sz w:val="22"/>
            <w:szCs w:val="22"/>
            <w:lang w:val="en-US"/>
          </w:rPr>
          <w:t>https://pubmed.ncbi.nlm.nih.gov/15622013/</w:t>
        </w:r>
      </w:hyperlink>
      <w:r>
        <w:rPr>
          <w:rFonts w:ascii="Ebrima" w:hAnsi="Ebrima" w:cs="Arial"/>
          <w:sz w:val="22"/>
          <w:szCs w:val="22"/>
          <w:lang w:val="en-US"/>
        </w:rPr>
        <w:t xml:space="preserve">  </w:t>
      </w:r>
    </w:p>
    <w:p w14:paraId="1F45FAB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13" w:name="reeves2008"/>
      <w:bookmarkEnd w:id="412"/>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hyperlink r:id="rId131" w:history="1">
        <w:r w:rsidRPr="002B686C">
          <w:rPr>
            <w:rStyle w:val="Hyperlink"/>
            <w:rFonts w:ascii="Ebrima" w:hAnsi="Ebrima" w:cs="Arial"/>
            <w:sz w:val="22"/>
            <w:szCs w:val="22"/>
            <w:lang w:val="en-US"/>
          </w:rPr>
          <w:t>https://doi.org/10.1016/s1474-4422(08)70193-5</w:t>
        </w:r>
      </w:hyperlink>
      <w:r>
        <w:rPr>
          <w:rFonts w:ascii="Ebrima" w:hAnsi="Ebrima" w:cs="Arial"/>
          <w:sz w:val="22"/>
          <w:szCs w:val="22"/>
          <w:lang w:val="en-US"/>
        </w:rPr>
        <w:t xml:space="preserve">  </w:t>
      </w:r>
    </w:p>
    <w:p w14:paraId="5AB137AB"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14" w:name="rehbein2020"/>
      <w:r w:rsidRPr="007E6C19">
        <w:rPr>
          <w:rFonts w:ascii="Ebrima" w:hAnsi="Ebrima" w:cs="Arial"/>
          <w:sz w:val="22"/>
          <w:szCs w:val="22"/>
          <w:lang w:val="en-US"/>
        </w:rPr>
        <w:t xml:space="preserve">Rehbein, E., Hornung, J., Sundström Poromaa, I., &amp; Derntl, B. (2020). </w:t>
      </w:r>
      <w:r w:rsidRPr="003B0EE3">
        <w:rPr>
          <w:rFonts w:ascii="Ebrima" w:hAnsi="Ebrima" w:cs="Arial"/>
          <w:sz w:val="22"/>
          <w:szCs w:val="22"/>
          <w:lang w:val="en-US"/>
        </w:rPr>
        <w:t xml:space="preserve">Shaping of the Female Human Brain by Sex Hormones: A Review. </w:t>
      </w:r>
      <w:r w:rsidRPr="003B0EE3">
        <w:rPr>
          <w:rFonts w:ascii="Ebrima" w:hAnsi="Ebrima" w:cs="Arial"/>
          <w:i/>
          <w:iCs/>
          <w:sz w:val="22"/>
          <w:szCs w:val="22"/>
          <w:lang w:val="en-US"/>
        </w:rPr>
        <w:t>Neuroendocrinology, 111</w:t>
      </w:r>
      <w:r w:rsidRPr="003B0EE3">
        <w:rPr>
          <w:rFonts w:ascii="Ebrima" w:hAnsi="Ebrima" w:cs="Arial"/>
          <w:sz w:val="22"/>
          <w:szCs w:val="22"/>
          <w:lang w:val="en-US"/>
        </w:rPr>
        <w:t xml:space="preserve">(3), 183–206. </w:t>
      </w:r>
      <w:hyperlink r:id="rId132" w:history="1">
        <w:r w:rsidRPr="007E6C19">
          <w:rPr>
            <w:rStyle w:val="Hyperlink"/>
            <w:rFonts w:ascii="Ebrima" w:hAnsi="Ebrima" w:cs="Arial"/>
            <w:sz w:val="22"/>
            <w:szCs w:val="22"/>
            <w:lang w:val="en-US"/>
          </w:rPr>
          <w:t>https://doi.org/10.1159/000507083</w:t>
        </w:r>
      </w:hyperlink>
      <w:r w:rsidRPr="007E6C19">
        <w:rPr>
          <w:rFonts w:ascii="Ebrima" w:hAnsi="Ebrima" w:cs="Arial"/>
          <w:sz w:val="22"/>
          <w:szCs w:val="22"/>
          <w:lang w:val="en-US"/>
        </w:rPr>
        <w:t xml:space="preserve"> </w:t>
      </w:r>
    </w:p>
    <w:p w14:paraId="5BB183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15" w:name="rehbein2022"/>
      <w:bookmarkEnd w:id="414"/>
      <w:r w:rsidRPr="002E61BF">
        <w:rPr>
          <w:rFonts w:ascii="Ebrima" w:hAnsi="Ebrima" w:cs="Arial"/>
          <w:sz w:val="22"/>
          <w:szCs w:val="22"/>
          <w:lang w:val="de-DE"/>
        </w:rPr>
        <w:t xml:space="preserve">Rehbein, E., Kogler, L., Kotikalapudi, R., Sattler, A., Krylova, M., Kagan, K. O., . . . </w:t>
      </w:r>
      <w:r w:rsidRPr="003B0EE3">
        <w:rPr>
          <w:rFonts w:ascii="Ebrima" w:hAnsi="Ebrima" w:cs="Arial"/>
          <w:sz w:val="22"/>
          <w:szCs w:val="22"/>
          <w:lang w:val="en-US"/>
        </w:rPr>
        <w:t xml:space="preserve">Derntl, B. (2022). Pregnancy and brain architecture: Associations with hormones, cognition and affect. </w:t>
      </w:r>
      <w:r w:rsidRPr="003B0EE3">
        <w:rPr>
          <w:rFonts w:ascii="Ebrima" w:hAnsi="Ebrima" w:cs="Arial"/>
          <w:i/>
          <w:iCs/>
          <w:sz w:val="22"/>
          <w:szCs w:val="22"/>
          <w:lang w:val="en-US"/>
        </w:rPr>
        <w:t>Journal of Neuroendocrinology, 34</w:t>
      </w:r>
      <w:r w:rsidRPr="003B0EE3">
        <w:rPr>
          <w:rFonts w:ascii="Ebrima" w:hAnsi="Ebrima" w:cs="Arial"/>
          <w:sz w:val="22"/>
          <w:szCs w:val="22"/>
          <w:lang w:val="en-US"/>
        </w:rPr>
        <w:t xml:space="preserve">(2). </w:t>
      </w:r>
      <w:hyperlink r:id="rId133" w:history="1">
        <w:r w:rsidRPr="002B0B5E">
          <w:rPr>
            <w:rStyle w:val="Hyperlink"/>
            <w:rFonts w:ascii="Ebrima" w:hAnsi="Ebrima" w:cs="Arial"/>
            <w:sz w:val="22"/>
            <w:szCs w:val="22"/>
            <w:lang w:val="en-US"/>
          </w:rPr>
          <w:t>https://doi.org/10.1111/jne.13066</w:t>
        </w:r>
      </w:hyperlink>
      <w:r>
        <w:rPr>
          <w:rFonts w:ascii="Ebrima" w:hAnsi="Ebrima" w:cs="Arial"/>
          <w:sz w:val="22"/>
          <w:szCs w:val="22"/>
          <w:lang w:val="en-US"/>
        </w:rPr>
        <w:t xml:space="preserve"> </w:t>
      </w:r>
    </w:p>
    <w:p w14:paraId="440E79F3"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16" w:name="ritchie2018"/>
      <w:bookmarkEnd w:id="413"/>
      <w:bookmarkEnd w:id="415"/>
      <w:r w:rsidRPr="001D330E">
        <w:rPr>
          <w:rFonts w:ascii="Ebrima" w:hAnsi="Ebrima" w:cs="Arial"/>
          <w:sz w:val="22"/>
          <w:szCs w:val="22"/>
          <w:lang w:val="en-US"/>
        </w:rPr>
        <w:t xml:space="preserve">Ritchie, S. J., Cox, S. R., Shen, X., Lombardo, M. V., Reus, L. M., Alloza, C., . . . Deary, I. J. (2018). Sex Differences in the Adult Human Brain: Evidence from 5216 UK Biobank Participants. </w:t>
      </w:r>
      <w:r w:rsidRPr="003E0700">
        <w:rPr>
          <w:rFonts w:ascii="Ebrima" w:hAnsi="Ebrima" w:cs="Arial"/>
          <w:i/>
          <w:iCs/>
          <w:sz w:val="22"/>
          <w:szCs w:val="22"/>
          <w:lang w:val="de-DE"/>
        </w:rPr>
        <w:t>Cerebral Cortex</w:t>
      </w:r>
      <w:r w:rsidRPr="003E0700">
        <w:rPr>
          <w:rFonts w:ascii="Ebrima" w:hAnsi="Ebrima" w:cs="Arial"/>
          <w:sz w:val="22"/>
          <w:szCs w:val="22"/>
          <w:lang w:val="de-DE"/>
        </w:rPr>
        <w:t xml:space="preserve">, </w:t>
      </w:r>
      <w:r w:rsidRPr="003E0700">
        <w:rPr>
          <w:rFonts w:ascii="Ebrima" w:hAnsi="Ebrima" w:cs="Arial"/>
          <w:i/>
          <w:iCs/>
          <w:sz w:val="22"/>
          <w:szCs w:val="22"/>
          <w:lang w:val="de-DE"/>
        </w:rPr>
        <w:t>28</w:t>
      </w:r>
      <w:r w:rsidRPr="003E0700">
        <w:rPr>
          <w:rFonts w:ascii="Ebrima" w:hAnsi="Ebrima" w:cs="Arial"/>
          <w:sz w:val="22"/>
          <w:szCs w:val="22"/>
          <w:lang w:val="de-DE"/>
        </w:rPr>
        <w:t xml:space="preserve">(8), 2959–2975. </w:t>
      </w:r>
      <w:r w:rsidR="000C5924">
        <w:fldChar w:fldCharType="begin"/>
      </w:r>
      <w:r w:rsidR="000C5924" w:rsidRPr="000C5924">
        <w:rPr>
          <w:lang w:val="de-DE"/>
          <w:rPrChange w:id="417" w:author="Sperber" w:date="2022-10-25T09:27:00Z">
            <w:rPr/>
          </w:rPrChange>
        </w:rPr>
        <w:instrText xml:space="preserve"> HYPERLINK "https://doi.org/10.1093/cercor/bhy109" </w:instrText>
      </w:r>
      <w:r w:rsidR="000C5924">
        <w:fldChar w:fldCharType="separate"/>
      </w:r>
      <w:r w:rsidRPr="003E0700">
        <w:rPr>
          <w:rStyle w:val="Hyperlink"/>
          <w:rFonts w:ascii="Ebrima" w:hAnsi="Ebrima" w:cs="Arial"/>
          <w:sz w:val="22"/>
          <w:szCs w:val="22"/>
          <w:lang w:val="de-DE"/>
        </w:rPr>
        <w:t>https://doi.org/10.1093/cercor/bhy109</w:t>
      </w:r>
      <w:r w:rsidR="000C5924">
        <w:rPr>
          <w:rStyle w:val="Hyperlink"/>
          <w:rFonts w:ascii="Ebrima" w:hAnsi="Ebrima" w:cs="Arial"/>
          <w:sz w:val="22"/>
          <w:szCs w:val="22"/>
          <w:lang w:val="de-DE"/>
        </w:rPr>
        <w:fldChar w:fldCharType="end"/>
      </w:r>
      <w:r w:rsidRPr="003E0700">
        <w:rPr>
          <w:rFonts w:ascii="Ebrima" w:hAnsi="Ebrima" w:cs="Arial"/>
          <w:sz w:val="22"/>
          <w:szCs w:val="22"/>
          <w:lang w:val="de-DE"/>
        </w:rPr>
        <w:t xml:space="preserve"> </w:t>
      </w:r>
    </w:p>
    <w:p w14:paraId="7A693ECF"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18" w:name="röhrig2022"/>
      <w:bookmarkEnd w:id="416"/>
      <w:r w:rsidRPr="003E0700">
        <w:rPr>
          <w:rFonts w:ascii="Ebrima" w:hAnsi="Ebrima" w:cs="Arial"/>
          <w:sz w:val="22"/>
          <w:szCs w:val="22"/>
          <w:lang w:val="de-DE"/>
        </w:rPr>
        <w:t xml:space="preserve">Röhrig, L., Sperber, C., Bonilha, L., Rorden, C., &amp; Karnath, H. O. (2022). </w:t>
      </w:r>
      <w:r>
        <w:rPr>
          <w:rFonts w:ascii="Ebrima" w:hAnsi="Ebrima" w:cs="Arial"/>
          <w:sz w:val="22"/>
          <w:szCs w:val="22"/>
        </w:rPr>
        <w:t>Right-hemispheric</w:t>
      </w:r>
      <w:r w:rsidRPr="00687332">
        <w:rPr>
          <w:rFonts w:ascii="Ebrima" w:hAnsi="Ebrima" w:cs="Arial"/>
          <w:sz w:val="22"/>
          <w:szCs w:val="22"/>
        </w:rPr>
        <w:t xml:space="preserve"> white matter hyperintensities improve the prediction of spatial neglect severity in acute stroke. </w:t>
      </w:r>
      <w:r w:rsidRPr="003361D5">
        <w:rPr>
          <w:rFonts w:ascii="Ebrima" w:hAnsi="Ebrima" w:cs="Arial"/>
          <w:i/>
          <w:iCs/>
          <w:sz w:val="22"/>
          <w:szCs w:val="22"/>
        </w:rPr>
        <w:t>medRxiv.</w:t>
      </w:r>
      <w:r w:rsidRPr="00687332">
        <w:rPr>
          <w:rFonts w:ascii="Ebrima" w:hAnsi="Ebrima" w:cs="Arial"/>
          <w:sz w:val="22"/>
          <w:szCs w:val="22"/>
        </w:rPr>
        <w:t xml:space="preserve"> </w:t>
      </w:r>
      <w:hyperlink r:id="rId134" w:history="1">
        <w:r w:rsidRPr="001D3C0C">
          <w:rPr>
            <w:rStyle w:val="Hyperlink"/>
            <w:rFonts w:ascii="Ebrima" w:hAnsi="Ebrima" w:cs="Arial"/>
            <w:sz w:val="22"/>
            <w:szCs w:val="22"/>
            <w:lang w:val="en-US"/>
          </w:rPr>
          <w:t>https://doi.org/10.1101/2022.04.08.22273547</w:t>
        </w:r>
      </w:hyperlink>
      <w:bookmarkEnd w:id="418"/>
      <w:r w:rsidRPr="001D3C0C">
        <w:rPr>
          <w:rFonts w:ascii="Ebrima" w:hAnsi="Ebrima" w:cs="Arial"/>
          <w:sz w:val="22"/>
          <w:szCs w:val="22"/>
          <w:lang w:val="en-US"/>
        </w:rPr>
        <w:t xml:space="preserve">  </w:t>
      </w:r>
    </w:p>
    <w:p w14:paraId="329B7BBE" w14:textId="77777777" w:rsidR="004B140A" w:rsidRPr="004B140A" w:rsidRDefault="004B140A" w:rsidP="00687332">
      <w:pPr>
        <w:pStyle w:val="StandardWeb"/>
        <w:spacing w:before="0" w:beforeAutospacing="0" w:after="120" w:afterAutospacing="0" w:line="276" w:lineRule="auto"/>
        <w:ind w:left="709" w:hanging="709"/>
        <w:jc w:val="both"/>
        <w:rPr>
          <w:rFonts w:ascii="Ebrima" w:hAnsi="Ebrima" w:cs="Arial"/>
          <w:sz w:val="22"/>
          <w:szCs w:val="22"/>
          <w:lang w:val="en-US"/>
        </w:rPr>
      </w:pPr>
      <w:bookmarkStart w:id="419" w:name="roland2017"/>
      <w:bookmarkStart w:id="420" w:name="rorden2012"/>
      <w:r w:rsidRPr="004B140A">
        <w:rPr>
          <w:rFonts w:ascii="Ebrima" w:hAnsi="Ebrima" w:cs="Arial"/>
          <w:sz w:val="22"/>
          <w:szCs w:val="22"/>
          <w:lang w:val="en-US"/>
        </w:rPr>
        <w:t xml:space="preserve">Roland, J. L., Snyder, A. Z., Hacker, C. D., Mitra, A., Shimony, J. S., Limbrick, D. D., . . . Leuthardt, E. C. (2017). On the role of the corpus callosum in interhemispheric functional connectivity in humans. </w:t>
      </w:r>
      <w:r w:rsidRPr="004B140A">
        <w:rPr>
          <w:rFonts w:ascii="Ebrima" w:hAnsi="Ebrima" w:cs="Arial"/>
          <w:i/>
          <w:sz w:val="22"/>
          <w:szCs w:val="22"/>
          <w:lang w:val="en-US"/>
        </w:rPr>
        <w:t>Proceedings of the National Academy of Sciences, 114</w:t>
      </w:r>
      <w:r w:rsidRPr="004B140A">
        <w:rPr>
          <w:rFonts w:ascii="Ebrima" w:hAnsi="Ebrima" w:cs="Arial"/>
          <w:sz w:val="22"/>
          <w:szCs w:val="22"/>
          <w:lang w:val="en-US"/>
        </w:rPr>
        <w:t xml:space="preserve">(50), 13278–13283. </w:t>
      </w:r>
      <w:hyperlink r:id="rId135" w:history="1">
        <w:r w:rsidRPr="00196C92">
          <w:rPr>
            <w:rStyle w:val="Hyperlink"/>
            <w:rFonts w:ascii="Ebrima" w:hAnsi="Ebrima" w:cs="Arial"/>
            <w:sz w:val="22"/>
            <w:szCs w:val="22"/>
            <w:lang w:val="en-US"/>
          </w:rPr>
          <w:t>https://doi.org/10.1073/pnas.1707050114</w:t>
        </w:r>
      </w:hyperlink>
      <w:r>
        <w:rPr>
          <w:rFonts w:ascii="Ebrima" w:hAnsi="Ebrima" w:cs="Arial"/>
          <w:sz w:val="22"/>
          <w:szCs w:val="22"/>
          <w:lang w:val="en-US"/>
        </w:rPr>
        <w:t xml:space="preserve"> </w:t>
      </w:r>
    </w:p>
    <w:p w14:paraId="11E6FB46" w14:textId="77777777" w:rsidR="004B140A" w:rsidRPr="00687332"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421" w:name="rordenbrett2000"/>
      <w:bookmarkEnd w:id="419"/>
      <w:r w:rsidRPr="00687332">
        <w:rPr>
          <w:rFonts w:ascii="Ebrima" w:hAnsi="Ebrima" w:cs="Arial"/>
          <w:sz w:val="22"/>
          <w:szCs w:val="22"/>
        </w:rPr>
        <w:t xml:space="preserve">Rorden, C., &amp; Brett, M. (2000). Stereotaxic Display of Brain Lesions. </w:t>
      </w:r>
      <w:r w:rsidRPr="003361D5">
        <w:rPr>
          <w:rFonts w:ascii="Ebrima" w:hAnsi="Ebrima" w:cs="Arial"/>
          <w:i/>
          <w:iCs/>
          <w:sz w:val="22"/>
          <w:szCs w:val="22"/>
        </w:rPr>
        <w:t>Behavioural Neurology, 12</w:t>
      </w:r>
      <w:r w:rsidRPr="00687332">
        <w:rPr>
          <w:rFonts w:ascii="Ebrima" w:hAnsi="Ebrima" w:cs="Arial"/>
          <w:sz w:val="22"/>
          <w:szCs w:val="22"/>
        </w:rPr>
        <w:t xml:space="preserve">(4), 191–200. </w:t>
      </w:r>
      <w:hyperlink r:id="rId136" w:history="1">
        <w:r w:rsidRPr="002B686C">
          <w:rPr>
            <w:rStyle w:val="Hyperlink"/>
            <w:rFonts w:ascii="Ebrima" w:hAnsi="Ebrima" w:cs="Arial"/>
            <w:sz w:val="22"/>
            <w:szCs w:val="22"/>
          </w:rPr>
          <w:t>https://doi.org/10.1155/2000/421719</w:t>
        </w:r>
      </w:hyperlink>
      <w:r>
        <w:rPr>
          <w:rFonts w:ascii="Ebrima" w:hAnsi="Ebrima" w:cs="Arial"/>
          <w:sz w:val="22"/>
          <w:szCs w:val="22"/>
        </w:rPr>
        <w:t xml:space="preserve">  </w:t>
      </w:r>
    </w:p>
    <w:bookmarkEnd w:id="420"/>
    <w:bookmarkEnd w:id="421"/>
    <w:p w14:paraId="65425856"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E61BF">
        <w:rPr>
          <w:rFonts w:ascii="Ebrima" w:hAnsi="Ebrima" w:cs="Arial"/>
          <w:sz w:val="22"/>
          <w:szCs w:val="22"/>
          <w:lang w:val="de-DE"/>
          <w:rPrChange w:id="422" w:author="Sperber" w:date="2022-10-25T17:10:00Z">
            <w:rPr>
              <w:rFonts w:ascii="Ebrima" w:hAnsi="Ebrima" w:cs="Arial"/>
              <w:sz w:val="22"/>
              <w:szCs w:val="22"/>
              <w:lang w:val="en-US"/>
            </w:rPr>
          </w:rPrChange>
        </w:rPr>
        <w:t xml:space="preserve">Rorden, C., &amp; Karnath, H. O. (2010). </w:t>
      </w:r>
      <w:r w:rsidRPr="002C6163">
        <w:rPr>
          <w:rFonts w:ascii="Ebrima" w:hAnsi="Ebrima" w:cs="Arial"/>
          <w:sz w:val="22"/>
          <w:szCs w:val="22"/>
          <w:lang w:val="en-US"/>
        </w:rPr>
        <w:t xml:space="preserve">A simple measure of neglect severity. </w:t>
      </w:r>
      <w:r w:rsidRPr="001D3C0C">
        <w:rPr>
          <w:rFonts w:ascii="Ebrima" w:hAnsi="Ebrima" w:cs="Arial"/>
          <w:i/>
          <w:iCs/>
          <w:sz w:val="22"/>
          <w:szCs w:val="22"/>
          <w:lang w:val="de-DE"/>
        </w:rPr>
        <w:t>Neuropsychologia, 48</w:t>
      </w:r>
      <w:r w:rsidRPr="001D3C0C">
        <w:rPr>
          <w:rFonts w:ascii="Ebrima" w:hAnsi="Ebrima" w:cs="Arial"/>
          <w:sz w:val="22"/>
          <w:szCs w:val="22"/>
          <w:lang w:val="de-DE"/>
        </w:rPr>
        <w:t xml:space="preserve">(9), 2758–2763. </w:t>
      </w:r>
      <w:r w:rsidR="000C5924">
        <w:fldChar w:fldCharType="begin"/>
      </w:r>
      <w:r w:rsidR="000C5924" w:rsidRPr="000C5924">
        <w:rPr>
          <w:lang w:val="de-DE"/>
          <w:rPrChange w:id="423" w:author="Sperber" w:date="2022-10-25T09:27:00Z">
            <w:rPr/>
          </w:rPrChange>
        </w:rPr>
        <w:instrText xml:space="preserve"> HYPERLINK "https://doi.org/10.1016/j.neuropsychologia.2010.04.018" </w:instrText>
      </w:r>
      <w:r w:rsidR="000C5924">
        <w:fldChar w:fldCharType="separate"/>
      </w:r>
      <w:r w:rsidRPr="001D3C0C">
        <w:rPr>
          <w:rStyle w:val="Hyperlink"/>
          <w:rFonts w:ascii="Ebrima" w:hAnsi="Ebrima" w:cs="Arial"/>
          <w:sz w:val="22"/>
          <w:szCs w:val="22"/>
          <w:lang w:val="de-DE"/>
        </w:rPr>
        <w:t>https://doi.org/10.1016/j.neuropsychologia.2010.04.018</w:t>
      </w:r>
      <w:r w:rsidR="000C5924">
        <w:rPr>
          <w:rStyle w:val="Hyperlink"/>
          <w:rFonts w:ascii="Ebrima" w:hAnsi="Ebrima" w:cs="Arial"/>
          <w:sz w:val="22"/>
          <w:szCs w:val="22"/>
          <w:lang w:val="de-DE"/>
        </w:rPr>
        <w:fldChar w:fldCharType="end"/>
      </w:r>
      <w:r w:rsidRPr="001D3C0C">
        <w:rPr>
          <w:rFonts w:ascii="Ebrima" w:hAnsi="Ebrima" w:cs="Arial"/>
          <w:sz w:val="22"/>
          <w:szCs w:val="22"/>
          <w:lang w:val="de-DE"/>
        </w:rPr>
        <w:t xml:space="preserve">  </w:t>
      </w:r>
    </w:p>
    <w:p w14:paraId="3D43C604" w14:textId="77777777" w:rsidR="004B140A"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424" w:name="rordenkarnath2010"/>
      <w:r w:rsidRPr="00687332">
        <w:rPr>
          <w:rFonts w:ascii="Ebrima" w:hAnsi="Ebrima" w:cs="Arial"/>
          <w:sz w:val="22"/>
          <w:szCs w:val="22"/>
          <w:lang w:val="de-DE"/>
        </w:rPr>
        <w:t xml:space="preserve">Rorden, C., Bonilha, L., Fridriksson, J., Bender, B., &amp; Karnath, H. O. (2012). </w:t>
      </w:r>
      <w:r w:rsidRPr="00687332">
        <w:rPr>
          <w:rFonts w:ascii="Ebrima" w:hAnsi="Ebrima" w:cs="Arial"/>
          <w:sz w:val="22"/>
          <w:szCs w:val="22"/>
        </w:rPr>
        <w:t xml:space="preserve">Age-specific CT and MRI templates for spatial normalization. </w:t>
      </w:r>
      <w:r w:rsidRPr="003361D5">
        <w:rPr>
          <w:rFonts w:ascii="Ebrima" w:hAnsi="Ebrima" w:cs="Arial"/>
          <w:i/>
          <w:iCs/>
          <w:sz w:val="22"/>
          <w:szCs w:val="22"/>
        </w:rPr>
        <w:t>NeuroImage, 61</w:t>
      </w:r>
      <w:r w:rsidRPr="00687332">
        <w:rPr>
          <w:rFonts w:ascii="Ebrima" w:hAnsi="Ebrima" w:cs="Arial"/>
          <w:sz w:val="22"/>
          <w:szCs w:val="22"/>
        </w:rPr>
        <w:t xml:space="preserve">(4), 957–965. </w:t>
      </w:r>
      <w:hyperlink r:id="rId137" w:history="1">
        <w:r w:rsidRPr="002B686C">
          <w:rPr>
            <w:rStyle w:val="Hyperlink"/>
            <w:rFonts w:ascii="Ebrima" w:hAnsi="Ebrima" w:cs="Arial"/>
            <w:sz w:val="22"/>
            <w:szCs w:val="22"/>
          </w:rPr>
          <w:t>https://doi.org/10.1016/j.neuroimage.2012.03.020</w:t>
        </w:r>
      </w:hyperlink>
      <w:r>
        <w:rPr>
          <w:rFonts w:ascii="Ebrima" w:hAnsi="Ebrima" w:cs="Arial"/>
          <w:sz w:val="22"/>
          <w:szCs w:val="22"/>
        </w:rPr>
        <w:t xml:space="preserve">  </w:t>
      </w:r>
    </w:p>
    <w:p w14:paraId="5751F0E1" w14:textId="77777777" w:rsidR="00BA784A" w:rsidRDefault="00BA784A">
      <w:pPr>
        <w:rPr>
          <w:rFonts w:eastAsia="Times New Roman" w:cs="Arial"/>
          <w:lang w:val="en-US" w:eastAsia="en-GB"/>
        </w:rPr>
      </w:pPr>
      <w:bookmarkStart w:id="425" w:name="ruigrok2014"/>
      <w:r>
        <w:rPr>
          <w:rFonts w:cs="Arial"/>
          <w:lang w:val="en-US"/>
        </w:rPr>
        <w:br w:type="page"/>
      </w:r>
    </w:p>
    <w:p w14:paraId="6C105B12" w14:textId="2EFDBD3F"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E4552D">
        <w:rPr>
          <w:rFonts w:ascii="Ebrima" w:hAnsi="Ebrima" w:cs="Arial"/>
          <w:sz w:val="22"/>
          <w:szCs w:val="22"/>
          <w:lang w:val="en-US"/>
        </w:rPr>
        <w:lastRenderedPageBreak/>
        <w:t xml:space="preserve">Ruigrok, A. N., Salimi-Khorshidi, G., Lai, M. C., Baron-Cohen, S., Lombardo, M. V., Tait, R. J., &amp; Suckling, J. (2014). A meta-analysis of sex differences in human brain structure. </w:t>
      </w:r>
      <w:r w:rsidRPr="00E4552D">
        <w:rPr>
          <w:rFonts w:ascii="Ebrima" w:hAnsi="Ebrima" w:cs="Arial"/>
          <w:i/>
          <w:iCs/>
          <w:sz w:val="22"/>
          <w:szCs w:val="22"/>
          <w:lang w:val="en-US"/>
        </w:rPr>
        <w:t>Neuroscience &amp; Biobehavioral Reviews, 39</w:t>
      </w:r>
      <w:r w:rsidRPr="00E4552D">
        <w:rPr>
          <w:rFonts w:ascii="Ebrima" w:hAnsi="Ebrima" w:cs="Arial"/>
          <w:sz w:val="22"/>
          <w:szCs w:val="22"/>
          <w:lang w:val="en-US"/>
        </w:rPr>
        <w:t xml:space="preserve">, 34–50. </w:t>
      </w:r>
      <w:hyperlink r:id="rId138" w:history="1">
        <w:r w:rsidRPr="002B0B5E">
          <w:rPr>
            <w:rStyle w:val="Hyperlink"/>
            <w:rFonts w:ascii="Ebrima" w:hAnsi="Ebrima" w:cs="Arial"/>
            <w:sz w:val="22"/>
            <w:szCs w:val="22"/>
            <w:lang w:val="en-US"/>
          </w:rPr>
          <w:t>https://doi.org/10.1016/j.neubiorev.2013.12.004</w:t>
        </w:r>
      </w:hyperlink>
      <w:r>
        <w:rPr>
          <w:rFonts w:ascii="Ebrima" w:hAnsi="Ebrima" w:cs="Arial"/>
          <w:sz w:val="22"/>
          <w:szCs w:val="22"/>
          <w:lang w:val="en-US"/>
        </w:rPr>
        <w:t xml:space="preserve"> </w:t>
      </w:r>
    </w:p>
    <w:p w14:paraId="4A82B6A7"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26" w:name="rupprecht2003"/>
      <w:bookmarkEnd w:id="424"/>
      <w:bookmarkEnd w:id="425"/>
      <w:r w:rsidRPr="00250B3C">
        <w:rPr>
          <w:rFonts w:ascii="Ebrima" w:hAnsi="Ebrima" w:cs="Arial"/>
          <w:sz w:val="22"/>
          <w:szCs w:val="22"/>
          <w:lang w:val="en-US"/>
        </w:rPr>
        <w:t xml:space="preserve">Rupprecht, R. (2003). Neuroactive steroids: mechanisms of action and neuropsychopharmacological properties. </w:t>
      </w:r>
      <w:r w:rsidRPr="007E6C19">
        <w:rPr>
          <w:rFonts w:ascii="Ebrima" w:hAnsi="Ebrima" w:cs="Arial"/>
          <w:i/>
          <w:iCs/>
          <w:sz w:val="22"/>
          <w:szCs w:val="22"/>
          <w:lang w:val="en-US"/>
        </w:rPr>
        <w:t>Psychoneuroendocrinology</w:t>
      </w:r>
      <w:r w:rsidRPr="007E6C19">
        <w:rPr>
          <w:rFonts w:ascii="Ebrima" w:hAnsi="Ebrima" w:cs="Arial"/>
          <w:sz w:val="22"/>
          <w:szCs w:val="22"/>
          <w:lang w:val="en-US"/>
        </w:rPr>
        <w:t xml:space="preserve">, </w:t>
      </w:r>
      <w:r w:rsidRPr="007E6C19">
        <w:rPr>
          <w:rFonts w:ascii="Ebrima" w:hAnsi="Ebrima" w:cs="Arial"/>
          <w:i/>
          <w:iCs/>
          <w:sz w:val="22"/>
          <w:szCs w:val="22"/>
          <w:lang w:val="en-US"/>
        </w:rPr>
        <w:t>28</w:t>
      </w:r>
      <w:r w:rsidRPr="007E6C19">
        <w:rPr>
          <w:rFonts w:ascii="Ebrima" w:hAnsi="Ebrima" w:cs="Arial"/>
          <w:sz w:val="22"/>
          <w:szCs w:val="22"/>
          <w:lang w:val="en-US"/>
        </w:rPr>
        <w:t xml:space="preserve">(2), 139–168. </w:t>
      </w:r>
      <w:hyperlink r:id="rId139" w:history="1">
        <w:r w:rsidRPr="007E6C19">
          <w:rPr>
            <w:rStyle w:val="Hyperlink"/>
            <w:rFonts w:ascii="Ebrima" w:hAnsi="Ebrima" w:cs="Arial"/>
            <w:sz w:val="22"/>
            <w:szCs w:val="22"/>
            <w:lang w:val="en-US"/>
          </w:rPr>
          <w:t>https://doi.org/10.1016/s0306-4530(02)00064-1</w:t>
        </w:r>
      </w:hyperlink>
      <w:r w:rsidRPr="007E6C19">
        <w:rPr>
          <w:rFonts w:ascii="Ebrima" w:hAnsi="Ebrima" w:cs="Arial"/>
          <w:sz w:val="22"/>
          <w:szCs w:val="22"/>
          <w:lang w:val="en-US"/>
        </w:rPr>
        <w:t xml:space="preserve">  </w:t>
      </w:r>
    </w:p>
    <w:p w14:paraId="13A5FAE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27" w:name="salvalaggio2020"/>
      <w:bookmarkEnd w:id="426"/>
      <w:r w:rsidRPr="00E4552D">
        <w:rPr>
          <w:rFonts w:ascii="Ebrima" w:hAnsi="Ebrima" w:cs="Arial"/>
          <w:sz w:val="22"/>
          <w:szCs w:val="22"/>
          <w:lang w:val="en-US"/>
        </w:rPr>
        <w:t xml:space="preserve">Salvalaggio, A., De Filippo De Grazia, M., Zorzi, M., Thiebaut de Schotten, M., &amp; Corbetta, M. (2020). Post-stroke deficit prediction from lesion and indirect structural and functional disconnection. </w:t>
      </w:r>
      <w:r w:rsidRPr="00E4552D">
        <w:rPr>
          <w:rFonts w:ascii="Ebrima" w:hAnsi="Ebrima" w:cs="Arial"/>
          <w:i/>
          <w:iCs/>
          <w:sz w:val="22"/>
          <w:szCs w:val="22"/>
          <w:lang w:val="en-US"/>
        </w:rPr>
        <w:t>Brain, 143</w:t>
      </w:r>
      <w:r w:rsidRPr="00E4552D">
        <w:rPr>
          <w:rFonts w:ascii="Ebrima" w:hAnsi="Ebrima" w:cs="Arial"/>
          <w:sz w:val="22"/>
          <w:szCs w:val="22"/>
          <w:lang w:val="en-US"/>
        </w:rPr>
        <w:t xml:space="preserve">(7), 2173–2188. </w:t>
      </w:r>
      <w:hyperlink r:id="rId140" w:history="1">
        <w:r w:rsidRPr="002B0B5E">
          <w:rPr>
            <w:rStyle w:val="Hyperlink"/>
            <w:rFonts w:ascii="Ebrima" w:hAnsi="Ebrima" w:cs="Arial"/>
            <w:sz w:val="22"/>
            <w:szCs w:val="22"/>
            <w:lang w:val="en-US"/>
          </w:rPr>
          <w:t>https://doi.org/10.1093/brain/awaa156</w:t>
        </w:r>
      </w:hyperlink>
      <w:r>
        <w:rPr>
          <w:rFonts w:ascii="Ebrima" w:hAnsi="Ebrima" w:cs="Arial"/>
          <w:sz w:val="22"/>
          <w:szCs w:val="22"/>
          <w:lang w:val="en-US"/>
        </w:rPr>
        <w:t xml:space="preserve"> </w:t>
      </w:r>
    </w:p>
    <w:p w14:paraId="6197991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428" w:name="saxena2022"/>
      <w:bookmarkEnd w:id="427"/>
      <w:r w:rsidRPr="00250B3C">
        <w:rPr>
          <w:rFonts w:ascii="Ebrima" w:hAnsi="Ebrima" w:cs="Arial"/>
          <w:sz w:val="22"/>
          <w:szCs w:val="22"/>
          <w:lang w:val="en-US"/>
        </w:rPr>
        <w:t xml:space="preserve">Saxena, S., Keser, Z., Rorden, C., Bonilha, L., Fridriksson, J., Walker, A., &amp; Hillis, A. E. (2022). Disruptions of the Human Connectome Associated With Hemispatial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hyperlink r:id="rId141" w:history="1">
        <w:r w:rsidRPr="002B686C">
          <w:rPr>
            <w:rStyle w:val="Hyperlink"/>
            <w:rFonts w:ascii="Ebrima" w:hAnsi="Ebrima" w:cs="Arial"/>
            <w:sz w:val="22"/>
            <w:szCs w:val="22"/>
          </w:rPr>
          <w:t>https://doi.org/10.1212/wnl.0000000000013050</w:t>
        </w:r>
      </w:hyperlink>
      <w:r>
        <w:rPr>
          <w:rFonts w:ascii="Ebrima" w:hAnsi="Ebrima" w:cs="Arial"/>
          <w:sz w:val="22"/>
          <w:szCs w:val="22"/>
        </w:rPr>
        <w:t xml:space="preserve"> </w:t>
      </w:r>
    </w:p>
    <w:p w14:paraId="0FD98032"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29" w:name="schölkopf2001"/>
      <w:bookmarkEnd w:id="428"/>
      <w:r w:rsidRPr="002C6163">
        <w:rPr>
          <w:rFonts w:ascii="Ebrima" w:hAnsi="Ebrima" w:cs="Arial"/>
          <w:sz w:val="22"/>
          <w:szCs w:val="22"/>
        </w:rPr>
        <w:t xml:space="preserve">Schölkopf, B., Platt, J. C., Shawe-Taylor, J., Smola, A. J., &amp; Williamson, R. C. (2001). Estimating the Support of a High-Dimensional Distribution. </w:t>
      </w:r>
      <w:r w:rsidRPr="003361D5">
        <w:rPr>
          <w:rFonts w:ascii="Ebrima" w:hAnsi="Ebrima" w:cs="Arial"/>
          <w:i/>
          <w:iCs/>
          <w:sz w:val="22"/>
          <w:szCs w:val="22"/>
        </w:rPr>
        <w:t>Neural Computation, 13</w:t>
      </w:r>
      <w:r w:rsidRPr="002C6163">
        <w:rPr>
          <w:rFonts w:ascii="Ebrima" w:hAnsi="Ebrima" w:cs="Arial"/>
          <w:sz w:val="22"/>
          <w:szCs w:val="22"/>
        </w:rPr>
        <w:t xml:space="preserve">(7), 1443–1471. </w:t>
      </w:r>
      <w:hyperlink r:id="rId142" w:history="1">
        <w:r w:rsidRPr="003E0700">
          <w:rPr>
            <w:rStyle w:val="Hyperlink"/>
            <w:rFonts w:ascii="Ebrima" w:hAnsi="Ebrima" w:cs="Arial"/>
            <w:sz w:val="22"/>
            <w:szCs w:val="22"/>
            <w:lang w:val="de-DE"/>
          </w:rPr>
          <w:t>https://doi.org/10.1162/089976601750264965</w:t>
        </w:r>
      </w:hyperlink>
      <w:r w:rsidRPr="003E0700">
        <w:rPr>
          <w:rFonts w:ascii="Ebrima" w:hAnsi="Ebrima" w:cs="Arial"/>
          <w:sz w:val="22"/>
          <w:szCs w:val="22"/>
          <w:lang w:val="de-DE"/>
        </w:rPr>
        <w:t xml:space="preserve">  </w:t>
      </w:r>
    </w:p>
    <w:p w14:paraId="2617BA69" w14:textId="77777777" w:rsidR="004B140A" w:rsidRPr="00D2724E"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430" w:name="schölkopf2000"/>
      <w:bookmarkEnd w:id="429"/>
      <w:r w:rsidRPr="0065070A">
        <w:rPr>
          <w:rFonts w:ascii="Ebrima" w:hAnsi="Ebrima" w:cs="Arial"/>
          <w:sz w:val="22"/>
          <w:szCs w:val="22"/>
          <w:lang w:val="de-DE"/>
        </w:rPr>
        <w:t xml:space="preserve">Schölkopf, B., Smola, A. J., Williamson, R. C., &amp; Bartlett, P. L. (2000). </w:t>
      </w:r>
      <w:r w:rsidRPr="002C6163">
        <w:rPr>
          <w:rFonts w:ascii="Ebrima" w:hAnsi="Ebrima" w:cs="Arial"/>
          <w:sz w:val="22"/>
          <w:szCs w:val="22"/>
        </w:rPr>
        <w:t xml:space="preserve">New Support Vector Algorithms. </w:t>
      </w:r>
      <w:r w:rsidRPr="003361D5">
        <w:rPr>
          <w:rFonts w:ascii="Ebrima" w:hAnsi="Ebrima" w:cs="Arial"/>
          <w:i/>
          <w:iCs/>
          <w:sz w:val="22"/>
          <w:szCs w:val="22"/>
        </w:rPr>
        <w:t>Neural Computation, 12</w:t>
      </w:r>
      <w:r w:rsidRPr="002C6163">
        <w:rPr>
          <w:rFonts w:ascii="Ebrima" w:hAnsi="Ebrima" w:cs="Arial"/>
          <w:sz w:val="22"/>
          <w:szCs w:val="22"/>
        </w:rPr>
        <w:t xml:space="preserve">(5), 1207–1245. </w:t>
      </w:r>
      <w:hyperlink r:id="rId143" w:history="1">
        <w:r w:rsidRPr="002B686C">
          <w:rPr>
            <w:rStyle w:val="Hyperlink"/>
            <w:rFonts w:ascii="Ebrima" w:hAnsi="Ebrima" w:cs="Arial"/>
            <w:sz w:val="22"/>
            <w:szCs w:val="22"/>
          </w:rPr>
          <w:t>https://doi.org/10.1162/089976600300015565</w:t>
        </w:r>
      </w:hyperlink>
      <w:r>
        <w:rPr>
          <w:rFonts w:ascii="Ebrima" w:hAnsi="Ebrima" w:cs="Arial"/>
          <w:sz w:val="22"/>
          <w:szCs w:val="22"/>
        </w:rPr>
        <w:t xml:space="preserve">   </w:t>
      </w:r>
    </w:p>
    <w:p w14:paraId="7757031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31" w:name="shields1975"/>
      <w:bookmarkEnd w:id="430"/>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hyperlink r:id="rId144" w:history="1">
        <w:r w:rsidRPr="002B686C">
          <w:rPr>
            <w:rStyle w:val="Hyperlink"/>
            <w:rFonts w:ascii="Ebrima" w:hAnsi="Ebrima" w:cs="Arial"/>
            <w:sz w:val="22"/>
            <w:szCs w:val="22"/>
            <w:lang w:val="en-US"/>
          </w:rPr>
          <w:t>https://doi.org/10.1037/h0076948</w:t>
        </w:r>
      </w:hyperlink>
      <w:r>
        <w:rPr>
          <w:rFonts w:ascii="Ebrima" w:hAnsi="Ebrima" w:cs="Arial"/>
          <w:sz w:val="22"/>
          <w:szCs w:val="22"/>
          <w:lang w:val="en-US"/>
        </w:rPr>
        <w:t xml:space="preserve">  </w:t>
      </w:r>
    </w:p>
    <w:p w14:paraId="601F7FD8"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32" w:name="silva2010"/>
      <w:bookmarkEnd w:id="431"/>
      <w:r w:rsidRPr="00250B3C">
        <w:rPr>
          <w:rFonts w:ascii="Ebrima" w:hAnsi="Ebrima" w:cs="Arial"/>
          <w:sz w:val="22"/>
          <w:szCs w:val="22"/>
          <w:lang w:val="en-US"/>
        </w:rPr>
        <w:t xml:space="preserve">Silva, G. S., Lima, F. O., Camargo, E. C., Smith, W. S., Lev, M. H., Harris, G. J., . . . Furie,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hyperlink r:id="rId145" w:history="1">
        <w:r w:rsidRPr="002B686C">
          <w:rPr>
            <w:rStyle w:val="Hyperlink"/>
            <w:rFonts w:ascii="Ebrima" w:hAnsi="Ebrima" w:cs="Arial"/>
            <w:sz w:val="22"/>
            <w:szCs w:val="22"/>
            <w:lang w:val="en-US"/>
          </w:rPr>
          <w:t>https://doi.org/10.1159/000317088</w:t>
        </w:r>
      </w:hyperlink>
      <w:r>
        <w:rPr>
          <w:rFonts w:ascii="Ebrima" w:hAnsi="Ebrima" w:cs="Arial"/>
          <w:sz w:val="22"/>
          <w:szCs w:val="22"/>
          <w:lang w:val="en-US"/>
        </w:rPr>
        <w:t xml:space="preserve">  </w:t>
      </w:r>
    </w:p>
    <w:p w14:paraId="33787BAE" w14:textId="77777777" w:rsidR="004B140A" w:rsidRPr="00427966"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Change w:id="433" w:author="Sperber" w:date="2022-10-25T17:28:00Z">
            <w:rPr>
              <w:rFonts w:ascii="Ebrima" w:hAnsi="Ebrima" w:cs="Arial"/>
              <w:sz w:val="22"/>
              <w:szCs w:val="22"/>
              <w:lang w:val="en-US"/>
            </w:rPr>
          </w:rPrChange>
        </w:rPr>
      </w:pPr>
      <w:bookmarkStart w:id="434" w:name="smaczny2021"/>
      <w:r w:rsidRPr="002E61BF">
        <w:rPr>
          <w:rFonts w:ascii="Ebrima" w:hAnsi="Ebrima" w:cs="Arial"/>
          <w:sz w:val="22"/>
          <w:szCs w:val="22"/>
          <w:lang w:val="de-DE"/>
        </w:rPr>
        <w:t xml:space="preserve">Smaczny, S., Sperber, C., Jung, S., Moeller, K., Karnath, H. O., &amp; Klein, E. (2021). </w:t>
      </w:r>
      <w:r w:rsidRPr="00B92904">
        <w:rPr>
          <w:rFonts w:ascii="Ebrima" w:hAnsi="Ebrima" w:cs="Arial"/>
          <w:sz w:val="22"/>
          <w:szCs w:val="22"/>
          <w:lang w:val="en-US"/>
        </w:rPr>
        <w:t xml:space="preserve">Left angular gyrus disconnection impairs multiplication fact retrieval. </w:t>
      </w:r>
      <w:r w:rsidRPr="00B92904">
        <w:rPr>
          <w:rFonts w:ascii="Ebrima" w:hAnsi="Ebrima" w:cs="Arial"/>
          <w:i/>
          <w:iCs/>
          <w:sz w:val="22"/>
          <w:szCs w:val="22"/>
          <w:lang w:val="en-US"/>
        </w:rPr>
        <w:t>bioRxiv</w:t>
      </w:r>
      <w:r w:rsidRPr="00B92904">
        <w:rPr>
          <w:rFonts w:ascii="Ebrima" w:hAnsi="Ebrima" w:cs="Arial"/>
          <w:sz w:val="22"/>
          <w:szCs w:val="22"/>
          <w:lang w:val="en-US"/>
        </w:rPr>
        <w:t xml:space="preserve">. </w:t>
      </w:r>
      <w:r w:rsidR="000C5924">
        <w:fldChar w:fldCharType="begin"/>
      </w:r>
      <w:r w:rsidR="000C5924">
        <w:instrText xml:space="preserve"> HYPERLINK "https://doi.org/10.1101/2021.10.27.465904" </w:instrText>
      </w:r>
      <w:r w:rsidR="000C5924">
        <w:fldChar w:fldCharType="separate"/>
      </w:r>
      <w:r w:rsidRPr="00427966">
        <w:rPr>
          <w:rStyle w:val="Hyperlink"/>
          <w:rFonts w:ascii="Ebrima" w:hAnsi="Ebrima" w:cs="Arial"/>
          <w:sz w:val="22"/>
          <w:szCs w:val="22"/>
          <w:lang w:val="de-DE"/>
          <w:rPrChange w:id="435" w:author="Sperber" w:date="2022-10-25T17:28:00Z">
            <w:rPr>
              <w:rStyle w:val="Hyperlink"/>
              <w:rFonts w:ascii="Ebrima" w:hAnsi="Ebrima" w:cs="Arial"/>
              <w:sz w:val="22"/>
              <w:szCs w:val="22"/>
              <w:lang w:val="en-US"/>
            </w:rPr>
          </w:rPrChange>
        </w:rPr>
        <w:t>https://doi.org/10.1101/2021.10.27.465904</w:t>
      </w:r>
      <w:r w:rsidR="000C5924">
        <w:rPr>
          <w:rStyle w:val="Hyperlink"/>
          <w:rFonts w:ascii="Ebrima" w:hAnsi="Ebrima" w:cs="Arial"/>
          <w:sz w:val="22"/>
          <w:szCs w:val="22"/>
          <w:lang w:val="en-US"/>
        </w:rPr>
        <w:fldChar w:fldCharType="end"/>
      </w:r>
      <w:r w:rsidRPr="00427966">
        <w:rPr>
          <w:rFonts w:ascii="Ebrima" w:hAnsi="Ebrima" w:cs="Arial"/>
          <w:sz w:val="22"/>
          <w:szCs w:val="22"/>
          <w:lang w:val="de-DE"/>
          <w:rPrChange w:id="436" w:author="Sperber" w:date="2022-10-25T17:28:00Z">
            <w:rPr>
              <w:rFonts w:ascii="Ebrima" w:hAnsi="Ebrima" w:cs="Arial"/>
              <w:sz w:val="22"/>
              <w:szCs w:val="22"/>
              <w:lang w:val="en-US"/>
            </w:rPr>
          </w:rPrChange>
        </w:rPr>
        <w:t xml:space="preserve"> </w:t>
      </w:r>
    </w:p>
    <w:p w14:paraId="302D7F8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37" w:name="smith2015"/>
      <w:r w:rsidRPr="00107F88">
        <w:rPr>
          <w:rFonts w:ascii="Ebrima" w:hAnsi="Ebrima" w:cs="Arial"/>
          <w:sz w:val="22"/>
          <w:szCs w:val="22"/>
          <w:lang w:val="de-DE"/>
        </w:rPr>
        <w:t xml:space="preserve">Smith, E. S., Junger, J., Derntl, B., &amp; Habel, U. (2015). </w:t>
      </w:r>
      <w:r w:rsidRPr="00107F88">
        <w:rPr>
          <w:rFonts w:ascii="Ebrima" w:hAnsi="Ebrima" w:cs="Arial"/>
          <w:sz w:val="22"/>
          <w:szCs w:val="22"/>
          <w:lang w:val="en-US"/>
        </w:rPr>
        <w:t xml:space="preserve">The transsexual brain – A review of findings on the neural basis of transsexualism. </w:t>
      </w:r>
      <w:r w:rsidRPr="00107F88">
        <w:rPr>
          <w:rFonts w:ascii="Ebrima" w:hAnsi="Ebrima" w:cs="Arial"/>
          <w:i/>
          <w:iCs/>
          <w:sz w:val="22"/>
          <w:szCs w:val="22"/>
          <w:lang w:val="en-US"/>
        </w:rPr>
        <w:t>Neuroscience &amp; Biobehavioral Reviews, 59</w:t>
      </w:r>
      <w:r w:rsidRPr="00107F88">
        <w:rPr>
          <w:rFonts w:ascii="Ebrima" w:hAnsi="Ebrima" w:cs="Arial"/>
          <w:sz w:val="22"/>
          <w:szCs w:val="22"/>
          <w:lang w:val="en-US"/>
        </w:rPr>
        <w:t xml:space="preserve">, 251–266. </w:t>
      </w:r>
      <w:hyperlink r:id="rId146" w:history="1">
        <w:r w:rsidRPr="002B0B5E">
          <w:rPr>
            <w:rStyle w:val="Hyperlink"/>
            <w:rFonts w:ascii="Ebrima" w:hAnsi="Ebrima" w:cs="Arial"/>
            <w:sz w:val="22"/>
            <w:szCs w:val="22"/>
            <w:lang w:val="en-US"/>
          </w:rPr>
          <w:t>https://doi.org/10.1016/j.neubiorev.2015.09.008</w:t>
        </w:r>
      </w:hyperlink>
      <w:r>
        <w:rPr>
          <w:rFonts w:ascii="Ebrima" w:hAnsi="Ebrima" w:cs="Arial"/>
          <w:sz w:val="22"/>
          <w:szCs w:val="22"/>
          <w:lang w:val="en-US"/>
        </w:rPr>
        <w:t xml:space="preserve"> </w:t>
      </w:r>
    </w:p>
    <w:p w14:paraId="5C8141AB"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38" w:name="sohrabji2016"/>
      <w:bookmarkEnd w:id="432"/>
      <w:bookmarkEnd w:id="434"/>
      <w:bookmarkEnd w:id="437"/>
      <w:r w:rsidRPr="00250B3C">
        <w:rPr>
          <w:rFonts w:ascii="Ebrima" w:hAnsi="Ebrima" w:cs="Arial"/>
          <w:sz w:val="22"/>
          <w:szCs w:val="22"/>
          <w:lang w:val="en-US"/>
        </w:rPr>
        <w:t xml:space="preserve">Sohrabji, F., Park, M. J., &amp; Mahnke,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hyperlink r:id="rId147" w:history="1">
        <w:r w:rsidRPr="002B686C">
          <w:rPr>
            <w:rStyle w:val="Hyperlink"/>
            <w:rFonts w:ascii="Ebrima" w:hAnsi="Ebrima" w:cs="Arial"/>
            <w:sz w:val="22"/>
            <w:szCs w:val="22"/>
            <w:lang w:val="en-US"/>
          </w:rPr>
          <w:t>https://doi.org/10.1002/jnr.23855</w:t>
        </w:r>
      </w:hyperlink>
      <w:r>
        <w:rPr>
          <w:rFonts w:ascii="Ebrima" w:hAnsi="Ebrima" w:cs="Arial"/>
          <w:sz w:val="22"/>
          <w:szCs w:val="22"/>
          <w:lang w:val="en-US"/>
        </w:rPr>
        <w:t xml:space="preserve">  </w:t>
      </w:r>
    </w:p>
    <w:p w14:paraId="65C113B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39" w:name="sommer2004"/>
      <w:bookmarkEnd w:id="438"/>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hyperlink r:id="rId148" w:history="1">
        <w:r w:rsidRPr="002B686C">
          <w:rPr>
            <w:rStyle w:val="Hyperlink"/>
            <w:rFonts w:ascii="Ebrima" w:hAnsi="Ebrima" w:cs="Arial"/>
            <w:sz w:val="22"/>
            <w:szCs w:val="22"/>
            <w:lang w:val="en-US"/>
          </w:rPr>
          <w:t>https://doi.org/10.1093/brain/awh207</w:t>
        </w:r>
      </w:hyperlink>
      <w:r>
        <w:rPr>
          <w:rFonts w:ascii="Ebrima" w:hAnsi="Ebrima" w:cs="Arial"/>
          <w:sz w:val="22"/>
          <w:szCs w:val="22"/>
          <w:lang w:val="en-US"/>
        </w:rPr>
        <w:t xml:space="preserve">  </w:t>
      </w:r>
    </w:p>
    <w:p w14:paraId="3B1F129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0" w:name="sperberkarnath2016"/>
      <w:bookmarkEnd w:id="439"/>
      <w:r w:rsidRPr="004B140A">
        <w:rPr>
          <w:rFonts w:ascii="Ebrima" w:hAnsi="Ebrima" w:cs="Arial"/>
          <w:sz w:val="22"/>
          <w:szCs w:val="22"/>
          <w:lang w:val="de-DE"/>
        </w:rPr>
        <w:lastRenderedPageBreak/>
        <w:t xml:space="preserve">Sperber, C., &amp; Karnath, H. O. (2016). </w:t>
      </w:r>
      <w:r w:rsidRPr="000A4D5C">
        <w:rPr>
          <w:rFonts w:ascii="Ebrima" w:hAnsi="Ebrima" w:cs="Arial"/>
          <w:sz w:val="22"/>
          <w:szCs w:val="22"/>
          <w:lang w:val="en-US"/>
        </w:rPr>
        <w:t xml:space="preserve">Topography of acute stroke in a sample of 439 right brain damaged patients. </w:t>
      </w:r>
      <w:r w:rsidRPr="003361D5">
        <w:rPr>
          <w:rFonts w:ascii="Ebrima" w:hAnsi="Ebrima" w:cs="Arial"/>
          <w:i/>
          <w:iCs/>
          <w:sz w:val="22"/>
          <w:szCs w:val="22"/>
          <w:lang w:val="en-US"/>
        </w:rPr>
        <w:t>NeuroImage: Clinical, 10</w:t>
      </w:r>
      <w:r w:rsidRPr="000A4D5C">
        <w:rPr>
          <w:rFonts w:ascii="Ebrima" w:hAnsi="Ebrima" w:cs="Arial"/>
          <w:sz w:val="22"/>
          <w:szCs w:val="22"/>
          <w:lang w:val="en-US"/>
        </w:rPr>
        <w:t xml:space="preserve">, 124–128. </w:t>
      </w:r>
      <w:hyperlink r:id="rId149"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21968B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1" w:name="sperberkarnath2017"/>
      <w:bookmarkEnd w:id="440"/>
      <w:r w:rsidRPr="001D3C0C">
        <w:rPr>
          <w:rFonts w:ascii="Ebrima" w:hAnsi="Ebrima" w:cs="Arial"/>
          <w:sz w:val="22"/>
          <w:szCs w:val="22"/>
          <w:lang w:val="en-US"/>
        </w:rPr>
        <w:t xml:space="preserve">Sperber, C., &amp; Karnath, H. O. (2017). </w:t>
      </w:r>
      <w:r w:rsidRPr="002C6163">
        <w:rPr>
          <w:rFonts w:ascii="Ebrima" w:hAnsi="Ebrima" w:cs="Arial"/>
          <w:sz w:val="22"/>
          <w:szCs w:val="22"/>
          <w:lang w:val="en-US"/>
        </w:rPr>
        <w:t xml:space="preserve">Impact of correction factors in human brain lesion-behavior inference. </w:t>
      </w:r>
      <w:r w:rsidRPr="002B4A42">
        <w:rPr>
          <w:rFonts w:ascii="Ebrima" w:hAnsi="Ebrima" w:cs="Arial"/>
          <w:i/>
          <w:iCs/>
          <w:sz w:val="22"/>
          <w:szCs w:val="22"/>
          <w:lang w:val="en-US"/>
        </w:rPr>
        <w:t>Human Brain Mapping, 38</w:t>
      </w:r>
      <w:r w:rsidRPr="002C6163">
        <w:rPr>
          <w:rFonts w:ascii="Ebrima" w:hAnsi="Ebrima" w:cs="Arial"/>
          <w:sz w:val="22"/>
          <w:szCs w:val="22"/>
          <w:lang w:val="en-US"/>
        </w:rPr>
        <w:t xml:space="preserve">(3), 1692–1701. </w:t>
      </w:r>
      <w:hyperlink r:id="rId150" w:history="1">
        <w:r w:rsidRPr="002B686C">
          <w:rPr>
            <w:rStyle w:val="Hyperlink"/>
            <w:rFonts w:ascii="Ebrima" w:hAnsi="Ebrima" w:cs="Arial"/>
            <w:sz w:val="22"/>
            <w:szCs w:val="22"/>
            <w:lang w:val="en-US"/>
          </w:rPr>
          <w:t>https://doi.org/10.1002/hbm.23490</w:t>
        </w:r>
      </w:hyperlink>
      <w:r>
        <w:rPr>
          <w:rFonts w:ascii="Ebrima" w:hAnsi="Ebrima" w:cs="Arial"/>
          <w:sz w:val="22"/>
          <w:szCs w:val="22"/>
          <w:lang w:val="en-US"/>
        </w:rPr>
        <w:t xml:space="preserve">  </w:t>
      </w:r>
    </w:p>
    <w:p w14:paraId="13D365B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2" w:name="sperber2020"/>
      <w:bookmarkEnd w:id="441"/>
      <w:r w:rsidRPr="001D3C0C">
        <w:rPr>
          <w:rFonts w:ascii="Ebrima" w:hAnsi="Ebrima" w:cs="Arial"/>
          <w:sz w:val="22"/>
          <w:szCs w:val="22"/>
          <w:lang w:val="en-US"/>
        </w:rPr>
        <w:t xml:space="preserve">Sperber, C., Clausen, J., Benke, T., &amp; Karnath, H. O. (2020). </w:t>
      </w:r>
      <w:r w:rsidRPr="00F33B3D">
        <w:rPr>
          <w:rFonts w:ascii="Ebrima" w:hAnsi="Ebrima" w:cs="Arial"/>
          <w:sz w:val="22"/>
          <w:szCs w:val="22"/>
          <w:lang w:val="en-US"/>
        </w:rPr>
        <w:t xml:space="preserve">The anatomy of spatial neglect after posterior cerebral artery stroke. </w:t>
      </w:r>
      <w:r w:rsidRPr="00F33B3D">
        <w:rPr>
          <w:rFonts w:ascii="Ebrima" w:hAnsi="Ebrima" w:cs="Arial"/>
          <w:i/>
          <w:iCs/>
          <w:sz w:val="22"/>
          <w:szCs w:val="22"/>
          <w:lang w:val="en-US"/>
        </w:rPr>
        <w:t>Brain Communications, 2</w:t>
      </w:r>
      <w:r w:rsidRPr="00F33B3D">
        <w:rPr>
          <w:rFonts w:ascii="Ebrima" w:hAnsi="Ebrima" w:cs="Arial"/>
          <w:sz w:val="22"/>
          <w:szCs w:val="22"/>
          <w:lang w:val="en-US"/>
        </w:rPr>
        <w:t xml:space="preserve">(2). </w:t>
      </w:r>
      <w:hyperlink r:id="rId151" w:history="1">
        <w:r w:rsidRPr="002B0B5E">
          <w:rPr>
            <w:rStyle w:val="Hyperlink"/>
            <w:rFonts w:ascii="Ebrima" w:hAnsi="Ebrima" w:cs="Arial"/>
            <w:sz w:val="22"/>
            <w:szCs w:val="22"/>
            <w:lang w:val="en-US"/>
          </w:rPr>
          <w:t>https://doi.org/10.1093/braincomms/fcaa163</w:t>
        </w:r>
      </w:hyperlink>
      <w:r>
        <w:rPr>
          <w:rFonts w:ascii="Ebrima" w:hAnsi="Ebrima" w:cs="Arial"/>
          <w:sz w:val="22"/>
          <w:szCs w:val="22"/>
          <w:lang w:val="en-US"/>
        </w:rPr>
        <w:t xml:space="preserve"> </w:t>
      </w:r>
    </w:p>
    <w:p w14:paraId="2FF0DAAB" w14:textId="77777777" w:rsidR="004B140A" w:rsidRPr="00BF6972"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443" w:name="sperber2022"/>
      <w:bookmarkEnd w:id="442"/>
      <w:r w:rsidRPr="001D3C0C">
        <w:rPr>
          <w:rFonts w:ascii="Ebrima" w:hAnsi="Ebrima" w:cs="Arial"/>
          <w:sz w:val="22"/>
          <w:szCs w:val="22"/>
          <w:lang w:val="en-US"/>
        </w:rPr>
        <w:t xml:space="preserve">Sperber, C., Griffis, J., &amp; Kasties, V. (2022). </w:t>
      </w:r>
      <w:r w:rsidRPr="00BF6972">
        <w:rPr>
          <w:rFonts w:ascii="Ebrima" w:hAnsi="Ebrima" w:cs="Arial"/>
          <w:sz w:val="22"/>
          <w:szCs w:val="22"/>
        </w:rPr>
        <w:t xml:space="preserve">Indirect structural disconnection-symptom mapping. </w:t>
      </w:r>
      <w:r w:rsidRPr="003361D5">
        <w:rPr>
          <w:rFonts w:ascii="Ebrima" w:hAnsi="Ebrima" w:cs="Arial"/>
          <w:i/>
          <w:iCs/>
          <w:sz w:val="22"/>
          <w:szCs w:val="22"/>
        </w:rPr>
        <w:t>Brain Structure and Function</w:t>
      </w:r>
      <w:r w:rsidRPr="00BF6972">
        <w:rPr>
          <w:rFonts w:ascii="Ebrima" w:hAnsi="Ebrima" w:cs="Arial"/>
          <w:sz w:val="22"/>
          <w:szCs w:val="22"/>
        </w:rPr>
        <w:t xml:space="preserve">. </w:t>
      </w:r>
      <w:hyperlink r:id="rId152"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601A1C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4" w:name="springer2012"/>
      <w:bookmarkStart w:id="445" w:name="stone1993"/>
      <w:bookmarkEnd w:id="443"/>
      <w:r w:rsidRPr="00EF7DE6">
        <w:rPr>
          <w:rFonts w:ascii="Ebrima" w:hAnsi="Ebrima" w:cs="Arial"/>
          <w:sz w:val="22"/>
          <w:szCs w:val="22"/>
          <w:lang w:val="en-US"/>
        </w:rPr>
        <w:t xml:space="preserve">Springer, K. W., Mager Stellman, J. &amp; Jordan-Young, R. M. (2012). Beyond a catalogue of differences: A theoretical frame and good practice guidelines for researching sex/gender in human health. </w:t>
      </w:r>
      <w:r w:rsidRPr="00EF7DE6">
        <w:rPr>
          <w:rFonts w:ascii="Ebrima" w:hAnsi="Ebrima" w:cs="Arial"/>
          <w:i/>
          <w:sz w:val="22"/>
          <w:szCs w:val="22"/>
          <w:lang w:val="en-US"/>
        </w:rPr>
        <w:t>Social Science &amp; Medicine, 74</w:t>
      </w:r>
      <w:r w:rsidRPr="00EF7DE6">
        <w:rPr>
          <w:rFonts w:ascii="Ebrima" w:hAnsi="Ebrima" w:cs="Arial"/>
          <w:sz w:val="22"/>
          <w:szCs w:val="22"/>
          <w:lang w:val="en-US"/>
        </w:rPr>
        <w:t xml:space="preserve">(11), 1817–1824. </w:t>
      </w:r>
      <w:hyperlink r:id="rId153" w:history="1">
        <w:r w:rsidRPr="003F25A2">
          <w:rPr>
            <w:rStyle w:val="Hyperlink"/>
            <w:rFonts w:ascii="Ebrima" w:hAnsi="Ebrima" w:cs="Arial"/>
            <w:sz w:val="22"/>
            <w:szCs w:val="22"/>
            <w:lang w:val="en-US"/>
          </w:rPr>
          <w:t>https://doi.org/10.1016/j.socscimed.2011.05.033</w:t>
        </w:r>
      </w:hyperlink>
      <w:r>
        <w:rPr>
          <w:rFonts w:ascii="Ebrima" w:hAnsi="Ebrima" w:cs="Arial"/>
          <w:sz w:val="22"/>
          <w:szCs w:val="22"/>
          <w:lang w:val="en-US"/>
        </w:rPr>
        <w:t xml:space="preserve"> </w:t>
      </w:r>
    </w:p>
    <w:bookmarkEnd w:id="444"/>
    <w:p w14:paraId="47A7DFA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hyperlink r:id="rId154" w:history="1">
        <w:r w:rsidRPr="002B686C">
          <w:rPr>
            <w:rStyle w:val="Hyperlink"/>
            <w:rFonts w:ascii="Ebrima" w:hAnsi="Ebrima" w:cs="Arial"/>
            <w:sz w:val="22"/>
            <w:szCs w:val="22"/>
            <w:lang w:val="en-US"/>
          </w:rPr>
          <w:t>https://doi.org/10.1093/ageing/22.1.46</w:t>
        </w:r>
      </w:hyperlink>
      <w:r>
        <w:rPr>
          <w:rFonts w:ascii="Ebrima" w:hAnsi="Ebrima" w:cs="Arial"/>
          <w:sz w:val="22"/>
          <w:szCs w:val="22"/>
          <w:lang w:val="en-US"/>
        </w:rPr>
        <w:t xml:space="preserve">  </w:t>
      </w:r>
    </w:p>
    <w:p w14:paraId="0E3AEDE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6" w:name="sturm2004"/>
      <w:bookmarkEnd w:id="445"/>
      <w:r w:rsidRPr="002E61BF">
        <w:rPr>
          <w:rFonts w:ascii="Ebrima" w:hAnsi="Ebrima" w:cs="Arial"/>
          <w:sz w:val="22"/>
          <w:szCs w:val="22"/>
          <w:lang w:val="de-DE"/>
        </w:rPr>
        <w:t xml:space="preserve">Sturm, J. W., Donnan,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155" w:history="1">
        <w:r w:rsidRPr="0013527E">
          <w:rPr>
            <w:rStyle w:val="Hyperlink"/>
            <w:rFonts w:ascii="Ebrima" w:hAnsi="Ebrima" w:cs="Arial"/>
            <w:sz w:val="22"/>
            <w:szCs w:val="22"/>
            <w:lang w:val="en-US"/>
          </w:rPr>
          <w:t>https://doi.org/10.1161/01.str.0000141977.18520.3b</w:t>
        </w:r>
      </w:hyperlink>
      <w:r>
        <w:rPr>
          <w:rFonts w:ascii="Ebrima" w:hAnsi="Ebrima" w:cs="Arial"/>
          <w:sz w:val="22"/>
          <w:szCs w:val="22"/>
          <w:lang w:val="en-US"/>
        </w:rPr>
        <w:t xml:space="preserve"> </w:t>
      </w:r>
    </w:p>
    <w:p w14:paraId="05C52BD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7" w:name="sullivan2004"/>
      <w:bookmarkEnd w:id="446"/>
      <w:r w:rsidRPr="000B11F4">
        <w:rPr>
          <w:rFonts w:ascii="Ebrima" w:hAnsi="Ebrima" w:cs="Arial"/>
          <w:sz w:val="22"/>
          <w:szCs w:val="22"/>
          <w:lang w:val="en-US"/>
        </w:rPr>
        <w:t xml:space="preserve">Sullivan, E. V., Rosenbloom, M., Serventi, K. L., &amp; Pfefferbaum, A. (2004). Effects of age and sex on volumes of the thalamus, pons, and cortex. </w:t>
      </w:r>
      <w:r w:rsidRPr="002B4A42">
        <w:rPr>
          <w:rFonts w:ascii="Ebrima" w:hAnsi="Ebrima" w:cs="Arial"/>
          <w:i/>
          <w:iCs/>
          <w:sz w:val="22"/>
          <w:szCs w:val="22"/>
          <w:lang w:val="en-US"/>
        </w:rPr>
        <w:t>Neurobiology of Aging, 25</w:t>
      </w:r>
      <w:r w:rsidRPr="000B11F4">
        <w:rPr>
          <w:rFonts w:ascii="Ebrima" w:hAnsi="Ebrima" w:cs="Arial"/>
          <w:sz w:val="22"/>
          <w:szCs w:val="22"/>
          <w:lang w:val="en-US"/>
        </w:rPr>
        <w:t xml:space="preserve">(2), 185–192. </w:t>
      </w:r>
      <w:hyperlink r:id="rId156" w:history="1">
        <w:r w:rsidRPr="0013527E">
          <w:rPr>
            <w:rStyle w:val="Hyperlink"/>
            <w:rFonts w:ascii="Ebrima" w:hAnsi="Ebrima" w:cs="Arial"/>
            <w:sz w:val="22"/>
            <w:szCs w:val="22"/>
            <w:lang w:val="en-US"/>
          </w:rPr>
          <w:t>https://doi.org/10.1016/s0197-4580(03)00044-7</w:t>
        </w:r>
      </w:hyperlink>
      <w:bookmarkEnd w:id="447"/>
      <w:r>
        <w:rPr>
          <w:rFonts w:ascii="Ebrima" w:hAnsi="Ebrima" w:cs="Arial"/>
          <w:sz w:val="22"/>
          <w:szCs w:val="22"/>
          <w:lang w:val="en-US"/>
        </w:rPr>
        <w:t xml:space="preserve"> </w:t>
      </w:r>
    </w:p>
    <w:p w14:paraId="782F425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8" w:name="suzuki2009"/>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hyperlink r:id="rId157" w:history="1">
        <w:r w:rsidRPr="002B686C">
          <w:rPr>
            <w:rStyle w:val="Hyperlink"/>
            <w:rFonts w:ascii="Ebrima" w:hAnsi="Ebrima" w:cs="Arial"/>
            <w:sz w:val="22"/>
            <w:szCs w:val="22"/>
            <w:lang w:val="en-US"/>
          </w:rPr>
          <w:t>https://doi.org/10.1016/j.yfrne.2009.04.007</w:t>
        </w:r>
      </w:hyperlink>
      <w:r>
        <w:rPr>
          <w:rFonts w:ascii="Ebrima" w:hAnsi="Ebrima" w:cs="Arial"/>
          <w:sz w:val="22"/>
          <w:szCs w:val="22"/>
          <w:lang w:val="en-US"/>
        </w:rPr>
        <w:t xml:space="preserve">  </w:t>
      </w:r>
    </w:p>
    <w:p w14:paraId="48114479"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9" w:name="tan2016"/>
      <w:bookmarkEnd w:id="448"/>
      <w:r w:rsidRPr="002E61BF">
        <w:rPr>
          <w:rFonts w:ascii="Ebrima" w:hAnsi="Ebrima" w:cs="Arial"/>
          <w:sz w:val="22"/>
          <w:szCs w:val="22"/>
          <w:lang w:val="de-DE"/>
        </w:rPr>
        <w:t xml:space="preserve">Tan, A., Ma, W., Vira, A., Marwha, D., &amp; Eliot, L. (2016). </w:t>
      </w:r>
      <w:r w:rsidRPr="000B11F4">
        <w:rPr>
          <w:rFonts w:ascii="Ebrima" w:hAnsi="Ebrima" w:cs="Arial"/>
          <w:sz w:val="22"/>
          <w:szCs w:val="22"/>
          <w:lang w:val="en-US"/>
        </w:rPr>
        <w:t xml:space="preserve">The human hippocampus is not sexually-dimorphic: Meta-analysis of structural MRI volumes. </w:t>
      </w:r>
      <w:r w:rsidRPr="007E6C19">
        <w:rPr>
          <w:rFonts w:ascii="Ebrima" w:hAnsi="Ebrima" w:cs="Arial"/>
          <w:i/>
          <w:iCs/>
          <w:sz w:val="22"/>
          <w:szCs w:val="22"/>
          <w:lang w:val="en-US"/>
        </w:rPr>
        <w:t>NeuroImage</w:t>
      </w:r>
      <w:r w:rsidRPr="007E6C19">
        <w:rPr>
          <w:rFonts w:ascii="Ebrima" w:hAnsi="Ebrima" w:cs="Arial"/>
          <w:sz w:val="22"/>
          <w:szCs w:val="22"/>
          <w:lang w:val="en-US"/>
        </w:rPr>
        <w:t xml:space="preserve">, </w:t>
      </w:r>
      <w:r w:rsidRPr="007E6C19">
        <w:rPr>
          <w:rFonts w:ascii="Ebrima" w:hAnsi="Ebrima" w:cs="Arial"/>
          <w:i/>
          <w:iCs/>
          <w:sz w:val="22"/>
          <w:szCs w:val="22"/>
          <w:lang w:val="en-US"/>
        </w:rPr>
        <w:t>124</w:t>
      </w:r>
      <w:r w:rsidRPr="007E6C19">
        <w:rPr>
          <w:rFonts w:ascii="Ebrima" w:hAnsi="Ebrima" w:cs="Arial"/>
          <w:sz w:val="22"/>
          <w:szCs w:val="22"/>
          <w:lang w:val="en-US"/>
        </w:rPr>
        <w:t xml:space="preserve">, 350–366. </w:t>
      </w:r>
      <w:hyperlink r:id="rId158" w:history="1">
        <w:r w:rsidRPr="007E6C19">
          <w:rPr>
            <w:rStyle w:val="Hyperlink"/>
            <w:rFonts w:ascii="Ebrima" w:hAnsi="Ebrima" w:cs="Arial"/>
            <w:sz w:val="22"/>
            <w:szCs w:val="22"/>
            <w:lang w:val="en-US"/>
          </w:rPr>
          <w:t>https://doi.org/10.1016/j.neuroimage.2015.08.050</w:t>
        </w:r>
      </w:hyperlink>
      <w:r w:rsidRPr="007E6C19">
        <w:rPr>
          <w:rFonts w:ascii="Ebrima" w:hAnsi="Ebrima" w:cs="Arial"/>
          <w:sz w:val="22"/>
          <w:szCs w:val="22"/>
          <w:lang w:val="en-US"/>
        </w:rPr>
        <w:t xml:space="preserve">  </w:t>
      </w:r>
    </w:p>
    <w:p w14:paraId="597C9E69"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50" w:name="thiebautdeschotten2014"/>
      <w:bookmarkEnd w:id="449"/>
      <w:r w:rsidRPr="00250B3C">
        <w:rPr>
          <w:rFonts w:ascii="Ebrima" w:hAnsi="Ebrima" w:cs="Arial"/>
          <w:sz w:val="22"/>
          <w:szCs w:val="22"/>
          <w:lang w:val="en-US"/>
        </w:rPr>
        <w:t xml:space="preserve">Thiebaut de Schotten, M., Tomaiuolo, F., Aiello, M., Merola, S., Silvetti, M., Lecce, F., . . . Doricchi,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159" w:history="1">
        <w:r w:rsidRPr="0013527E">
          <w:rPr>
            <w:rStyle w:val="Hyperlink"/>
            <w:rFonts w:ascii="Ebrima" w:hAnsi="Ebrima" w:cs="Arial"/>
            <w:sz w:val="22"/>
            <w:szCs w:val="22"/>
            <w:lang w:val="en-US"/>
          </w:rPr>
          <w:t>https://doi.org/10.1093/cercor/bhs351</w:t>
        </w:r>
      </w:hyperlink>
      <w:r w:rsidRPr="00B225D5">
        <w:rPr>
          <w:rFonts w:ascii="Ebrima" w:hAnsi="Ebrima" w:cs="Arial"/>
          <w:sz w:val="22"/>
          <w:szCs w:val="22"/>
          <w:lang w:val="en-US"/>
        </w:rPr>
        <w:t xml:space="preserve"> </w:t>
      </w:r>
    </w:p>
    <w:p w14:paraId="605BD808" w14:textId="77777777" w:rsidR="00BA784A" w:rsidRDefault="00BA784A">
      <w:pPr>
        <w:rPr>
          <w:rFonts w:eastAsia="Times New Roman" w:cs="Arial"/>
          <w:lang w:val="en-US" w:eastAsia="en-GB"/>
        </w:rPr>
      </w:pPr>
      <w:bookmarkStart w:id="451" w:name="trzesniak2011"/>
      <w:bookmarkEnd w:id="450"/>
      <w:r>
        <w:rPr>
          <w:rFonts w:cs="Arial"/>
          <w:lang w:val="en-US"/>
        </w:rPr>
        <w:br w:type="page"/>
      </w:r>
    </w:p>
    <w:p w14:paraId="1CD614CA" w14:textId="2231822E" w:rsidR="004B140A" w:rsidRPr="00B225D5"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B11F4">
        <w:rPr>
          <w:rFonts w:ascii="Ebrima" w:hAnsi="Ebrima" w:cs="Arial"/>
          <w:sz w:val="22"/>
          <w:szCs w:val="22"/>
          <w:lang w:val="en-US"/>
        </w:rPr>
        <w:lastRenderedPageBreak/>
        <w:t xml:space="preserve">Trzesniak, C., Kempton, M. J., Busatto, G. F., Oliveira, I. R. D., Galvão-de Almeida, A., Kambeitz, J., . . . Crippa, J. A. S. (2011). Adhesio interthalamica alterations in schizophrenia spectrum disorders: A systematic review and meta-analysis. </w:t>
      </w:r>
      <w:r w:rsidRPr="002B4A42">
        <w:rPr>
          <w:rFonts w:ascii="Ebrima" w:hAnsi="Ebrima" w:cs="Arial"/>
          <w:i/>
          <w:iCs/>
          <w:sz w:val="22"/>
          <w:szCs w:val="22"/>
          <w:lang w:val="en-US"/>
        </w:rPr>
        <w:t>Progress in Neuro-Psychopharmacology and Biological Psychiatry, 35</w:t>
      </w:r>
      <w:r w:rsidRPr="000B11F4">
        <w:rPr>
          <w:rFonts w:ascii="Ebrima" w:hAnsi="Ebrima" w:cs="Arial"/>
          <w:sz w:val="22"/>
          <w:szCs w:val="22"/>
          <w:lang w:val="en-US"/>
        </w:rPr>
        <w:t xml:space="preserve">(4), 877–886. </w:t>
      </w:r>
      <w:hyperlink r:id="rId160"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5BE83969"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52" w:name="urbanski2010"/>
      <w:bookmarkEnd w:id="451"/>
      <w:r w:rsidRPr="00FB76C3">
        <w:rPr>
          <w:rFonts w:ascii="Ebrima" w:hAnsi="Ebrima" w:cs="Arial"/>
          <w:sz w:val="22"/>
          <w:szCs w:val="22"/>
          <w:lang w:val="de-DE"/>
        </w:rPr>
        <w:t xml:space="preserve">Urbanski, M., Thiebaut de Schotten, M., Rodrigo, S., Oppenheim, C., Touzé, E., Méder,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hyperlink r:id="rId161" w:history="1">
        <w:r w:rsidRPr="003E0700">
          <w:rPr>
            <w:rStyle w:val="Hyperlink"/>
            <w:rFonts w:ascii="Ebrima" w:hAnsi="Ebrima" w:cs="Arial"/>
            <w:sz w:val="22"/>
            <w:szCs w:val="22"/>
            <w:lang w:val="en-US"/>
          </w:rPr>
          <w:t>https://doi.org/10.1007/s00221-010-2496-8</w:t>
        </w:r>
      </w:hyperlink>
      <w:r w:rsidRPr="003E0700">
        <w:rPr>
          <w:rFonts w:ascii="Ebrima" w:hAnsi="Ebrima" w:cs="Arial"/>
          <w:sz w:val="22"/>
          <w:szCs w:val="22"/>
          <w:lang w:val="en-US"/>
        </w:rPr>
        <w:t xml:space="preserve">  </w:t>
      </w:r>
    </w:p>
    <w:p w14:paraId="76EF5B8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53" w:name="vaessen2016"/>
      <w:bookmarkEnd w:id="452"/>
      <w:r w:rsidRPr="003E0700">
        <w:rPr>
          <w:rFonts w:ascii="Ebrima" w:hAnsi="Ebrima" w:cs="Arial"/>
          <w:sz w:val="22"/>
          <w:szCs w:val="22"/>
          <w:lang w:val="en-US"/>
        </w:rPr>
        <w:t xml:space="preserve">Vaessen, M. J., Saj, A., Lovblad, K. O., Gschwind, M., &amp; Vuilleumier, P. (2016). </w:t>
      </w:r>
      <w:r w:rsidRPr="00250B3C">
        <w:rPr>
          <w:rFonts w:ascii="Ebrima" w:hAnsi="Ebrima" w:cs="Arial"/>
          <w:sz w:val="22"/>
          <w:szCs w:val="22"/>
          <w:lang w:val="en-US"/>
        </w:rPr>
        <w:t xml:space="preserve">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hyperlink r:id="rId162" w:history="1">
        <w:r w:rsidRPr="002B686C">
          <w:rPr>
            <w:rStyle w:val="Hyperlink"/>
            <w:rFonts w:ascii="Ebrima" w:hAnsi="Ebrima" w:cs="Arial"/>
            <w:sz w:val="22"/>
            <w:szCs w:val="22"/>
            <w:lang w:val="en-US"/>
          </w:rPr>
          <w:t>https://doi.org/10.1016/j.cortex.2015.12.008</w:t>
        </w:r>
      </w:hyperlink>
      <w:r>
        <w:rPr>
          <w:rFonts w:ascii="Ebrima" w:hAnsi="Ebrima" w:cs="Arial"/>
          <w:sz w:val="22"/>
          <w:szCs w:val="22"/>
          <w:lang w:val="en-US"/>
        </w:rPr>
        <w:t xml:space="preserve">  </w:t>
      </w:r>
    </w:p>
    <w:p w14:paraId="5797BAA3"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54" w:name="varnavahalligan2007"/>
      <w:bookmarkEnd w:id="453"/>
      <w:r w:rsidRPr="00250B3C">
        <w:rPr>
          <w:rFonts w:ascii="Ebrima" w:hAnsi="Ebrima" w:cs="Arial"/>
          <w:sz w:val="22"/>
          <w:szCs w:val="22"/>
          <w:lang w:val="en-US"/>
        </w:rPr>
        <w:t xml:space="preserve">Varnava, A., &amp; Halligan, P. W. (2007). Influence of Age and Sex on Line Bisection: A Study of Normal Performance with Implications for Visuospatial Neglect. </w:t>
      </w:r>
      <w:r w:rsidRPr="00275F68">
        <w:rPr>
          <w:rFonts w:ascii="Ebrima" w:hAnsi="Ebrima" w:cs="Arial"/>
          <w:i/>
          <w:iCs/>
          <w:sz w:val="22"/>
          <w:szCs w:val="22"/>
          <w:lang w:val="de-DE"/>
        </w:rPr>
        <w:t>Aging, Neuropsychology, and Cognition</w:t>
      </w:r>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r w:rsidR="002E61BF">
        <w:fldChar w:fldCharType="begin"/>
      </w:r>
      <w:r w:rsidR="002E61BF" w:rsidRPr="00427966">
        <w:rPr>
          <w:lang w:val="de-DE"/>
          <w:rPrChange w:id="455" w:author="Sperber" w:date="2022-10-25T17:28:00Z">
            <w:rPr/>
          </w:rPrChange>
        </w:rPr>
        <w:instrText xml:space="preserve"> HYPERLINK "https://doi.org/10.1080/13825580600826454" </w:instrText>
      </w:r>
      <w:r w:rsidR="002E61BF">
        <w:fldChar w:fldCharType="separate"/>
      </w:r>
      <w:r w:rsidRPr="002B686C">
        <w:rPr>
          <w:rStyle w:val="Hyperlink"/>
          <w:rFonts w:ascii="Ebrima" w:hAnsi="Ebrima" w:cs="Arial"/>
          <w:sz w:val="22"/>
          <w:szCs w:val="22"/>
          <w:lang w:val="de-DE"/>
        </w:rPr>
        <w:t>https://doi.org/10.1080/13825580600826454</w:t>
      </w:r>
      <w:r w:rsidR="002E61BF">
        <w:rPr>
          <w:rStyle w:val="Hyperlink"/>
          <w:rFonts w:ascii="Ebrima" w:hAnsi="Ebrima" w:cs="Arial"/>
          <w:sz w:val="22"/>
          <w:szCs w:val="22"/>
          <w:lang w:val="de-DE"/>
        </w:rPr>
        <w:fldChar w:fldCharType="end"/>
      </w:r>
      <w:r>
        <w:rPr>
          <w:rFonts w:ascii="Ebrima" w:hAnsi="Ebrima" w:cs="Arial"/>
          <w:sz w:val="22"/>
          <w:szCs w:val="22"/>
          <w:lang w:val="de-DE"/>
        </w:rPr>
        <w:t xml:space="preserve">  </w:t>
      </w:r>
    </w:p>
    <w:p w14:paraId="72DFE2A4"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56" w:name="verdon2009"/>
      <w:bookmarkEnd w:id="454"/>
      <w:r w:rsidRPr="00275F68">
        <w:rPr>
          <w:rFonts w:ascii="Ebrima" w:hAnsi="Ebrima" w:cs="Arial"/>
          <w:sz w:val="22"/>
          <w:szCs w:val="22"/>
          <w:lang w:val="de-DE"/>
        </w:rPr>
        <w:t xml:space="preserve">Verdon, V., Schwartz, S., Lovblad, K. O., Hauert, C. A., &amp; Vuilleumier, P. (2009). </w:t>
      </w:r>
      <w:r w:rsidRPr="00250B3C">
        <w:rPr>
          <w:rFonts w:ascii="Ebrima" w:hAnsi="Ebrima" w:cs="Arial"/>
          <w:sz w:val="22"/>
          <w:szCs w:val="22"/>
          <w:lang w:val="en-US"/>
        </w:rPr>
        <w:t xml:space="preserve">Neuroanatomy of hemispatial neglect and its functional components: a study using voxel-based lesion-symptom mapping. </w:t>
      </w:r>
      <w:r w:rsidRPr="007E6C19">
        <w:rPr>
          <w:rFonts w:ascii="Ebrima" w:hAnsi="Ebrima" w:cs="Arial"/>
          <w:i/>
          <w:iCs/>
          <w:sz w:val="22"/>
          <w:szCs w:val="22"/>
          <w:lang w:val="de-DE"/>
        </w:rPr>
        <w:t>Brain</w:t>
      </w:r>
      <w:r w:rsidRPr="007E6C19">
        <w:rPr>
          <w:rFonts w:ascii="Ebrima" w:hAnsi="Ebrima" w:cs="Arial"/>
          <w:sz w:val="22"/>
          <w:szCs w:val="22"/>
          <w:lang w:val="de-DE"/>
        </w:rPr>
        <w:t xml:space="preserve">, </w:t>
      </w:r>
      <w:r w:rsidRPr="007E6C19">
        <w:rPr>
          <w:rFonts w:ascii="Ebrima" w:hAnsi="Ebrima" w:cs="Arial"/>
          <w:i/>
          <w:iCs/>
          <w:sz w:val="22"/>
          <w:szCs w:val="22"/>
          <w:lang w:val="de-DE"/>
        </w:rPr>
        <w:t>133</w:t>
      </w:r>
      <w:r w:rsidRPr="007E6C19">
        <w:rPr>
          <w:rFonts w:ascii="Ebrima" w:hAnsi="Ebrima" w:cs="Arial"/>
          <w:sz w:val="22"/>
          <w:szCs w:val="22"/>
          <w:lang w:val="de-DE"/>
        </w:rPr>
        <w:t xml:space="preserve">(3), 880–894. </w:t>
      </w:r>
      <w:r w:rsidR="002E61BF">
        <w:fldChar w:fldCharType="begin"/>
      </w:r>
      <w:r w:rsidR="002E61BF" w:rsidRPr="00427966">
        <w:rPr>
          <w:lang w:val="de-DE"/>
          <w:rPrChange w:id="457" w:author="Sperber" w:date="2022-10-25T17:28:00Z">
            <w:rPr/>
          </w:rPrChange>
        </w:rPr>
        <w:instrText xml:space="preserve"> HYPERLINK "https://doi.org/10.1093/brain/awp305" </w:instrText>
      </w:r>
      <w:r w:rsidR="002E61BF">
        <w:fldChar w:fldCharType="separate"/>
      </w:r>
      <w:r w:rsidRPr="007E6C19">
        <w:rPr>
          <w:rStyle w:val="Hyperlink"/>
          <w:rFonts w:ascii="Ebrima" w:hAnsi="Ebrima" w:cs="Arial"/>
          <w:sz w:val="22"/>
          <w:szCs w:val="22"/>
          <w:lang w:val="de-DE"/>
        </w:rPr>
        <w:t>https://doi.org/10.1093/brain/awp305</w:t>
      </w:r>
      <w:r w:rsidR="002E61BF">
        <w:rPr>
          <w:rStyle w:val="Hyperlink"/>
          <w:rFonts w:ascii="Ebrima" w:hAnsi="Ebrima" w:cs="Arial"/>
          <w:sz w:val="22"/>
          <w:szCs w:val="22"/>
          <w:lang w:val="de-DE"/>
        </w:rPr>
        <w:fldChar w:fldCharType="end"/>
      </w:r>
      <w:r w:rsidRPr="007E6C19">
        <w:rPr>
          <w:rFonts w:ascii="Ebrima" w:hAnsi="Ebrima" w:cs="Arial"/>
          <w:sz w:val="22"/>
          <w:szCs w:val="22"/>
          <w:lang w:val="de-DE"/>
        </w:rPr>
        <w:t xml:space="preserve"> </w:t>
      </w:r>
    </w:p>
    <w:p w14:paraId="1206AF3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58" w:name="votinov2021"/>
      <w:r w:rsidRPr="00107F88">
        <w:rPr>
          <w:rFonts w:ascii="Ebrima" w:hAnsi="Ebrima" w:cs="Arial"/>
          <w:sz w:val="22"/>
          <w:szCs w:val="22"/>
          <w:lang w:val="de-DE"/>
        </w:rPr>
        <w:t xml:space="preserve">Votinov, M., Goerlich, K. S., Puiu, A. A., Smith, E., Nickl-Jockschat, T., Derntl, B., &amp; Habel, U. (2021). </w:t>
      </w:r>
      <w:r w:rsidRPr="00107F88">
        <w:rPr>
          <w:rFonts w:ascii="Ebrima" w:hAnsi="Ebrima" w:cs="Arial"/>
          <w:sz w:val="22"/>
          <w:szCs w:val="22"/>
          <w:lang w:val="en-US"/>
        </w:rPr>
        <w:t xml:space="preserve">Brain structure changes associated with sexual orientation. </w:t>
      </w:r>
      <w:r w:rsidRPr="00107F88">
        <w:rPr>
          <w:rFonts w:ascii="Ebrima" w:hAnsi="Ebrima" w:cs="Arial"/>
          <w:i/>
          <w:iCs/>
          <w:sz w:val="22"/>
          <w:szCs w:val="22"/>
          <w:lang w:val="en-US"/>
        </w:rPr>
        <w:t>Scientific Reports, 11</w:t>
      </w:r>
      <w:r w:rsidRPr="00107F88">
        <w:rPr>
          <w:rFonts w:ascii="Ebrima" w:hAnsi="Ebrima" w:cs="Arial"/>
          <w:sz w:val="22"/>
          <w:szCs w:val="22"/>
          <w:lang w:val="en-US"/>
        </w:rPr>
        <w:t xml:space="preserve">(1). </w:t>
      </w:r>
      <w:hyperlink r:id="rId163" w:history="1">
        <w:r w:rsidRPr="002B0B5E">
          <w:rPr>
            <w:rStyle w:val="Hyperlink"/>
            <w:rFonts w:ascii="Ebrima" w:hAnsi="Ebrima" w:cs="Arial"/>
            <w:sz w:val="22"/>
            <w:szCs w:val="22"/>
            <w:lang w:val="en-US"/>
          </w:rPr>
          <w:t>https://doi.org/10.1038/s41598-021-84496-z</w:t>
        </w:r>
      </w:hyperlink>
      <w:r>
        <w:rPr>
          <w:rFonts w:ascii="Ebrima" w:hAnsi="Ebrima" w:cs="Arial"/>
          <w:sz w:val="22"/>
          <w:szCs w:val="22"/>
          <w:lang w:val="en-US"/>
        </w:rPr>
        <w:t xml:space="preserve"> </w:t>
      </w:r>
    </w:p>
    <w:p w14:paraId="257C410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59" w:name="voyer1996"/>
      <w:bookmarkEnd w:id="456"/>
      <w:bookmarkEnd w:id="458"/>
      <w:r w:rsidRPr="00250B3C">
        <w:rPr>
          <w:rFonts w:ascii="Ebrima" w:hAnsi="Ebrima" w:cs="Arial"/>
          <w:sz w:val="22"/>
          <w:szCs w:val="22"/>
          <w:lang w:val="en-US"/>
        </w:rPr>
        <w:t xml:space="preserve">Voyer, D. (1996). On the Magnitude of Laterality Effects and Sex Differences in Functional Lateralities.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hyperlink r:id="rId164" w:history="1">
        <w:r w:rsidRPr="002B686C">
          <w:rPr>
            <w:rStyle w:val="Hyperlink"/>
            <w:rFonts w:ascii="Ebrima" w:hAnsi="Ebrima" w:cs="Arial"/>
            <w:sz w:val="22"/>
            <w:szCs w:val="22"/>
            <w:lang w:val="en-US"/>
          </w:rPr>
          <w:t>https://doi.org/10.1080/713754209</w:t>
        </w:r>
      </w:hyperlink>
      <w:r>
        <w:rPr>
          <w:rFonts w:ascii="Ebrima" w:hAnsi="Ebrima" w:cs="Arial"/>
          <w:sz w:val="22"/>
          <w:szCs w:val="22"/>
          <w:lang w:val="en-US"/>
        </w:rPr>
        <w:t xml:space="preserve">   </w:t>
      </w:r>
    </w:p>
    <w:p w14:paraId="2AD7429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60" w:name="voyer2016"/>
      <w:bookmarkEnd w:id="459"/>
      <w:r w:rsidRPr="00250B3C">
        <w:rPr>
          <w:rFonts w:ascii="Ebrima" w:hAnsi="Ebrima" w:cs="Arial"/>
          <w:sz w:val="22"/>
          <w:szCs w:val="22"/>
          <w:lang w:val="en-US"/>
        </w:rPr>
        <w:t xml:space="preserve">Voyer, D., Voyer, S. D., &amp; Saint-Aubin, J. (2016). Sex differences in visual-spatial working memory: A meta-analysis. </w:t>
      </w:r>
      <w:r w:rsidRPr="00250B3C">
        <w:rPr>
          <w:rFonts w:ascii="Ebrima" w:hAnsi="Ebrima" w:cs="Arial"/>
          <w:i/>
          <w:iCs/>
          <w:sz w:val="22"/>
          <w:szCs w:val="22"/>
          <w:lang w:val="en-US"/>
        </w:rPr>
        <w:t xml:space="preserve">Psychonomic Bulletin </w:t>
      </w:r>
      <w:r>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hyperlink r:id="rId165" w:history="1">
        <w:r w:rsidRPr="002B686C">
          <w:rPr>
            <w:rStyle w:val="Hyperlink"/>
            <w:rFonts w:ascii="Ebrima" w:hAnsi="Ebrima" w:cs="Arial"/>
            <w:sz w:val="22"/>
            <w:szCs w:val="22"/>
            <w:lang w:val="en-US"/>
          </w:rPr>
          <w:t>https://doi.org/10.3758/s13423-016-1085-7</w:t>
        </w:r>
      </w:hyperlink>
      <w:r>
        <w:rPr>
          <w:rFonts w:ascii="Ebrima" w:hAnsi="Ebrima" w:cs="Arial"/>
          <w:sz w:val="22"/>
          <w:szCs w:val="22"/>
          <w:lang w:val="en-US"/>
        </w:rPr>
        <w:t xml:space="preserve">  </w:t>
      </w:r>
    </w:p>
    <w:p w14:paraId="1F21A82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61" w:name="wee2008"/>
      <w:bookmarkEnd w:id="460"/>
      <w:r w:rsidRPr="00250B3C">
        <w:rPr>
          <w:rFonts w:ascii="Ebrima" w:hAnsi="Ebrima" w:cs="Arial"/>
          <w:sz w:val="22"/>
          <w:szCs w:val="22"/>
          <w:lang w:val="en-US"/>
        </w:rPr>
        <w:t xml:space="preserve">Wee, J. Y. M., &amp; Hopman,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hyperlink r:id="rId166" w:history="1">
        <w:r w:rsidRPr="002B686C">
          <w:rPr>
            <w:rStyle w:val="Hyperlink"/>
            <w:rFonts w:ascii="Ebrima" w:hAnsi="Ebrima" w:cs="Arial"/>
            <w:sz w:val="22"/>
            <w:szCs w:val="22"/>
            <w:lang w:val="en-US"/>
          </w:rPr>
          <w:t>https://doi.org/10.1097/phm.0b013e31818a58bd</w:t>
        </w:r>
      </w:hyperlink>
      <w:r>
        <w:rPr>
          <w:rFonts w:ascii="Ebrima" w:hAnsi="Ebrima" w:cs="Arial"/>
          <w:sz w:val="22"/>
          <w:szCs w:val="22"/>
          <w:lang w:val="en-US"/>
        </w:rPr>
        <w:t xml:space="preserve"> </w:t>
      </w:r>
    </w:p>
    <w:p w14:paraId="693C436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62" w:name="weintraubmesulam1985"/>
      <w:bookmarkEnd w:id="461"/>
      <w:r w:rsidRPr="0065070A">
        <w:rPr>
          <w:rFonts w:ascii="Ebrima" w:hAnsi="Ebrima" w:cs="Arial"/>
          <w:sz w:val="22"/>
          <w:szCs w:val="22"/>
          <w:lang w:val="de-DE"/>
        </w:rPr>
        <w:t xml:space="preserve">Weintraub, S., &amp; Mesulam, M. M. (1985). </w:t>
      </w:r>
      <w:r w:rsidRPr="002C6163">
        <w:rPr>
          <w:rFonts w:ascii="Ebrima" w:hAnsi="Ebrima" w:cs="Arial"/>
          <w:sz w:val="22"/>
          <w:szCs w:val="22"/>
          <w:lang w:val="en-US"/>
        </w:rPr>
        <w:t>Mental state assessment of the young and elderly adults in behavioral neurology. In M. M. Mesulam (Ed.), Principles of Behavioral Neurology (pp. 71–123). Philadelphia, PA: FA Davis</w:t>
      </w:r>
      <w:r>
        <w:rPr>
          <w:rFonts w:ascii="Ebrima" w:hAnsi="Ebrima" w:cs="Arial"/>
          <w:sz w:val="22"/>
          <w:szCs w:val="22"/>
          <w:lang w:val="en-US"/>
        </w:rPr>
        <w:t xml:space="preserve"> </w:t>
      </w:r>
    </w:p>
    <w:p w14:paraId="47F25D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63" w:name="wiesen2020"/>
      <w:bookmarkEnd w:id="462"/>
      <w:r w:rsidRPr="007E6C19">
        <w:rPr>
          <w:rFonts w:ascii="Ebrima" w:hAnsi="Ebrima" w:cs="Arial"/>
          <w:sz w:val="22"/>
          <w:szCs w:val="22"/>
          <w:lang w:val="en-US"/>
        </w:rPr>
        <w:t xml:space="preserve">Wiesen, D., Karnath, H. O., &amp; Sperber, C. (2020). </w:t>
      </w:r>
      <w:r w:rsidRPr="00E4552D">
        <w:rPr>
          <w:rFonts w:ascii="Ebrima" w:hAnsi="Ebrima" w:cs="Arial"/>
          <w:sz w:val="22"/>
          <w:szCs w:val="22"/>
          <w:lang w:val="en-US"/>
        </w:rPr>
        <w:t xml:space="preserve">Disconnection somewhere down the line: Multivariate lesion-symptom mapping of the line bisection error. </w:t>
      </w:r>
      <w:r w:rsidRPr="00E4552D">
        <w:rPr>
          <w:rFonts w:ascii="Ebrima" w:hAnsi="Ebrima" w:cs="Arial"/>
          <w:i/>
          <w:iCs/>
          <w:sz w:val="22"/>
          <w:szCs w:val="22"/>
          <w:lang w:val="en-US"/>
        </w:rPr>
        <w:t>Cortex, 133</w:t>
      </w:r>
      <w:r w:rsidRPr="00E4552D">
        <w:rPr>
          <w:rFonts w:ascii="Ebrima" w:hAnsi="Ebrima" w:cs="Arial"/>
          <w:sz w:val="22"/>
          <w:szCs w:val="22"/>
          <w:lang w:val="en-US"/>
        </w:rPr>
        <w:t xml:space="preserve">, 120–132. </w:t>
      </w:r>
      <w:hyperlink r:id="rId167" w:history="1">
        <w:r w:rsidRPr="002B0B5E">
          <w:rPr>
            <w:rStyle w:val="Hyperlink"/>
            <w:rFonts w:ascii="Ebrima" w:hAnsi="Ebrima" w:cs="Arial"/>
            <w:sz w:val="22"/>
            <w:szCs w:val="22"/>
            <w:lang w:val="en-US"/>
          </w:rPr>
          <w:t>https://doi.org/10.1016/j.cortex.2020.09.012</w:t>
        </w:r>
      </w:hyperlink>
      <w:r>
        <w:rPr>
          <w:rFonts w:ascii="Ebrima" w:hAnsi="Ebrima" w:cs="Arial"/>
          <w:sz w:val="22"/>
          <w:szCs w:val="22"/>
          <w:lang w:val="en-US"/>
        </w:rPr>
        <w:t xml:space="preserve"> </w:t>
      </w:r>
    </w:p>
    <w:p w14:paraId="37EB498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64" w:name="wisniewski1998"/>
      <w:bookmarkEnd w:id="463"/>
      <w:r w:rsidRPr="00250B3C">
        <w:rPr>
          <w:rFonts w:ascii="Ebrima" w:hAnsi="Ebrima" w:cs="Arial"/>
          <w:sz w:val="22"/>
          <w:szCs w:val="22"/>
          <w:lang w:val="en-US"/>
        </w:rPr>
        <w:lastRenderedPageBreak/>
        <w:t xml:space="preserve">Wisniewski, A. (1998). Sexually-dimorphic patterns of cortical asymmetry, and the role for sex steroid hormones in determining cortical patterns of lateralization. </w:t>
      </w:r>
      <w:r w:rsidRPr="00250B3C">
        <w:rPr>
          <w:rFonts w:ascii="Ebrima" w:hAnsi="Ebrima" w:cs="Arial"/>
          <w:i/>
          <w:iCs/>
          <w:sz w:val="22"/>
          <w:szCs w:val="22"/>
          <w:lang w:val="en-US"/>
        </w:rPr>
        <w:t>Psychoneuroendocrinology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hyperlink r:id="rId168" w:history="1">
        <w:r w:rsidRPr="002B686C">
          <w:rPr>
            <w:rStyle w:val="Hyperlink"/>
            <w:rFonts w:ascii="Ebrima" w:hAnsi="Ebrima" w:cs="Arial"/>
            <w:sz w:val="22"/>
            <w:szCs w:val="22"/>
            <w:lang w:val="en-US"/>
          </w:rPr>
          <w:t>https://doi.org/10.1016/s0306-4530(98)00019-5</w:t>
        </w:r>
      </w:hyperlink>
      <w:r>
        <w:rPr>
          <w:rFonts w:ascii="Ebrima" w:hAnsi="Ebrima" w:cs="Arial"/>
          <w:sz w:val="22"/>
          <w:szCs w:val="22"/>
          <w:lang w:val="en-US"/>
        </w:rPr>
        <w:t xml:space="preserve">   </w:t>
      </w:r>
    </w:p>
    <w:p w14:paraId="58707CA9"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65" w:name="wu2015"/>
      <w:bookmarkEnd w:id="464"/>
      <w:r w:rsidRPr="00250B3C">
        <w:rPr>
          <w:rFonts w:ascii="Ebrima" w:hAnsi="Ebrima" w:cs="Arial"/>
          <w:sz w:val="22"/>
          <w:szCs w:val="22"/>
          <w:lang w:val="en-US"/>
        </w:rPr>
        <w:t xml:space="preserve">Wu, O., Cloonan, L., Mocking, S. J., Bouts, M. J., Copen, W. A., Cougo-Pinto, P. T., . . . Rost, N. S. (2015).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hyperlink r:id="rId169" w:history="1">
        <w:r w:rsidRPr="003E0700">
          <w:rPr>
            <w:rStyle w:val="Hyperlink"/>
            <w:rFonts w:ascii="Ebrima" w:hAnsi="Ebrima" w:cs="Arial"/>
            <w:sz w:val="22"/>
            <w:szCs w:val="22"/>
            <w:lang w:val="en-US"/>
          </w:rPr>
          <w:t>https://doi.org/10.1161/strokeaha.115.009643</w:t>
        </w:r>
      </w:hyperlink>
      <w:r w:rsidRPr="003E0700">
        <w:rPr>
          <w:rFonts w:ascii="Ebrima" w:hAnsi="Ebrima" w:cs="Arial"/>
          <w:sz w:val="22"/>
          <w:szCs w:val="22"/>
          <w:lang w:val="en-US"/>
        </w:rPr>
        <w:t xml:space="preserve">  </w:t>
      </w:r>
    </w:p>
    <w:p w14:paraId="6E6B3735"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66" w:name="yan2010"/>
      <w:bookmarkEnd w:id="465"/>
      <w:r w:rsidRPr="002E61BF">
        <w:rPr>
          <w:rFonts w:ascii="Ebrima" w:hAnsi="Ebrima" w:cs="Arial"/>
          <w:sz w:val="22"/>
          <w:szCs w:val="22"/>
          <w:lang w:val="de-DE"/>
        </w:rPr>
        <w:t xml:space="preserve">Yan, C., Gong, G., Wang, J., Wang, D., Liu, D., Zhu, C., . . . </w:t>
      </w:r>
      <w:r w:rsidRPr="00250B3C">
        <w:rPr>
          <w:rFonts w:ascii="Ebrima" w:hAnsi="Ebrima" w:cs="Arial"/>
          <w:sz w:val="22"/>
          <w:szCs w:val="22"/>
          <w:lang w:val="en-US"/>
        </w:rPr>
        <w:t>He, Y. (201</w:t>
      </w:r>
      <w:r>
        <w:rPr>
          <w:rFonts w:ascii="Ebrima" w:hAnsi="Ebrima" w:cs="Arial"/>
          <w:sz w:val="22"/>
          <w:szCs w:val="22"/>
          <w:lang w:val="en-US"/>
        </w:rPr>
        <w:t>1</w:t>
      </w:r>
      <w:r w:rsidRPr="00250B3C">
        <w:rPr>
          <w:rFonts w:ascii="Ebrima" w:hAnsi="Ebrima" w:cs="Arial"/>
          <w:sz w:val="22"/>
          <w:szCs w:val="22"/>
          <w:lang w:val="en-US"/>
        </w:rPr>
        <w:t xml:space="preserve">).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hyperlink r:id="rId170" w:history="1">
        <w:r w:rsidRPr="002B686C">
          <w:rPr>
            <w:rStyle w:val="Hyperlink"/>
            <w:rFonts w:ascii="Ebrima" w:hAnsi="Ebrima" w:cs="Arial"/>
            <w:sz w:val="22"/>
            <w:szCs w:val="22"/>
            <w:lang w:val="en-US"/>
          </w:rPr>
          <w:t>https://doi.org/10.1093/cercor/bhq111</w:t>
        </w:r>
      </w:hyperlink>
      <w:bookmarkEnd w:id="466"/>
      <w:r>
        <w:rPr>
          <w:rFonts w:ascii="Ebrima" w:hAnsi="Ebrima" w:cs="Arial"/>
          <w:sz w:val="22"/>
          <w:szCs w:val="22"/>
          <w:lang w:val="en-US"/>
        </w:rPr>
        <w:t xml:space="preserve"> </w:t>
      </w:r>
    </w:p>
    <w:p w14:paraId="2231E7F6"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67" w:name="yeh2018"/>
      <w:r w:rsidRPr="002E61BF">
        <w:rPr>
          <w:rFonts w:ascii="Ebrima" w:hAnsi="Ebrima" w:cs="Arial"/>
          <w:sz w:val="22"/>
          <w:szCs w:val="22"/>
          <w:lang w:val="de-DE"/>
        </w:rPr>
        <w:t xml:space="preserve">Yeh, F. C., Panesar, S., Fernandes, D., Meola, A., Yoshino, </w:t>
      </w:r>
      <w:r w:rsidRPr="00427966">
        <w:rPr>
          <w:rFonts w:ascii="Ebrima" w:hAnsi="Ebrima" w:cs="Arial"/>
          <w:sz w:val="22"/>
          <w:szCs w:val="22"/>
          <w:lang w:val="de-DE"/>
        </w:rPr>
        <w:t xml:space="preserve">M., Fernandez-Miranda, J. C., . . . </w:t>
      </w:r>
      <w:r w:rsidRPr="002C6163">
        <w:rPr>
          <w:rFonts w:ascii="Ebrima" w:hAnsi="Ebrima" w:cs="Arial"/>
          <w:sz w:val="22"/>
          <w:szCs w:val="22"/>
          <w:lang w:val="en-US"/>
        </w:rPr>
        <w:t xml:space="preserve">Verstynen, T. (2018). Population-averaged atlas of the macroscale human structural connectome and its network topology. </w:t>
      </w:r>
      <w:r w:rsidRPr="002B4A42">
        <w:rPr>
          <w:rFonts w:ascii="Ebrima" w:hAnsi="Ebrima" w:cs="Arial"/>
          <w:i/>
          <w:iCs/>
          <w:sz w:val="22"/>
          <w:szCs w:val="22"/>
          <w:lang w:val="de-DE"/>
        </w:rPr>
        <w:t>NeuroImage, 178</w:t>
      </w:r>
      <w:r w:rsidRPr="0065070A">
        <w:rPr>
          <w:rFonts w:ascii="Ebrima" w:hAnsi="Ebrima" w:cs="Arial"/>
          <w:sz w:val="22"/>
          <w:szCs w:val="22"/>
          <w:lang w:val="de-DE"/>
        </w:rPr>
        <w:t xml:space="preserve">, 57–68. </w:t>
      </w:r>
      <w:r w:rsidR="002E61BF">
        <w:fldChar w:fldCharType="begin"/>
      </w:r>
      <w:r w:rsidR="002E61BF" w:rsidRPr="00427966">
        <w:rPr>
          <w:lang w:val="de-DE"/>
          <w:rPrChange w:id="468" w:author="Sperber" w:date="2022-10-25T17:28:00Z">
            <w:rPr/>
          </w:rPrChange>
        </w:rPr>
        <w:instrText xml:space="preserve"> HYPERLINK "https://doi.org/10.1016/j.neuroimage.2018.05.027" </w:instrText>
      </w:r>
      <w:r w:rsidR="002E61BF">
        <w:fldChar w:fldCharType="separate"/>
      </w:r>
      <w:r w:rsidRPr="002B686C">
        <w:rPr>
          <w:rStyle w:val="Hyperlink"/>
          <w:rFonts w:ascii="Ebrima" w:hAnsi="Ebrima" w:cs="Arial"/>
          <w:sz w:val="22"/>
          <w:szCs w:val="22"/>
          <w:lang w:val="de-DE"/>
        </w:rPr>
        <w:t>https://doi.org/10.1016/j.neuroimage.2018.05.027</w:t>
      </w:r>
      <w:r w:rsidR="002E61BF">
        <w:rPr>
          <w:rStyle w:val="Hyperlink"/>
          <w:rFonts w:ascii="Ebrima" w:hAnsi="Ebrima" w:cs="Arial"/>
          <w:sz w:val="22"/>
          <w:szCs w:val="22"/>
          <w:lang w:val="de-DE"/>
        </w:rPr>
        <w:fldChar w:fldCharType="end"/>
      </w:r>
      <w:r>
        <w:rPr>
          <w:rFonts w:ascii="Ebrima" w:hAnsi="Ebrima" w:cs="Arial"/>
          <w:sz w:val="22"/>
          <w:szCs w:val="22"/>
          <w:lang w:val="de-DE"/>
        </w:rPr>
        <w:t xml:space="preserve"> </w:t>
      </w:r>
      <w:r w:rsidRPr="0065070A">
        <w:rPr>
          <w:rFonts w:ascii="Ebrima" w:hAnsi="Ebrima" w:cs="Arial"/>
          <w:sz w:val="22"/>
          <w:szCs w:val="22"/>
          <w:lang w:val="de-DE"/>
        </w:rPr>
        <w:t xml:space="preserve"> </w:t>
      </w:r>
    </w:p>
    <w:p w14:paraId="6F9C9E0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69" w:name="zaslerkaplan2016"/>
      <w:bookmarkEnd w:id="467"/>
      <w:r w:rsidRPr="0065070A">
        <w:rPr>
          <w:rFonts w:ascii="Ebrima" w:hAnsi="Ebrima" w:cs="Arial"/>
          <w:sz w:val="22"/>
          <w:szCs w:val="22"/>
          <w:lang w:val="de-DE"/>
        </w:rPr>
        <w:t xml:space="preserve">Zasler,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hyperlink r:id="rId171" w:history="1">
        <w:r w:rsidRPr="002B686C">
          <w:rPr>
            <w:rStyle w:val="Hyperlink"/>
            <w:rFonts w:ascii="Ebrima" w:hAnsi="Ebrima" w:cs="Arial"/>
            <w:sz w:val="22"/>
            <w:szCs w:val="22"/>
            <w:lang w:val="en-US"/>
          </w:rPr>
          <w:t>https://doi.org/10.1007/978-3-319-56782-2_32-2</w:t>
        </w:r>
      </w:hyperlink>
      <w:r>
        <w:rPr>
          <w:rFonts w:ascii="Ebrima" w:hAnsi="Ebrima" w:cs="Arial"/>
          <w:sz w:val="22"/>
          <w:szCs w:val="22"/>
          <w:lang w:val="en-US"/>
        </w:rPr>
        <w:t xml:space="preserve">  </w:t>
      </w:r>
    </w:p>
    <w:p w14:paraId="6666A42A" w14:textId="77777777" w:rsidR="004B140A" w:rsidRPr="002C6163"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70" w:name="zell2015"/>
      <w:bookmarkEnd w:id="469"/>
      <w:r w:rsidRPr="00250B3C">
        <w:rPr>
          <w:rFonts w:ascii="Ebrima" w:hAnsi="Ebrima" w:cs="Arial"/>
          <w:sz w:val="22"/>
          <w:szCs w:val="22"/>
          <w:lang w:val="en-US"/>
        </w:rPr>
        <w:t xml:space="preserve">Zell, E., Krizan, Z., &amp; Teeter, S. R. (2015). Evaluating gender similarities and differences using metasynthesis. </w:t>
      </w:r>
      <w:r w:rsidRPr="0065070A">
        <w:rPr>
          <w:rFonts w:ascii="Ebrima" w:hAnsi="Ebrima" w:cs="Arial"/>
          <w:i/>
          <w:iCs/>
          <w:sz w:val="22"/>
          <w:szCs w:val="22"/>
          <w:lang w:val="de-DE"/>
        </w:rPr>
        <w:t>American Psychologist</w:t>
      </w:r>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r w:rsidR="002E61BF">
        <w:fldChar w:fldCharType="begin"/>
      </w:r>
      <w:r w:rsidR="002E61BF" w:rsidRPr="00427966">
        <w:rPr>
          <w:lang w:val="de-DE"/>
          <w:rPrChange w:id="471" w:author="Sperber" w:date="2022-10-25T17:28:00Z">
            <w:rPr/>
          </w:rPrChange>
        </w:rPr>
        <w:instrText xml:space="preserve"> HYPERLINK "https://doi.org/10.1037/a0038208" </w:instrText>
      </w:r>
      <w:r w:rsidR="002E61BF">
        <w:fldChar w:fldCharType="separate"/>
      </w:r>
      <w:r w:rsidRPr="002B686C">
        <w:rPr>
          <w:rStyle w:val="Hyperlink"/>
          <w:rFonts w:ascii="Ebrima" w:hAnsi="Ebrima" w:cs="Arial"/>
          <w:sz w:val="22"/>
          <w:szCs w:val="22"/>
          <w:lang w:val="de-DE"/>
        </w:rPr>
        <w:t>https://doi.org/10.1037/a0038208</w:t>
      </w:r>
      <w:r w:rsidR="002E61BF">
        <w:rPr>
          <w:rStyle w:val="Hyperlink"/>
          <w:rFonts w:ascii="Ebrima" w:hAnsi="Ebrima" w:cs="Arial"/>
          <w:sz w:val="22"/>
          <w:szCs w:val="22"/>
          <w:lang w:val="de-DE"/>
        </w:rPr>
        <w:fldChar w:fldCharType="end"/>
      </w:r>
      <w:bookmarkEnd w:id="470"/>
      <w:r>
        <w:rPr>
          <w:rFonts w:ascii="Ebrima" w:hAnsi="Ebrima" w:cs="Arial"/>
          <w:sz w:val="22"/>
          <w:szCs w:val="22"/>
          <w:lang w:val="de-DE"/>
        </w:rPr>
        <w:t xml:space="preserve"> </w:t>
      </w:r>
    </w:p>
    <w:p w14:paraId="0AB4DFC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472" w:name="zhang2014"/>
      <w:r w:rsidRPr="002C6163">
        <w:rPr>
          <w:rFonts w:ascii="Ebrima" w:hAnsi="Ebrima" w:cs="Arial"/>
          <w:sz w:val="22"/>
          <w:szCs w:val="22"/>
          <w:lang w:val="de-DE"/>
        </w:rPr>
        <w:t xml:space="preserve">Zhang, Y., Kimberg, D. Y., Coslett, H. B., Schwartz, M. F., &amp; Wang, Z. (2014). </w:t>
      </w:r>
      <w:r w:rsidRPr="002C6163">
        <w:rPr>
          <w:rFonts w:ascii="Ebrima" w:hAnsi="Ebrima" w:cs="Arial"/>
          <w:sz w:val="22"/>
          <w:szCs w:val="22"/>
        </w:rPr>
        <w:t xml:space="preserve">Multivariate lesion-symptom mapping using support vector regression. </w:t>
      </w:r>
      <w:r w:rsidRPr="002B4A42">
        <w:rPr>
          <w:rFonts w:ascii="Ebrima" w:hAnsi="Ebrima" w:cs="Arial"/>
          <w:i/>
          <w:iCs/>
          <w:sz w:val="22"/>
          <w:szCs w:val="22"/>
        </w:rPr>
        <w:t>Human Brain Mapping, 35</w:t>
      </w:r>
      <w:r w:rsidRPr="002C6163">
        <w:rPr>
          <w:rFonts w:ascii="Ebrima" w:hAnsi="Ebrima" w:cs="Arial"/>
          <w:sz w:val="22"/>
          <w:szCs w:val="22"/>
        </w:rPr>
        <w:t xml:space="preserve">(12), 5861–5876. </w:t>
      </w:r>
      <w:hyperlink r:id="rId172" w:history="1">
        <w:r w:rsidRPr="002B686C">
          <w:rPr>
            <w:rStyle w:val="Hyperlink"/>
            <w:rFonts w:ascii="Ebrima" w:hAnsi="Ebrima" w:cs="Arial"/>
            <w:sz w:val="22"/>
            <w:szCs w:val="22"/>
          </w:rPr>
          <w:t>https://doi.org/10.1002/hbm.22590</w:t>
        </w:r>
      </w:hyperlink>
      <w:r>
        <w:rPr>
          <w:rFonts w:ascii="Ebrima" w:hAnsi="Ebrima" w:cs="Arial"/>
          <w:sz w:val="22"/>
          <w:szCs w:val="22"/>
        </w:rPr>
        <w:t xml:space="preserve">  </w:t>
      </w:r>
    </w:p>
    <w:bookmarkEnd w:id="472"/>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473" w:name="_Toc116064628"/>
      <w:bookmarkStart w:id="474" w:name="_Toc117242388"/>
      <w:r w:rsidRPr="004345A1">
        <w:rPr>
          <w:b w:val="0"/>
        </w:rPr>
        <w:lastRenderedPageBreak/>
        <w:t>Ack</w:t>
      </w:r>
      <w:r>
        <w:rPr>
          <w:b w:val="0"/>
        </w:rPr>
        <w:t>nowledgements</w:t>
      </w:r>
      <w:bookmarkEnd w:id="473"/>
      <w:bookmarkEnd w:id="474"/>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r>
        <w:t xml:space="preserve">First and foremost, I would like to express my deepest gratitude to my primary </w:t>
      </w:r>
      <w:r w:rsidR="00BD6708">
        <w:t xml:space="preserve">research </w:t>
      </w:r>
      <w:r>
        <w:t xml:space="preserve">supervisors Lisa Röhrig and Stefan Smaczny.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r w:rsidR="00BD6708" w:rsidRPr="00BD6708">
        <w:t xml:space="preserve">would have never been accomplished.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Prof. Dr. Dr. Karnath for his invaluable expertise, </w:t>
      </w:r>
      <w:r w:rsidR="00031B27">
        <w:t xml:space="preserve">patience, and open-mindedness. Further, I would like to thank Prof. Dr. Derntl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Dr.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Further, I want to thank my colleagues Hannah Rosenzopf, Sofia Wöhrstein and Britta Stammler for all the stimulating discussions and valuable input during our lunch breaks and weekly lab meetings.</w:t>
      </w:r>
      <w:r w:rsidR="000027EC">
        <w:t xml:space="preserve"> Thanks should also go to Ina Baumeister for her support in all administrative matters. </w:t>
      </w:r>
    </w:p>
    <w:p w14:paraId="39CC1DBA" w14:textId="11BEF073" w:rsidR="004345A1" w:rsidRPr="004345A1" w:rsidRDefault="003F654A" w:rsidP="00BA784A">
      <w:pPr>
        <w:spacing w:line="276" w:lineRule="auto"/>
        <w:rPr>
          <w:rFonts w:eastAsiaTheme="majorEastAsia"/>
        </w:rPr>
      </w:pPr>
      <w:r>
        <w:t xml:space="preserve">Lastly, I want to give special thanks to my friends </w:t>
      </w:r>
      <w:r w:rsidR="00B2219D">
        <w:t>Hannah Terborg (Aalto University, Finland)</w:t>
      </w:r>
      <w:r w:rsidR="0075334E">
        <w:t xml:space="preserve"> and Nina Gottschewsky (Graduate Training Centre for Neuroscience, Tübingen)</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berschrift2"/>
        <w:rPr>
          <w:b w:val="0"/>
        </w:rPr>
      </w:pPr>
      <w:bookmarkStart w:id="475" w:name="_Toc116064629"/>
      <w:bookmarkStart w:id="476" w:name="_Toc117242389"/>
      <w:r>
        <w:rPr>
          <w:b w:val="0"/>
        </w:rPr>
        <w:lastRenderedPageBreak/>
        <w:t>Data Usage Statement</w:t>
      </w:r>
      <w:bookmarkEnd w:id="475"/>
      <w:bookmarkEnd w:id="476"/>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66F1C218" w:rsidR="00105A79" w:rsidRDefault="00EA0F10" w:rsidP="003079AB">
      <w:r>
        <w:t>Röhrig,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477" w:name="_Toc116064630"/>
      <w:bookmarkStart w:id="478" w:name="_Toc117242390"/>
      <w:r>
        <w:rPr>
          <w:b w:val="0"/>
          <w:bCs w:val="0"/>
        </w:rPr>
        <w:lastRenderedPageBreak/>
        <w:t>Appendix</w:t>
      </w:r>
      <w:bookmarkEnd w:id="477"/>
      <w:bookmarkEnd w:id="478"/>
    </w:p>
    <w:p w14:paraId="147D8AAF" w14:textId="77777777" w:rsidR="00F76B93" w:rsidRPr="00F76B93" w:rsidRDefault="00F76B93" w:rsidP="00F76B93"/>
    <w:p w14:paraId="2CAAA965" w14:textId="117401E9" w:rsidR="0089785B" w:rsidRDefault="00D91FE5" w:rsidP="00F76B93">
      <w:pPr>
        <w:pStyle w:val="berschrift3"/>
      </w:pPr>
      <w:bookmarkStart w:id="479" w:name="_Appendix_A:_List"/>
      <w:bookmarkStart w:id="480" w:name="_Toc116064631"/>
      <w:bookmarkStart w:id="481" w:name="_Toc117242391"/>
      <w:bookmarkEnd w:id="479"/>
      <w:r>
        <w:t>Appendix</w:t>
      </w:r>
      <w:r w:rsidR="00F76B93">
        <w:t xml:space="preserve"> A: List of Abbreviations</w:t>
      </w:r>
      <w:bookmarkEnd w:id="480"/>
      <w:bookmarkEnd w:id="481"/>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r>
              <w:t>CoC</w:t>
            </w:r>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Inferior Fronto</w:t>
            </w:r>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r>
              <w:t>Interthalamic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r>
              <w:t>OrG</w:t>
            </w:r>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r>
              <w:t>pSTS</w:t>
            </w:r>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Superior Fronto-Occipital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482" w:name="_Toc116064632"/>
      <w:bookmarkStart w:id="483" w:name="_Toc117242392"/>
      <w:r>
        <w:lastRenderedPageBreak/>
        <w:t>Appendix</w:t>
      </w:r>
      <w:r w:rsidR="00AE3409">
        <w:t xml:space="preserve"> B: </w:t>
      </w:r>
      <w:r>
        <w:t>Supplementary</w:t>
      </w:r>
      <w:r w:rsidR="00AE3409">
        <w:t xml:space="preserve"> Tables and </w:t>
      </w:r>
      <w:r>
        <w:t>Figure</w:t>
      </w:r>
      <w:r w:rsidR="008F1B24">
        <w:t>s</w:t>
      </w:r>
      <w:bookmarkEnd w:id="482"/>
      <w:bookmarkEnd w:id="483"/>
    </w:p>
    <w:p w14:paraId="5317A780" w14:textId="4BAFC5F3" w:rsidR="00AE3409" w:rsidRDefault="00D91FE5" w:rsidP="0089785B">
      <w:bookmarkStart w:id="484"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484"/>
    </w:tbl>
    <w:p w14:paraId="52C50F03" w14:textId="6CDDB716" w:rsidR="00944DA2" w:rsidRDefault="00944DA2" w:rsidP="0089785B"/>
    <w:p w14:paraId="10C5AE65" w14:textId="3BB29AD1" w:rsidR="00944DA2" w:rsidRDefault="00D91FE5" w:rsidP="0089785B">
      <w:bookmarkStart w:id="485"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74EB1883" w:rsidR="00071492" w:rsidRDefault="00F23203" w:rsidP="0089785B">
      <w:pPr>
        <w:rPr>
          <w:sz w:val="18"/>
          <w:szCs w:val="18"/>
          <w:lang w:val="en-US"/>
        </w:rPr>
      </w:pPr>
      <w:r>
        <w:br/>
      </w:r>
      <w:r w:rsidR="00E43438"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hyperlink w:anchor="rordenkarnath2010" w:history="1">
        <w:r w:rsidR="00E43438" w:rsidRPr="00AD62E4">
          <w:rPr>
            <w:rStyle w:val="Hyperlink"/>
            <w:rFonts w:ascii="Ebrima" w:hAnsi="Ebrima"/>
            <w:sz w:val="18"/>
            <w:szCs w:val="18"/>
            <w:lang w:val="en-US"/>
          </w:rPr>
          <w:t>Rorden &amp; Karnath, 2010</w:t>
        </w:r>
      </w:hyperlink>
      <w:r w:rsidR="00E43438">
        <w:rPr>
          <w:sz w:val="18"/>
          <w:szCs w:val="18"/>
          <w:lang w:val="en-US"/>
        </w:rPr>
        <w:t>)</w:t>
      </w:r>
      <w:r w:rsidR="00A7162F">
        <w:rPr>
          <w:sz w:val="18"/>
          <w:szCs w:val="18"/>
          <w:lang w:val="en-US"/>
        </w:rPr>
        <w:tab/>
      </w:r>
    </w:p>
    <w:bookmarkEnd w:id="485"/>
    <w:p w14:paraId="3955CF96" w14:textId="2E3BAE78" w:rsidR="00A72E7A" w:rsidRPr="00A161AB" w:rsidRDefault="00CE2208" w:rsidP="0089785B">
      <w:pPr>
        <w:rPr>
          <w:sz w:val="18"/>
          <w:szCs w:val="18"/>
          <w:lang w:val="en-US"/>
        </w:rPr>
      </w:pPr>
      <w:r>
        <w:rPr>
          <w:sz w:val="18"/>
          <w:szCs w:val="18"/>
          <w:lang w:val="en-US"/>
        </w:rPr>
        <w:br/>
      </w:r>
      <w:bookmarkStart w:id="486"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486"/>
    <w:p w14:paraId="1ECA4B35" w14:textId="32F5A080" w:rsidR="00E13A04" w:rsidRPr="009C731D" w:rsidRDefault="00AA6B9F" w:rsidP="00E13A04">
      <w:r>
        <w:rPr>
          <w:b/>
          <w:bCs/>
        </w:rPr>
        <w:lastRenderedPageBreak/>
        <w:br/>
      </w:r>
      <w:bookmarkStart w:id="487"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487"/>
      <w:r w:rsidR="00AA6B9F">
        <w:rPr>
          <w:sz w:val="18"/>
          <w:szCs w:val="18"/>
          <w:lang w:val="en-US"/>
        </w:rPr>
        <w:br/>
      </w:r>
      <w:r w:rsidR="00CE2208">
        <w:rPr>
          <w:rStyle w:val="Hyperlink"/>
          <w:rFonts w:ascii="Ebrima" w:hAnsi="Ebrima"/>
          <w:sz w:val="18"/>
          <w:szCs w:val="18"/>
          <w:lang w:val="en-US"/>
        </w:rPr>
        <w:br/>
      </w:r>
      <w:bookmarkStart w:id="488"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488"/>
    <w:p w14:paraId="4DDD5654" w14:textId="7426E4DE" w:rsidR="008F1B24" w:rsidRPr="002B5302" w:rsidRDefault="00A7162F" w:rsidP="0089785B">
      <w:pPr>
        <w:rPr>
          <w:b/>
        </w:rPr>
      </w:pPr>
      <w:r>
        <w:rPr>
          <w:b/>
        </w:rPr>
        <w:br w:type="page"/>
      </w:r>
      <w:bookmarkStart w:id="489"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commentRangeStart w:id="490"/>
      <w:r w:rsidR="0092609B" w:rsidRPr="004C1AE0">
        <w:t>Number</w:t>
      </w:r>
      <w:commentRangeEnd w:id="490"/>
      <w:r w:rsidR="00A86DD5">
        <w:rPr>
          <w:rStyle w:val="Kommentarzeichen"/>
        </w:rPr>
        <w:commentReference w:id="490"/>
      </w:r>
      <w:r w:rsidR="0092609B" w:rsidRPr="004C1AE0">
        <w:t xml:space="preserve">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(Amyg)</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(FuG)</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(Hipp)</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Occiptal Cortex </w:t>
            </w:r>
            <w:r w:rsidRPr="00CD35C2">
              <w:rPr>
                <w:rFonts w:cs="Calibri"/>
                <w:b w:val="0"/>
                <w:color w:val="000000"/>
                <w:sz w:val="18"/>
                <w:szCs w:val="18"/>
              </w:rPr>
              <w:t>(LOcC)</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r w:rsidRPr="00051912">
              <w:rPr>
                <w:rFonts w:cs="Calibri"/>
                <w:color w:val="000000"/>
                <w:sz w:val="18"/>
                <w:szCs w:val="18"/>
              </w:rPr>
              <w:t xml:space="preserve">Mediovental Occipital Cortex </w:t>
            </w:r>
            <w:r w:rsidRPr="00CD35C2">
              <w:rPr>
                <w:rFonts w:cs="Calibri"/>
                <w:b w:val="0"/>
                <w:color w:val="000000"/>
                <w:sz w:val="14"/>
                <w:szCs w:val="18"/>
              </w:rPr>
              <w:t>(MVOcC)</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(OrG)</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(Pcun)</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(PoG)</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(PrG)</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(Tha)</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489"/>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491" w:name="_Appendix_C:_Supplementary"/>
      <w:bookmarkStart w:id="492" w:name="s_figure01lesionoverlay_neglect"/>
      <w:bookmarkEnd w:id="491"/>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73"/>
                    <a:stretch>
                      <a:fillRect/>
                    </a:stretch>
                  </pic:blipFill>
                  <pic:spPr>
                    <a:xfrm>
                      <a:off x="0" y="0"/>
                      <a:ext cx="5618930" cy="3136493"/>
                    </a:xfrm>
                    <a:prstGeom prst="rect">
                      <a:avLst/>
                    </a:prstGeom>
                  </pic:spPr>
                </pic:pic>
              </a:graphicData>
            </a:graphic>
          </wp:inline>
        </w:drawing>
      </w:r>
    </w:p>
    <w:p w14:paraId="281ECFE0" w14:textId="70F4A03B"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493" w:name="s_figure02lesionoverlay_non"/>
      <w:bookmarkEnd w:id="492"/>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536315" cy="3119670"/>
                    </a:xfrm>
                    <a:prstGeom prst="rect">
                      <a:avLst/>
                    </a:prstGeom>
                  </pic:spPr>
                </pic:pic>
              </a:graphicData>
            </a:graphic>
          </wp:inline>
        </w:drawing>
      </w:r>
    </w:p>
    <w:p w14:paraId="1172D5E7" w14:textId="1E2288AE"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493"/>
    </w:p>
    <w:sectPr w:rsidR="007B0B61" w:rsidRPr="00AA6B9F" w:rsidSect="004D0CF4">
      <w:headerReference w:type="default" r:id="rId175"/>
      <w:footerReference w:type="default" r:id="rId17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sa" w:date="2022-10-21T12:37:00Z" w:initials="L">
    <w:p w14:paraId="138A306E" w14:textId="5A8F5AD8" w:rsidR="002E61BF" w:rsidRDefault="002E61BF">
      <w:pPr>
        <w:pStyle w:val="Kommentartext"/>
        <w:rPr>
          <w:lang w:val="de-DE"/>
        </w:rPr>
      </w:pPr>
      <w:r>
        <w:rPr>
          <w:rStyle w:val="Kommentarzeichen"/>
        </w:rPr>
        <w:annotationRef/>
      </w:r>
      <w:r w:rsidRPr="00147784">
        <w:rPr>
          <w:lang w:val="de-DE"/>
        </w:rPr>
        <w:t>Es gibt ja eine Vorlage für die cover page</w:t>
      </w:r>
      <w:r>
        <w:rPr>
          <w:lang w:val="de-DE"/>
        </w:rPr>
        <w:t>/second page</w:t>
      </w:r>
      <w:r w:rsidRPr="00147784">
        <w:rPr>
          <w:lang w:val="de-DE"/>
        </w:rPr>
        <w:t xml:space="preserve"> vom </w:t>
      </w:r>
      <w:r>
        <w:rPr>
          <w:lang w:val="de-DE"/>
        </w:rPr>
        <w:t xml:space="preserve">GTC – sicher, dass du diese abändern darfst? </w:t>
      </w:r>
    </w:p>
    <w:p w14:paraId="17CF31E7" w14:textId="77777777" w:rsidR="002E61BF" w:rsidRDefault="002E61BF">
      <w:pPr>
        <w:pStyle w:val="Kommentartext"/>
        <w:rPr>
          <w:lang w:val="de-DE"/>
        </w:rPr>
      </w:pPr>
    </w:p>
    <w:p w14:paraId="2436DC4C" w14:textId="0DA37AFA" w:rsidR="002E61BF" w:rsidRDefault="002E61BF">
      <w:pPr>
        <w:pStyle w:val="Kommentartext"/>
        <w:rPr>
          <w:lang w:val="de-DE"/>
        </w:rPr>
      </w:pPr>
      <w:hyperlink r:id="rId1" w:history="1">
        <w:r w:rsidRPr="004D0E02">
          <w:rPr>
            <w:rStyle w:val="Hyperlink"/>
            <w:rFonts w:ascii="Ebrima" w:hAnsi="Ebrima"/>
            <w:lang w:val="de-DE"/>
          </w:rPr>
          <w:t>https://view.officeapps.live.com/op/view.aspx?src=https%3A%2F%2Fwww.neuroschool-tuebingen.de%2Ffileadmin%2Fuser_upload%2Fdocuments%2Fforms%2FCover_page_of_the_master_thesis.doc&amp;wdOrigin=BROWSELINK</w:t>
        </w:r>
      </w:hyperlink>
    </w:p>
    <w:p w14:paraId="41C61CDB" w14:textId="77777777" w:rsidR="002E61BF" w:rsidRPr="002B68A6" w:rsidRDefault="002E61BF">
      <w:pPr>
        <w:pStyle w:val="Kommentartext"/>
        <w:rPr>
          <w:lang w:val="de-DE"/>
        </w:rPr>
      </w:pPr>
    </w:p>
  </w:comment>
  <w:comment w:id="1" w:author="Lisa" w:date="2022-10-21T12:12:00Z" w:initials="L">
    <w:p w14:paraId="159B45C4" w14:textId="12EE6C70" w:rsidR="002E61BF" w:rsidRPr="00EF6B08" w:rsidRDefault="002E61BF">
      <w:pPr>
        <w:pStyle w:val="Kommentartext"/>
        <w:rPr>
          <w:lang w:val="en-US"/>
        </w:rPr>
      </w:pPr>
      <w:r>
        <w:rPr>
          <w:rStyle w:val="Kommentarzeichen"/>
        </w:rPr>
        <w:annotationRef/>
      </w:r>
      <w:r w:rsidRPr="00EF6B08">
        <w:rPr>
          <w:lang w:val="de-DE"/>
        </w:rPr>
        <w:t>Ich bin mir nicht sicher, ob wir beim Titel nicht noch spezifischer sein müssen, weil es ja nicht</w:t>
      </w:r>
      <w:r>
        <w:rPr>
          <w:lang w:val="de-DE"/>
        </w:rPr>
        <w:t xml:space="preserve"> (mehr)</w:t>
      </w:r>
      <w:r w:rsidRPr="00EF6B08">
        <w:rPr>
          <w:lang w:val="de-DE"/>
        </w:rPr>
        <w:t xml:space="preserve"> hauptsächlich um neglect-spezifische Unterschiede geht</w:t>
      </w:r>
      <w:r>
        <w:rPr>
          <w:lang w:val="de-DE"/>
        </w:rPr>
        <w:t xml:space="preserve">. </w:t>
      </w:r>
      <w:r w:rsidRPr="00EF6B08">
        <w:rPr>
          <w:lang w:val="en-US"/>
        </w:rPr>
        <w:t>Idee</w:t>
      </w:r>
      <w:r>
        <w:rPr>
          <w:lang w:val="en-US"/>
        </w:rPr>
        <w:t>:</w:t>
      </w:r>
      <w:r w:rsidRPr="00EF6B08">
        <w:rPr>
          <w:lang w:val="en-US"/>
        </w:rPr>
        <w:t xml:space="preserve"> “Sex-specific lesion patterns and disconnectome induced by stroke and corresponding sex differences associated with acute visuospatial neglect”</w:t>
      </w:r>
    </w:p>
  </w:comment>
  <w:comment w:id="2" w:author="Smaczny, Stefan" w:date="2022-10-24T14:40:00Z" w:initials="SS">
    <w:p w14:paraId="05601F3B" w14:textId="30133E47" w:rsidR="002E61BF" w:rsidRPr="00934E1E" w:rsidRDefault="002E61BF">
      <w:pPr>
        <w:pStyle w:val="Kommentartext"/>
        <w:rPr>
          <w:lang w:val="de-DE"/>
        </w:rPr>
      </w:pPr>
      <w:r>
        <w:rPr>
          <w:rStyle w:val="Kommentarzeichen"/>
        </w:rPr>
        <w:annotationRef/>
      </w:r>
      <w:r w:rsidRPr="00934E1E">
        <w:rPr>
          <w:lang w:val="de-DE"/>
        </w:rPr>
        <w:t xml:space="preserve">Finde ich auch gut. Der anfängliche </w:t>
      </w:r>
      <w:r>
        <w:rPr>
          <w:lang w:val="de-DE"/>
        </w:rPr>
        <w:t xml:space="preserve">Antrag war ja ein Working Title </w:t>
      </w:r>
      <w:r w:rsidRPr="00934E1E">
        <w:rPr>
          <w:lang w:val="de-DE"/>
        </w:rPr>
        <w:sym w:font="Wingdings" w:char="F04A"/>
      </w:r>
    </w:p>
  </w:comment>
  <w:comment w:id="14" w:author="Lisa" w:date="2022-10-21T12:31:00Z" w:initials="L">
    <w:p w14:paraId="0BCE7C96" w14:textId="04ACCBDD" w:rsidR="002E61BF" w:rsidRPr="000E3BB2" w:rsidRDefault="002E61BF">
      <w:pPr>
        <w:pStyle w:val="Kommentartext"/>
        <w:rPr>
          <w:lang w:val="de-DE"/>
        </w:rPr>
      </w:pPr>
      <w:r>
        <w:rPr>
          <w:rStyle w:val="Kommentarzeichen"/>
        </w:rPr>
        <w:annotationRef/>
      </w:r>
      <w:r w:rsidRPr="000E3BB2">
        <w:rPr>
          <w:lang w:val="de-DE"/>
        </w:rPr>
        <w:t xml:space="preserve">Inhaltsverzeichnis: Hast du keine Unterpunkte bei der </w:t>
      </w:r>
      <w:r>
        <w:rPr>
          <w:lang w:val="de-DE"/>
        </w:rPr>
        <w:t>Diskussion? Und 3. Data Analysis stellt wie gesagt eigt. Keinen eigenen Punkt dar und gehört zu den Methoden, also zu 2.</w:t>
      </w:r>
    </w:p>
  </w:comment>
  <w:comment w:id="15" w:author="Smaczny, Stefan" w:date="2022-10-24T14:41:00Z" w:initials="SS">
    <w:p w14:paraId="78402169" w14:textId="51AD00DC" w:rsidR="002E61BF" w:rsidRPr="00934E1E" w:rsidRDefault="002E61BF">
      <w:pPr>
        <w:pStyle w:val="Kommentartext"/>
        <w:rPr>
          <w:lang w:val="de-DE"/>
        </w:rPr>
      </w:pPr>
      <w:r>
        <w:rPr>
          <w:rStyle w:val="Kommentarzeichen"/>
        </w:rPr>
        <w:annotationRef/>
      </w:r>
      <w:r w:rsidRPr="00934E1E">
        <w:rPr>
          <w:lang w:val="de-DE"/>
        </w:rPr>
        <w:t>D</w:t>
      </w:r>
      <w:r>
        <w:rPr>
          <w:lang w:val="de-DE"/>
        </w:rPr>
        <w:t>as suggeriert mir, dass vorge</w:t>
      </w:r>
      <w:r w:rsidRPr="00934E1E">
        <w:rPr>
          <w:lang w:val="de-DE"/>
        </w:rPr>
        <w:t>sc</w:t>
      </w:r>
      <w:r>
        <w:rPr>
          <w:lang w:val="de-DE"/>
        </w:rPr>
        <w:t>h</w:t>
      </w:r>
      <w:r w:rsidRPr="00934E1E">
        <w:rPr>
          <w:lang w:val="de-DE"/>
        </w:rPr>
        <w:t xml:space="preserve">lagen wurde, dass unterschiedliche </w:t>
      </w:r>
      <w:r>
        <w:rPr>
          <w:lang w:val="de-DE"/>
        </w:rPr>
        <w:t>Konnektivität die Ursache aller Geschlechtsunterschiede ist, also vielleicht etwas weicher formulieren?</w:t>
      </w:r>
    </w:p>
  </w:comment>
  <w:comment w:id="16" w:author="Lisa" w:date="2022-10-21T19:14:00Z" w:initials="L">
    <w:p w14:paraId="3D12F10E" w14:textId="3E807954" w:rsidR="002E61BF" w:rsidRPr="00934E1E" w:rsidRDefault="002E61BF">
      <w:pPr>
        <w:pStyle w:val="Kommentartext"/>
        <w:rPr>
          <w:lang w:val="de-DE"/>
        </w:rPr>
      </w:pPr>
      <w:r>
        <w:rPr>
          <w:rStyle w:val="Kommentarzeichen"/>
        </w:rPr>
        <w:annotationRef/>
      </w:r>
      <w:r w:rsidRPr="00934E1E">
        <w:rPr>
          <w:lang w:val="de-DE"/>
        </w:rPr>
        <w:t>Greater proportion?</w:t>
      </w:r>
    </w:p>
  </w:comment>
  <w:comment w:id="17" w:author="Smaczny, Stefan" w:date="2022-10-24T14:43:00Z" w:initials="SS">
    <w:p w14:paraId="4A15DEFD" w14:textId="6E67042D" w:rsidR="002E61BF" w:rsidRPr="00934E1E" w:rsidRDefault="002E61BF">
      <w:pPr>
        <w:pStyle w:val="Kommentartext"/>
        <w:rPr>
          <w:lang w:val="de-DE"/>
        </w:rPr>
      </w:pPr>
      <w:r>
        <w:rPr>
          <w:rStyle w:val="Kommentarzeichen"/>
        </w:rPr>
        <w:annotationRef/>
      </w:r>
      <w:r w:rsidRPr="00934E1E">
        <w:rPr>
          <w:lang w:val="de-DE"/>
        </w:rPr>
        <w:t>Finde ich auch passender.</w:t>
      </w:r>
    </w:p>
  </w:comment>
  <w:comment w:id="18" w:author="Lisa" w:date="2022-10-21T13:06:00Z" w:initials="L">
    <w:p w14:paraId="30097961" w14:textId="53E8C87A" w:rsidR="002E61BF" w:rsidRPr="00CE35AB" w:rsidRDefault="002E61BF">
      <w:pPr>
        <w:pStyle w:val="Kommentartext"/>
        <w:rPr>
          <w:lang w:val="de-DE"/>
        </w:rPr>
      </w:pPr>
      <w:r>
        <w:rPr>
          <w:rStyle w:val="Kommentarzeichen"/>
        </w:rPr>
        <w:annotationRef/>
      </w:r>
      <w:r w:rsidRPr="00CE35AB">
        <w:rPr>
          <w:lang w:val="de-DE"/>
        </w:rPr>
        <w:t>“… affect … affect …” fehlt hier ein AND</w:t>
      </w:r>
      <w:r>
        <w:rPr>
          <w:lang w:val="de-DE"/>
        </w:rPr>
        <w:t xml:space="preserve">? Irgendwas scheint hier falsch… </w:t>
      </w:r>
    </w:p>
  </w:comment>
  <w:comment w:id="20" w:author="Lisa" w:date="2022-10-21T13:14:00Z" w:initials="L">
    <w:p w14:paraId="4A68A7FA" w14:textId="6ACA5438" w:rsidR="002E61BF" w:rsidRDefault="002E61BF">
      <w:pPr>
        <w:pStyle w:val="Kommentartext"/>
      </w:pPr>
      <w:r>
        <w:rPr>
          <w:rStyle w:val="Kommentarzeichen"/>
        </w:rPr>
        <w:annotationRef/>
      </w:r>
      <w:r w:rsidRPr="00427966">
        <w:rPr>
          <w:lang w:val="en-US"/>
        </w:rPr>
        <w:t xml:space="preserve">Hier vlt. </w:t>
      </w:r>
      <w:r>
        <w:t>Noch hinzufügen: “However, the accuracy of predicting sex was not above chance level.”</w:t>
      </w:r>
    </w:p>
  </w:comment>
  <w:comment w:id="21" w:author="Smaczny, Stefan" w:date="2022-10-24T14:46:00Z" w:initials="SS">
    <w:p w14:paraId="5D540149" w14:textId="7D68FB1B" w:rsidR="002E61BF" w:rsidRPr="00934E1E" w:rsidRDefault="002E61BF">
      <w:pPr>
        <w:pStyle w:val="Kommentartext"/>
        <w:rPr>
          <w:lang w:val="de-DE"/>
        </w:rPr>
      </w:pPr>
      <w:r>
        <w:rPr>
          <w:rStyle w:val="Kommentarzeichen"/>
        </w:rPr>
        <w:annotationRef/>
      </w:r>
      <w:r w:rsidRPr="00934E1E">
        <w:rPr>
          <w:lang w:val="de-DE"/>
        </w:rPr>
        <w:t>“… of sex alone.</w:t>
      </w:r>
      <w:r>
        <w:rPr>
          <w:lang w:val="de-DE"/>
        </w:rPr>
        <w:t xml:space="preserve">.. </w:t>
      </w:r>
      <w:r w:rsidRPr="00934E1E">
        <w:rPr>
          <w:lang w:val="de-DE"/>
        </w:rPr>
        <w:t>”, oder</w:t>
      </w:r>
      <w:r>
        <w:rPr>
          <w:lang w:val="de-DE"/>
        </w:rPr>
        <w:t>?</w:t>
      </w:r>
    </w:p>
  </w:comment>
  <w:comment w:id="22" w:author="Lisa" w:date="2022-10-21T13:18:00Z" w:initials="L">
    <w:p w14:paraId="15E54B42" w14:textId="77777777" w:rsidR="002E61BF" w:rsidRPr="00D200FA" w:rsidRDefault="002E61BF">
      <w:pPr>
        <w:pStyle w:val="Kommentartext"/>
        <w:rPr>
          <w:lang w:val="de-DE"/>
        </w:rPr>
      </w:pPr>
      <w:r>
        <w:rPr>
          <w:rStyle w:val="Kommentarzeichen"/>
        </w:rPr>
        <w:annotationRef/>
      </w:r>
      <w:r w:rsidRPr="00D200FA">
        <w:rPr>
          <w:lang w:val="de-DE"/>
        </w:rPr>
        <w:t>Hier bin ich mir nicht sicher, ob die Aussage zu gewagt ist.</w:t>
      </w:r>
    </w:p>
    <w:p w14:paraId="0C9347D0" w14:textId="77777777" w:rsidR="002E61BF" w:rsidRDefault="002E61BF">
      <w:pPr>
        <w:pStyle w:val="Kommentartext"/>
        <w:rPr>
          <w:lang w:val="de-DE"/>
        </w:rPr>
      </w:pPr>
      <w:r w:rsidRPr="00D200FA">
        <w:rPr>
          <w:lang w:val="de-DE"/>
        </w:rPr>
        <w:t>Vlt. Eher zum Schluss etwas in die Richtung schrei</w:t>
      </w:r>
      <w:r>
        <w:rPr>
          <w:lang w:val="de-DE"/>
        </w:rPr>
        <w:t xml:space="preserve">ben, dass zukünftige Studien wichtig sind, die die sex-specific Unterschiede näher beleuchten, auch im Hinblick auf sex-specific medicine. </w:t>
      </w:r>
    </w:p>
    <w:p w14:paraId="66EA3821" w14:textId="1B8EE7E5" w:rsidR="002E61BF" w:rsidRPr="00D200FA" w:rsidRDefault="002E61BF">
      <w:pPr>
        <w:pStyle w:val="Kommentartext"/>
        <w:rPr>
          <w:lang w:val="de-DE"/>
        </w:rPr>
      </w:pPr>
      <w:r>
        <w:rPr>
          <w:lang w:val="de-DE"/>
        </w:rPr>
        <w:t xml:space="preserve">Gern auch etwas angeben wie toll und wichtig die Studie ist! ;-) </w:t>
      </w:r>
    </w:p>
  </w:comment>
  <w:comment w:id="23" w:author="Smaczny, Stefan" w:date="2022-10-24T14:47:00Z" w:initials="SS">
    <w:p w14:paraId="29193217" w14:textId="055A9B8E" w:rsidR="002E61BF" w:rsidRDefault="002E61BF">
      <w:pPr>
        <w:pStyle w:val="Kommentartext"/>
      </w:pPr>
      <w:r>
        <w:rPr>
          <w:rStyle w:val="Kommentarzeichen"/>
        </w:rPr>
        <w:annotationRef/>
      </w:r>
      <w:r>
        <w:t xml:space="preserve">… vielleicht sowas wie “(…), which might partially explain sex differences in the occurrence of disconnection syndromes such as neglect”… ist das verständlich? </w:t>
      </w:r>
    </w:p>
  </w:comment>
  <w:comment w:id="58" w:author="Lisa" w:date="2022-10-21T17:40:00Z" w:initials="L">
    <w:p w14:paraId="196D37F9" w14:textId="5C9F0895" w:rsidR="002E61BF" w:rsidRPr="00572270" w:rsidRDefault="002E61BF">
      <w:pPr>
        <w:pStyle w:val="Kommentartext"/>
        <w:rPr>
          <w:lang w:val="de-DE"/>
        </w:rPr>
      </w:pPr>
      <w:r>
        <w:rPr>
          <w:rStyle w:val="Kommentarzeichen"/>
        </w:rPr>
        <w:annotationRef/>
      </w:r>
      <w:r w:rsidRPr="00572270">
        <w:rPr>
          <w:lang w:val="de-DE"/>
        </w:rPr>
        <w:t>Wurde hier nicht der Liebermeister T</w:t>
      </w:r>
      <w:r>
        <w:rPr>
          <w:lang w:val="de-DE"/>
        </w:rPr>
        <w:t>est angewandt?</w:t>
      </w:r>
    </w:p>
  </w:comment>
  <w:comment w:id="59" w:author="Lisa" w:date="2022-10-21T17:42:00Z" w:initials="L">
    <w:p w14:paraId="3CDDB15A" w14:textId="2C7E639E" w:rsidR="002E61BF" w:rsidRPr="00572270" w:rsidRDefault="002E61BF">
      <w:pPr>
        <w:pStyle w:val="Kommentartext"/>
        <w:rPr>
          <w:lang w:val="en-US"/>
        </w:rPr>
      </w:pPr>
      <w:r>
        <w:rPr>
          <w:rStyle w:val="Kommentarzeichen"/>
        </w:rPr>
        <w:annotationRef/>
      </w:r>
      <w:r w:rsidRPr="00572270">
        <w:rPr>
          <w:lang w:val="de-DE"/>
        </w:rPr>
        <w:t xml:space="preserve">Ich finde, dass das leider nicht ganz sauber </w:t>
      </w:r>
      <w:r>
        <w:rPr>
          <w:lang w:val="de-DE"/>
        </w:rPr>
        <w:t xml:space="preserve">formuliert ist (siehe andere Kommentare zu dieser thematik). 1) Wenn, dann statistisch unterschiedlich (unterschiedlich sind die lesion overlaps ja, oder nicht?). 2) Streng genommen sagt die Analyse, ob ein Voxel statistisch öfter bei Frauen/Männern geschädigt ist. </w:t>
      </w:r>
      <w:r w:rsidRPr="00572270">
        <w:rPr>
          <w:lang w:val="en-US"/>
        </w:rPr>
        <w:t>„This was done to investigate whether there are specific voxels that are more often lesioned in women or men, r</w:t>
      </w:r>
      <w:r>
        <w:rPr>
          <w:lang w:val="en-US"/>
        </w:rPr>
        <w:t>espectively.”</w:t>
      </w:r>
    </w:p>
  </w:comment>
  <w:comment w:id="60" w:author="Smaczny, Stefan" w:date="2022-10-24T14:56:00Z" w:initials="SS">
    <w:p w14:paraId="11EFF1E5" w14:textId="469B4509" w:rsidR="002E61BF" w:rsidRPr="002B52B4" w:rsidRDefault="002E61BF">
      <w:pPr>
        <w:pStyle w:val="Kommentartext"/>
        <w:rPr>
          <w:lang w:val="de-DE"/>
        </w:rPr>
      </w:pPr>
      <w:r>
        <w:rPr>
          <w:rStyle w:val="Kommentarzeichen"/>
        </w:rPr>
        <w:annotationRef/>
      </w:r>
      <w:r w:rsidRPr="002B52B4">
        <w:rPr>
          <w:lang w:val="de-DE"/>
        </w:rPr>
        <w:t xml:space="preserve">Stimmt. “Lesion patterns” ist zwar im </w:t>
      </w:r>
      <w:r>
        <w:rPr>
          <w:lang w:val="de-DE"/>
        </w:rPr>
        <w:t xml:space="preserve">Prinzip, was uns ‚inhaltlich‘ interessiert, aber wir utnersuchen ja individuelle Voxels. </w:t>
      </w:r>
    </w:p>
  </w:comment>
  <w:comment w:id="65" w:author="Smaczny, Stefan" w:date="2022-10-24T15:00:00Z" w:initials="SS">
    <w:p w14:paraId="349C271A" w14:textId="2032318A" w:rsidR="002E61BF" w:rsidRPr="007C36DF" w:rsidRDefault="002E61BF">
      <w:pPr>
        <w:pStyle w:val="Kommentartext"/>
        <w:rPr>
          <w:lang w:val="de-DE"/>
        </w:rPr>
      </w:pPr>
      <w:r>
        <w:rPr>
          <w:rStyle w:val="Kommentarzeichen"/>
        </w:rPr>
        <w:annotationRef/>
      </w:r>
      <w:r w:rsidRPr="007C36DF">
        <w:rPr>
          <w:lang w:val="de-DE"/>
        </w:rPr>
        <w:t xml:space="preserve">Hier ist es ähnlich wie oben. </w:t>
      </w:r>
      <w:r>
        <w:rPr>
          <w:lang w:val="de-DE"/>
        </w:rPr>
        <w:t xml:space="preserve">Und bedenken, dass du hier nicht mehr „damaged“ vs „non-damaged“ hast, sondern betonen, dass jetzt Voxel einen kontinuierlichen Diskonnektionswert haben </w:t>
      </w:r>
    </w:p>
  </w:comment>
  <w:comment w:id="77" w:author="Lisa" w:date="2022-10-21T13:52:00Z" w:initials="L">
    <w:p w14:paraId="4A38D683" w14:textId="6E8E63A4" w:rsidR="002E61BF" w:rsidRPr="00F34438" w:rsidRDefault="002E61BF">
      <w:pPr>
        <w:pStyle w:val="Kommentartext"/>
        <w:rPr>
          <w:lang w:val="de-DE"/>
        </w:rPr>
      </w:pPr>
      <w:r>
        <w:rPr>
          <w:rStyle w:val="Kommentarzeichen"/>
        </w:rPr>
        <w:annotationRef/>
      </w:r>
      <w:r w:rsidRPr="00F34438">
        <w:rPr>
          <w:lang w:val="de-DE"/>
        </w:rPr>
        <w:t xml:space="preserve">Stimmt nicht mit den Abkürzungen in der </w:t>
      </w:r>
      <w:r>
        <w:rPr>
          <w:lang w:val="de-DE"/>
        </w:rPr>
        <w:t>Grafik überein. (Am besten die in der Grafik ändern).</w:t>
      </w:r>
    </w:p>
  </w:comment>
  <w:comment w:id="79" w:author="Lisa" w:date="2022-10-21T14:05:00Z" w:initials="L">
    <w:p w14:paraId="08B31833" w14:textId="4E4DCFDF" w:rsidR="002E61BF" w:rsidRPr="00C914E7" w:rsidRDefault="002E61BF">
      <w:pPr>
        <w:pStyle w:val="Kommentartext"/>
        <w:rPr>
          <w:lang w:val="de-DE"/>
        </w:rPr>
      </w:pPr>
      <w:r>
        <w:rPr>
          <w:rStyle w:val="Kommentarzeichen"/>
        </w:rPr>
        <w:annotationRef/>
      </w:r>
      <w:r w:rsidRPr="00C914E7">
        <w:rPr>
          <w:lang w:val="de-DE"/>
        </w:rPr>
        <w:t xml:space="preserve">Manchmal verwendest du ein kleines n und manchmal ein großes </w:t>
      </w:r>
      <w:r>
        <w:rPr>
          <w:lang w:val="de-DE"/>
        </w:rPr>
        <w:t>N für die Stichprobengrößen (Text und Grafiken).</w:t>
      </w:r>
    </w:p>
  </w:comment>
  <w:comment w:id="83" w:author="Lisa" w:date="2022-10-21T13:56:00Z" w:initials="L">
    <w:p w14:paraId="76C83685" w14:textId="72EC0752" w:rsidR="002E61BF" w:rsidRPr="004B73EA" w:rsidRDefault="002E61BF">
      <w:pPr>
        <w:pStyle w:val="Kommentartext"/>
        <w:rPr>
          <w:lang w:val="de-DE"/>
        </w:rPr>
      </w:pPr>
      <w:r>
        <w:rPr>
          <w:rStyle w:val="Kommentarzeichen"/>
        </w:rPr>
        <w:annotationRef/>
      </w:r>
      <w:r w:rsidRPr="004B73EA">
        <w:rPr>
          <w:lang w:val="de-DE"/>
        </w:rPr>
        <w:t>Die F</w:t>
      </w:r>
      <w:r>
        <w:rPr>
          <w:lang w:val="de-DE"/>
        </w:rPr>
        <w:t>arbskalen</w:t>
      </w:r>
      <w:r w:rsidRPr="004B73EA">
        <w:rPr>
          <w:lang w:val="de-DE"/>
        </w:rPr>
        <w:t xml:space="preserve"> kann man leider nur schlecht ablesen. </w:t>
      </w:r>
      <w:r>
        <w:rPr>
          <w:lang w:val="de-DE"/>
        </w:rPr>
        <w:t>Würde nicht eine Skala für alle Subplots genügen?</w:t>
      </w:r>
    </w:p>
  </w:comment>
  <w:comment w:id="85" w:author="Lisa" w:date="2022-10-21T14:00:00Z" w:initials="L">
    <w:p w14:paraId="28F45664" w14:textId="6FCDD006" w:rsidR="002E61BF" w:rsidRPr="00D07314" w:rsidRDefault="002E61BF">
      <w:pPr>
        <w:pStyle w:val="Kommentartext"/>
        <w:rPr>
          <w:lang w:val="de-DE"/>
        </w:rPr>
      </w:pPr>
      <w:r>
        <w:rPr>
          <w:rStyle w:val="Kommentarzeichen"/>
        </w:rPr>
        <w:annotationRef/>
      </w:r>
      <w:r w:rsidRPr="00D07314">
        <w:rPr>
          <w:lang w:val="de-DE"/>
        </w:rPr>
        <w:t>Evt. Würden Pfeile</w:t>
      </w:r>
      <w:r>
        <w:rPr>
          <w:lang w:val="de-DE"/>
        </w:rPr>
        <w:t>/Kringel</w:t>
      </w:r>
      <w:r w:rsidRPr="00D07314">
        <w:rPr>
          <w:lang w:val="de-DE"/>
        </w:rPr>
        <w:t xml:space="preserve"> helfen, die V</w:t>
      </w:r>
      <w:r>
        <w:rPr>
          <w:lang w:val="de-DE"/>
        </w:rPr>
        <w:t>oxel besser zu finden (ich sehe nicht auf allen Slices rote Voxel?)</w:t>
      </w:r>
    </w:p>
  </w:comment>
  <w:comment w:id="86" w:author="Smaczny, Stefan" w:date="2022-10-24T15:07:00Z" w:initials="SS">
    <w:p w14:paraId="3FCD3CD0" w14:textId="3D3539C0" w:rsidR="002E61BF" w:rsidRPr="007C36DF" w:rsidRDefault="002E61BF">
      <w:pPr>
        <w:pStyle w:val="Kommentartext"/>
        <w:rPr>
          <w:lang w:val="de-DE"/>
        </w:rPr>
      </w:pPr>
      <w:r>
        <w:rPr>
          <w:rStyle w:val="Kommentarzeichen"/>
        </w:rPr>
        <w:annotationRef/>
      </w:r>
      <w:r w:rsidRPr="007C36DF">
        <w:rPr>
          <w:lang w:val="de-DE"/>
        </w:rPr>
        <w:t xml:space="preserve">Gut, man kann reinzoomen. Aber es den </w:t>
      </w:r>
      <w:r>
        <w:rPr>
          <w:lang w:val="de-DE"/>
        </w:rPr>
        <w:t xml:space="preserve">Lesenden besonders einfach zu machen, ist immer gut </w:t>
      </w:r>
      <w:r w:rsidRPr="007C36DF">
        <w:rPr>
          <w:lang w:val="de-DE"/>
        </w:rPr>
        <w:sym w:font="Wingdings" w:char="F04A"/>
      </w:r>
    </w:p>
  </w:comment>
  <w:comment w:id="90" w:author="Lisa" w:date="2022-10-21T14:03:00Z" w:initials="L">
    <w:p w14:paraId="619988EE" w14:textId="251D0CEA" w:rsidR="002E61BF" w:rsidRPr="00934E1E" w:rsidRDefault="002E61BF">
      <w:pPr>
        <w:pStyle w:val="Kommentartext"/>
        <w:rPr>
          <w:lang w:val="de-DE"/>
        </w:rPr>
      </w:pPr>
      <w:r>
        <w:rPr>
          <w:rStyle w:val="Kommentarzeichen"/>
        </w:rPr>
        <w:annotationRef/>
      </w:r>
      <w:r w:rsidRPr="00934E1E">
        <w:rPr>
          <w:lang w:val="de-DE"/>
        </w:rPr>
        <w:t>Ähnlich zu oben.</w:t>
      </w:r>
    </w:p>
  </w:comment>
  <w:comment w:id="94" w:author="Lisa" w:date="2022-10-21T14:08:00Z" w:initials="L">
    <w:p w14:paraId="6D56CD45" w14:textId="6C8A4780" w:rsidR="002E61BF" w:rsidRPr="004A460C" w:rsidRDefault="002E61BF">
      <w:pPr>
        <w:pStyle w:val="Kommentartext"/>
        <w:rPr>
          <w:lang w:val="de-DE"/>
        </w:rPr>
      </w:pPr>
      <w:r>
        <w:rPr>
          <w:rStyle w:val="Kommentarzeichen"/>
        </w:rPr>
        <w:annotationRef/>
      </w:r>
      <w:r w:rsidRPr="004A460C">
        <w:rPr>
          <w:lang w:val="de-DE"/>
        </w:rPr>
        <w:t>Significant of what? Was für disconnections sind hier dargestellt</w:t>
      </w:r>
      <w:r>
        <w:rPr>
          <w:lang w:val="de-DE"/>
        </w:rPr>
        <w:t xml:space="preserve"> (associated with …)</w:t>
      </w:r>
      <w:r w:rsidRPr="004A460C">
        <w:rPr>
          <w:lang w:val="de-DE"/>
        </w:rPr>
        <w:t>? (Legende sollte für sich stehen.</w:t>
      </w:r>
      <w:r>
        <w:rPr>
          <w:lang w:val="de-DE"/>
        </w:rPr>
        <w:t>) Wenn möglich, auch gern noch einen zweiten Blickwinkel zeigen.</w:t>
      </w:r>
    </w:p>
  </w:comment>
  <w:comment w:id="96" w:author="Lisa" w:date="2022-10-21T14:16:00Z" w:initials="L">
    <w:p w14:paraId="5C1A8C32" w14:textId="68028561" w:rsidR="002E61BF" w:rsidRPr="00351BCE" w:rsidRDefault="002E61BF">
      <w:pPr>
        <w:pStyle w:val="Kommentartext"/>
        <w:rPr>
          <w:lang w:val="de-DE"/>
        </w:rPr>
      </w:pPr>
      <w:r>
        <w:rPr>
          <w:rStyle w:val="Kommentarzeichen"/>
        </w:rPr>
        <w:annotationRef/>
      </w:r>
      <w:r w:rsidRPr="00351BCE">
        <w:rPr>
          <w:lang w:val="de-DE"/>
        </w:rPr>
        <w:t>Ich würde hier</w:t>
      </w:r>
      <w:r>
        <w:rPr>
          <w:lang w:val="de-DE"/>
        </w:rPr>
        <w:t xml:space="preserve"> noch kurz erklären, was du mit ROI meinst. Node ist ja die Region des BN246-Atlas, und ROI dann alle nodes einer übergeordneten Region zusammengefasst, oder?</w:t>
      </w:r>
    </w:p>
  </w:comment>
  <w:comment w:id="98" w:author="Lisa" w:date="2022-10-21T14:22:00Z" w:initials="L">
    <w:p w14:paraId="062CCB93" w14:textId="1C432540" w:rsidR="002E61BF" w:rsidRPr="00DB6EB3" w:rsidRDefault="002E61BF">
      <w:pPr>
        <w:pStyle w:val="Kommentartext"/>
        <w:rPr>
          <w:lang w:val="de-DE"/>
        </w:rPr>
      </w:pPr>
      <w:r>
        <w:rPr>
          <w:rStyle w:val="Kommentarzeichen"/>
        </w:rPr>
        <w:annotationRef/>
      </w:r>
      <w:r w:rsidRPr="00DB6EB3">
        <w:rPr>
          <w:lang w:val="de-DE"/>
        </w:rPr>
        <w:t xml:space="preserve">Auch das würde ich genauer erklären. </w:t>
      </w:r>
      <w:r>
        <w:rPr>
          <w:lang w:val="de-DE"/>
        </w:rPr>
        <w:t xml:space="preserve">Der Wilcoxon test schaut ja ach einer Assoziation zwischen Disconnection score und Geschlecht (0/1). </w:t>
      </w:r>
      <w:r w:rsidRPr="00DB6EB3">
        <w:rPr>
          <w:lang w:val="de-DE"/>
        </w:rPr>
        <w:t xml:space="preserve">Wenn du also die „disconnections with the 10 highest z-values following </w:t>
      </w:r>
      <w:r>
        <w:rPr>
          <w:lang w:val="de-DE"/>
        </w:rPr>
        <w:t>the analysi</w:t>
      </w:r>
      <w:r w:rsidRPr="00DB6EB3">
        <w:rPr>
          <w:lang w:val="de-DE"/>
        </w:rPr>
        <w:t xml:space="preserve">s for the female and male subsamples” darstellst, könnte man denken, du hast zwei separate Analysen gemacht. </w:t>
      </w:r>
      <w:r>
        <w:rPr>
          <w:lang w:val="de-DE"/>
        </w:rPr>
        <w:t>Du meinst aber, dass du jeweils die höchsten z-Werte berichtest, die der Analyse nach stärker mit Männern/Frauen assoziiert sind, richtig? (Also einen höheren Mittelwert bei Frauen/Männern haben.)</w:t>
      </w:r>
    </w:p>
  </w:comment>
  <w:comment w:id="101" w:author="Lisa" w:date="2022-10-21T14:34:00Z" w:initials="L">
    <w:p w14:paraId="2925548E" w14:textId="7F325E2F" w:rsidR="002E61BF" w:rsidRPr="00E16B96" w:rsidRDefault="002E61BF">
      <w:pPr>
        <w:pStyle w:val="Kommentartext"/>
        <w:rPr>
          <w:lang w:val="de-DE"/>
        </w:rPr>
      </w:pPr>
      <w:r>
        <w:rPr>
          <w:rStyle w:val="Kommentarzeichen"/>
        </w:rPr>
        <w:annotationRef/>
      </w:r>
      <w:r w:rsidRPr="00E16B96">
        <w:rPr>
          <w:lang w:val="de-DE"/>
        </w:rPr>
        <w:t>Wieso hast du die Beschreibung, dass die P</w:t>
      </w:r>
      <w:r>
        <w:rPr>
          <w:lang w:val="de-DE"/>
        </w:rPr>
        <w:t>rädiktion von Geschlecht below chance level war, nun weggelassen? Das ist für die Hauptstory wichtig. Außerdem war ja die Erklärung, was chance level bei einer zwei- und vier-Klassen Prädiktion ist wichtig (kann auch in die Tabellenbeschreibung rein).</w:t>
      </w:r>
    </w:p>
  </w:comment>
  <w:comment w:id="105" w:author="Lisa" w:date="2022-10-24T12:08:00Z" w:initials="L">
    <w:p w14:paraId="3417E46F" w14:textId="2E4D5BA4" w:rsidR="002E61BF" w:rsidRDefault="002E61BF">
      <w:pPr>
        <w:pStyle w:val="Kommentartext"/>
        <w:rPr>
          <w:lang w:val="de-DE"/>
        </w:rPr>
      </w:pPr>
      <w:r>
        <w:rPr>
          <w:rStyle w:val="Kommentarzeichen"/>
        </w:rPr>
        <w:annotationRef/>
      </w:r>
      <w:r w:rsidRPr="00F40934">
        <w:rPr>
          <w:lang w:val="de-DE"/>
        </w:rPr>
        <w:t>Ein paar Punkte, die aktuell noch fehlen, wir aber schon mündlich besprochen hatten</w:t>
      </w:r>
      <w:r>
        <w:rPr>
          <w:lang w:val="de-DE"/>
        </w:rPr>
        <w:t>:</w:t>
      </w:r>
    </w:p>
    <w:p w14:paraId="0DA7AFA1" w14:textId="77777777" w:rsidR="002E61BF" w:rsidRDefault="002E61BF" w:rsidP="00F40934">
      <w:pPr>
        <w:pStyle w:val="Kommentartext"/>
        <w:numPr>
          <w:ilvl w:val="0"/>
          <w:numId w:val="21"/>
        </w:numPr>
        <w:rPr>
          <w:lang w:val="de-DE"/>
        </w:rPr>
      </w:pPr>
      <w:r>
        <w:rPr>
          <w:lang w:val="de-DE"/>
        </w:rPr>
        <w:t>Auch, wenn wir teils keine signifikanten Ergebnisse erzielt haben und nicht sagen können, ob das sample dafür zu klein war, ist der Effekt dann anscheinend so klein, dass er vermutlich uninteressant ist, da 103 pro Gruppe ausreichend sein sollte für effects of interest.</w:t>
      </w:r>
    </w:p>
    <w:p w14:paraId="69C1E178" w14:textId="48B0F14A" w:rsidR="002E61BF" w:rsidRPr="00C64F28" w:rsidRDefault="002E61BF" w:rsidP="00C64F28">
      <w:pPr>
        <w:pStyle w:val="Kommentartext"/>
        <w:numPr>
          <w:ilvl w:val="0"/>
          <w:numId w:val="21"/>
        </w:numPr>
        <w:rPr>
          <w:lang w:val="en-US"/>
        </w:rPr>
      </w:pPr>
      <w:r>
        <w:rPr>
          <w:lang w:val="de-DE"/>
        </w:rPr>
        <w:t xml:space="preserve">Das hast du zwar angesprochen, aber vlt noch etwas konkretisieren: </w:t>
      </w:r>
      <w:r w:rsidRPr="00C64F28">
        <w:rPr>
          <w:lang w:val="de-DE"/>
        </w:rPr>
        <w:t xml:space="preserve">Disconnectivity matrices are based on the same </w:t>
      </w:r>
      <w:r>
        <w:rPr>
          <w:lang w:val="de-DE"/>
        </w:rPr>
        <w:t xml:space="preserve">atlas for males and females. </w:t>
      </w:r>
      <w:r w:rsidRPr="00C64F28">
        <w:rPr>
          <w:lang w:val="en-US"/>
        </w:rPr>
        <w:t>Hence, we can only find differences in disconnectivity originated from sex-specific lesion sites, and differences</w:t>
      </w:r>
      <w:r>
        <w:rPr>
          <w:lang w:val="en-US"/>
        </w:rPr>
        <w:t xml:space="preserve"> </w:t>
      </w:r>
      <w:r w:rsidRPr="00C64F28">
        <w:rPr>
          <w:lang w:val="en-US"/>
        </w:rPr>
        <w:t>in the significance of specific disconnected fibers on the behavioral outcome.</w:t>
      </w:r>
      <w:r>
        <w:rPr>
          <w:lang w:val="en-US"/>
        </w:rPr>
        <w:t xml:space="preserve"> </w:t>
      </w:r>
      <w:r w:rsidRPr="00C64F28">
        <w:rPr>
          <w:lang w:val="en-US"/>
        </w:rPr>
        <w:t xml:space="preserve">However, one would need sex-specific diffusion templates to evaluate hereditary differences in connectivity (amount of intra- and interhemispheric (dis)connections) between females and males. </w:t>
      </w:r>
    </w:p>
  </w:comment>
  <w:comment w:id="107" w:author="Lisa" w:date="2022-10-24T12:05:00Z" w:initials="L">
    <w:p w14:paraId="5B388853" w14:textId="682F0551" w:rsidR="002E61BF" w:rsidRPr="000F7634" w:rsidRDefault="002E61BF">
      <w:pPr>
        <w:pStyle w:val="Kommentartext"/>
        <w:rPr>
          <w:lang w:val="de-DE"/>
        </w:rPr>
      </w:pPr>
      <w:r>
        <w:rPr>
          <w:rStyle w:val="Kommentarzeichen"/>
        </w:rPr>
        <w:annotationRef/>
      </w:r>
      <w:r w:rsidRPr="000F7634">
        <w:rPr>
          <w:lang w:val="de-DE"/>
        </w:rPr>
        <w:t>Aktuell nimmst du keinen Bezug auf deine 4 F</w:t>
      </w:r>
      <w:r>
        <w:rPr>
          <w:lang w:val="de-DE"/>
        </w:rPr>
        <w:t>ragen in der Einleitung. Diese sollten in der Diskussion aufgegriffen und auch „beantwortet“ werden.</w:t>
      </w:r>
    </w:p>
  </w:comment>
  <w:comment w:id="108" w:author="Lisa" w:date="2022-10-21T14:57:00Z" w:initials="L">
    <w:p w14:paraId="78B5CBAF" w14:textId="0B8DE32D" w:rsidR="002E61BF" w:rsidRPr="00934E1E" w:rsidRDefault="002E61BF">
      <w:pPr>
        <w:pStyle w:val="Kommentartext"/>
        <w:rPr>
          <w:lang w:val="de-DE"/>
        </w:rPr>
      </w:pPr>
      <w:r>
        <w:rPr>
          <w:rStyle w:val="Kommentarzeichen"/>
        </w:rPr>
        <w:annotationRef/>
      </w:r>
      <w:r>
        <w:t xml:space="preserve">Indirectly quantified disconnectivity measures, aber direct region-to-region disconnections. </w:t>
      </w:r>
      <w:r w:rsidRPr="00934E1E">
        <w:rPr>
          <w:lang w:val="de-DE"/>
        </w:rPr>
        <w:t xml:space="preserve">“indirect” ist also nicht ganz genau. </w:t>
      </w:r>
    </w:p>
  </w:comment>
  <w:comment w:id="109" w:author="Smaczny, Stefan" w:date="2022-10-24T15:20:00Z" w:initials="SS">
    <w:p w14:paraId="76E5E734" w14:textId="1713242B" w:rsidR="002E61BF" w:rsidRPr="003B551D" w:rsidRDefault="002E61BF">
      <w:pPr>
        <w:pStyle w:val="Kommentartext"/>
        <w:rPr>
          <w:lang w:val="de-DE"/>
        </w:rPr>
      </w:pPr>
      <w:r>
        <w:rPr>
          <w:rStyle w:val="Kommentarzeichen"/>
        </w:rPr>
        <w:annotationRef/>
      </w:r>
      <w:r w:rsidRPr="003B551D">
        <w:rPr>
          <w:lang w:val="de-DE"/>
        </w:rPr>
        <w:t>Puh, auch die region-to-region measures basieren doch auf indirekten Schätzungen…</w:t>
      </w:r>
      <w:r>
        <w:rPr>
          <w:lang w:val="de-DE"/>
        </w:rPr>
        <w:t>?</w:t>
      </w:r>
    </w:p>
  </w:comment>
  <w:comment w:id="110" w:author="Lisa" w:date="2022-10-21T15:00:00Z" w:initials="L">
    <w:p w14:paraId="379E3010" w14:textId="7537457F" w:rsidR="002E61BF" w:rsidRPr="007531BF" w:rsidRDefault="002E61BF">
      <w:pPr>
        <w:pStyle w:val="Kommentartext"/>
        <w:rPr>
          <w:lang w:val="de-DE"/>
        </w:rPr>
      </w:pPr>
      <w:r>
        <w:rPr>
          <w:rStyle w:val="Kommentarzeichen"/>
        </w:rPr>
        <w:annotationRef/>
      </w:r>
      <w:r w:rsidRPr="00F12240">
        <w:rPr>
          <w:lang w:val="de-DE"/>
        </w:rPr>
        <w:t xml:space="preserve">Klingt so, als wären die lesion maps nicht whole-brain. </w:t>
      </w:r>
      <w:r w:rsidRPr="00F12240">
        <w:rPr>
          <w:lang w:val="en-US"/>
        </w:rPr>
        <w:t>V</w:t>
      </w:r>
      <w:r>
        <w:rPr>
          <w:lang w:val="en-US"/>
        </w:rPr>
        <w:t xml:space="preserve">lt </w:t>
      </w:r>
      <w:r w:rsidRPr="00F12240">
        <w:rPr>
          <w:lang w:val="en-US"/>
        </w:rPr>
        <w:t>„</w:t>
      </w:r>
      <w:r>
        <w:rPr>
          <w:lang w:val="en-US"/>
        </w:rPr>
        <w:t>[…] and</w:t>
      </w:r>
      <w:r w:rsidRPr="00F12240">
        <w:rPr>
          <w:lang w:val="en-US"/>
        </w:rPr>
        <w:t xml:space="preserve"> continuous disconnectiv</w:t>
      </w:r>
      <w:r>
        <w:rPr>
          <w:lang w:val="en-US"/>
        </w:rPr>
        <w:t>i</w:t>
      </w:r>
      <w:r w:rsidRPr="00F12240">
        <w:rPr>
          <w:lang w:val="en-US"/>
        </w:rPr>
        <w:t>ty maps of the whole brain</w:t>
      </w:r>
      <w:r>
        <w:rPr>
          <w:lang w:val="en-US"/>
        </w:rPr>
        <w:t xml:space="preserve"> […]”? </w:t>
      </w:r>
      <w:r w:rsidRPr="007531BF">
        <w:rPr>
          <w:lang w:val="de-DE"/>
        </w:rPr>
        <w:t>(Maps sagt eigt schon, dass es sich nicht um die parcel-wise matrices handelt</w:t>
      </w:r>
      <w:r>
        <w:rPr>
          <w:lang w:val="de-DE"/>
        </w:rPr>
        <w:t>.)</w:t>
      </w:r>
    </w:p>
  </w:comment>
  <w:comment w:id="111" w:author="Lisa" w:date="2022-10-21T15:06:00Z" w:initials="L">
    <w:p w14:paraId="215DEE7C" w14:textId="33A71855" w:rsidR="002E61BF" w:rsidRPr="0089537C" w:rsidRDefault="002E61BF">
      <w:pPr>
        <w:pStyle w:val="Kommentartext"/>
        <w:rPr>
          <w:lang w:val="de-DE"/>
        </w:rPr>
      </w:pPr>
      <w:r>
        <w:rPr>
          <w:rStyle w:val="Kommentarzeichen"/>
        </w:rPr>
        <w:annotationRef/>
      </w:r>
      <w:r>
        <w:t xml:space="preserve">Meinst du nicht eher: “While no voxels of the lesion and disconnection maps were significantly associated with sex”? </w:t>
      </w:r>
      <w:r w:rsidRPr="0089537C">
        <w:rPr>
          <w:lang w:val="de-DE"/>
        </w:rPr>
        <w:t>“men and women did not differ” klingt nach zwei separaten Analysen mit ähnlichen E</w:t>
      </w:r>
      <w:r>
        <w:rPr>
          <w:lang w:val="de-DE"/>
        </w:rPr>
        <w:t>rgebnissen oder einem Test, der Frauen und Männer statistisch vergleicht – war aber beides nicht der Fall oder?</w:t>
      </w:r>
    </w:p>
  </w:comment>
  <w:comment w:id="112" w:author="Smaczny, Stefan" w:date="2022-10-24T15:21:00Z" w:initials="SS">
    <w:p w14:paraId="2D053809" w14:textId="7C5FD055" w:rsidR="002E61BF" w:rsidRPr="003B551D" w:rsidRDefault="002E61BF">
      <w:pPr>
        <w:pStyle w:val="Kommentartext"/>
        <w:rPr>
          <w:lang w:val="de-DE"/>
        </w:rPr>
      </w:pPr>
      <w:r>
        <w:rPr>
          <w:rStyle w:val="Kommentarzeichen"/>
        </w:rPr>
        <w:annotationRef/>
      </w:r>
      <w:r w:rsidRPr="003B551D">
        <w:rPr>
          <w:lang w:val="de-DE"/>
        </w:rPr>
        <w:t>Vor allem ist ja der V</w:t>
      </w:r>
      <w:r>
        <w:rPr>
          <w:lang w:val="de-DE"/>
        </w:rPr>
        <w:t>oxel Status die abhängige Variable, also ist es hier vielleicht besser auf die Voxels einzugehen, so wie Lisa es hier beschreibt.</w:t>
      </w:r>
    </w:p>
  </w:comment>
  <w:comment w:id="115" w:author="Lisa" w:date="2022-10-21T15:12:00Z" w:initials="L">
    <w:p w14:paraId="6A1B5E23" w14:textId="072C9F81" w:rsidR="002E61BF" w:rsidRPr="00934E1E" w:rsidRDefault="002E61BF">
      <w:pPr>
        <w:pStyle w:val="Kommentartext"/>
        <w:rPr>
          <w:lang w:val="de-DE"/>
        </w:rPr>
      </w:pPr>
      <w:r>
        <w:rPr>
          <w:rStyle w:val="Kommentarzeichen"/>
        </w:rPr>
        <w:annotationRef/>
      </w:r>
      <w:r w:rsidRPr="00934E1E">
        <w:rPr>
          <w:lang w:val="de-DE"/>
        </w:rPr>
        <w:t>Doppelt gemobbelt, entweder men and women oder sex-specific.</w:t>
      </w:r>
    </w:p>
  </w:comment>
  <w:comment w:id="116" w:author="Smaczny, Stefan" w:date="2022-10-24T15:22:00Z" w:initials="SS">
    <w:p w14:paraId="7CAF3155" w14:textId="56C3785D" w:rsidR="002E61BF" w:rsidRPr="000C5924" w:rsidRDefault="002E61BF">
      <w:pPr>
        <w:pStyle w:val="Kommentartext"/>
        <w:rPr>
          <w:lang w:val="de-DE"/>
        </w:rPr>
      </w:pPr>
      <w:r>
        <w:rPr>
          <w:rStyle w:val="Kommentarzeichen"/>
        </w:rPr>
        <w:annotationRef/>
      </w:r>
      <w:r w:rsidRPr="000C5924">
        <w:rPr>
          <w:lang w:val="de-DE"/>
        </w:rPr>
        <w:t>*gemoppelt :P</w:t>
      </w:r>
    </w:p>
  </w:comment>
  <w:comment w:id="133" w:author="Smaczny, Stefan" w:date="2022-10-24T15:26:00Z" w:initials="SS">
    <w:p w14:paraId="7E75E0D3" w14:textId="7B0A1D1E" w:rsidR="002E61BF" w:rsidRPr="003B551D" w:rsidRDefault="002E61BF">
      <w:pPr>
        <w:pStyle w:val="Kommentartext"/>
        <w:rPr>
          <w:lang w:val="de-DE"/>
        </w:rPr>
      </w:pPr>
      <w:r>
        <w:rPr>
          <w:rStyle w:val="Kommentarzeichen"/>
        </w:rPr>
        <w:annotationRef/>
      </w:r>
      <w:r w:rsidRPr="003B551D">
        <w:rPr>
          <w:lang w:val="de-DE"/>
        </w:rPr>
        <w:t>Gibt es arterial territories, die nicht von ischaemic strokes affected sind</w:t>
      </w:r>
      <w:r>
        <w:rPr>
          <w:lang w:val="de-DE"/>
        </w:rPr>
        <w:t>?</w:t>
      </w:r>
      <w:r>
        <w:rPr>
          <w:lang w:val="de-DE"/>
        </w:rPr>
        <w:br/>
        <w:t>Oder meinst du die territories most commonly affected?</w:t>
      </w:r>
    </w:p>
  </w:comment>
  <w:comment w:id="134" w:author="Lisa" w:date="2022-10-21T15:27:00Z" w:initials="L">
    <w:p w14:paraId="32487BAC" w14:textId="462F63B8" w:rsidR="002E61BF" w:rsidRPr="00934E1E" w:rsidRDefault="002E61BF">
      <w:pPr>
        <w:pStyle w:val="Kommentartext"/>
        <w:rPr>
          <w:lang w:val="en-US"/>
        </w:rPr>
      </w:pPr>
      <w:r>
        <w:rPr>
          <w:rStyle w:val="Kommentarzeichen"/>
        </w:rPr>
        <w:annotationRef/>
      </w:r>
      <w:r w:rsidRPr="00E351B5">
        <w:rPr>
          <w:lang w:val="de-DE"/>
        </w:rPr>
        <w:t xml:space="preserve">Was genau? Haben Frauen öfter einen </w:t>
      </w:r>
      <w:r>
        <w:rPr>
          <w:lang w:val="de-DE"/>
        </w:rPr>
        <w:t xml:space="preserve">Schlaganfall allgemein, öfter eine Ischämie? </w:t>
      </w:r>
      <w:r w:rsidRPr="00934E1E">
        <w:rPr>
          <w:lang w:val="en-US"/>
        </w:rPr>
        <w:t>Oder was anderes?</w:t>
      </w:r>
    </w:p>
  </w:comment>
  <w:comment w:id="136" w:author="Lisa" w:date="2022-10-21T17:52:00Z" w:initials="L">
    <w:p w14:paraId="3AEBE77B" w14:textId="2A072DDC" w:rsidR="002E61BF" w:rsidRDefault="002E61BF">
      <w:pPr>
        <w:pStyle w:val="Kommentartext"/>
      </w:pPr>
      <w:r>
        <w:rPr>
          <w:rStyle w:val="Kommentarzeichen"/>
        </w:rPr>
        <w:annotationRef/>
      </w:r>
      <w:r>
        <w:t>… voxels significantly more frequently damaged in women or men, respectively, …</w:t>
      </w:r>
    </w:p>
  </w:comment>
  <w:comment w:id="140" w:author="Lisa" w:date="2022-10-21T17:59:00Z" w:initials="L">
    <w:p w14:paraId="6B371AE1" w14:textId="52D39247" w:rsidR="002E61BF" w:rsidRPr="00DF4A9E" w:rsidRDefault="002E61BF">
      <w:pPr>
        <w:pStyle w:val="Kommentartext"/>
        <w:rPr>
          <w:lang w:val="en-US"/>
        </w:rPr>
      </w:pPr>
      <w:r>
        <w:rPr>
          <w:rStyle w:val="Kommentarzeichen"/>
        </w:rPr>
        <w:annotationRef/>
      </w:r>
      <w:r w:rsidRPr="00032F9E">
        <w:rPr>
          <w:lang w:val="de-DE"/>
        </w:rPr>
        <w:t>Es gibt ja aber auch neglect nach linksseitigem S</w:t>
      </w:r>
      <w:r>
        <w:rPr>
          <w:lang w:val="de-DE"/>
        </w:rPr>
        <w:t xml:space="preserve">chlaganfall, nur eben deutlich seltener. </w:t>
      </w:r>
      <w:r w:rsidRPr="00DF4A9E">
        <w:rPr>
          <w:lang w:val="en-US"/>
        </w:rPr>
        <w:t xml:space="preserve">Würde daher die Begründung umformulieren in Richtung „As we included only </w:t>
      </w:r>
      <w:r>
        <w:rPr>
          <w:lang w:val="en-US"/>
        </w:rPr>
        <w:t>RH patients</w:t>
      </w:r>
      <w:r w:rsidRPr="00DF4A9E">
        <w:rPr>
          <w:lang w:val="en-US"/>
        </w:rPr>
        <w:t xml:space="preserve"> in our sample as the right hemisphere constitutes the typical lesion site of spatial neglect“</w:t>
      </w:r>
    </w:p>
  </w:comment>
  <w:comment w:id="144" w:author="Lisa" w:date="2022-10-21T18:40:00Z" w:initials="L">
    <w:p w14:paraId="57FAE12E" w14:textId="091CF74A" w:rsidR="002E61BF" w:rsidRDefault="002E61BF">
      <w:pPr>
        <w:pStyle w:val="Kommentartext"/>
        <w:rPr>
          <w:lang w:val="de-DE"/>
        </w:rPr>
      </w:pPr>
      <w:r>
        <w:rPr>
          <w:rStyle w:val="Kommentarzeichen"/>
        </w:rPr>
        <w:annotationRef/>
      </w:r>
      <w:r w:rsidRPr="000F6EB6">
        <w:rPr>
          <w:lang w:val="de-DE"/>
        </w:rPr>
        <w:t>Stimmt natürlich, nur weiß ich nicht, wie sehr das hier er</w:t>
      </w:r>
      <w:r>
        <w:rPr>
          <w:lang w:val="de-DE"/>
        </w:rPr>
        <w:t>w</w:t>
      </w:r>
      <w:r w:rsidRPr="000F6EB6">
        <w:rPr>
          <w:lang w:val="de-DE"/>
        </w:rPr>
        <w:t xml:space="preserve">ähnt werden muss/sollte, da </w:t>
      </w:r>
      <w:r>
        <w:rPr>
          <w:lang w:val="de-DE"/>
        </w:rPr>
        <w:t>das ja der overlap vom Gesamtsample (also vermehrt non-neglect patients) ist. Und es liegt halt in der Natur der Sache, dass ein overlap von 206 RH patients das größte WM Netzwerk der RH trifft.</w:t>
      </w:r>
    </w:p>
    <w:p w14:paraId="460F81C9" w14:textId="77777777" w:rsidR="002E61BF" w:rsidRDefault="002E61BF">
      <w:pPr>
        <w:pStyle w:val="Kommentartext"/>
        <w:rPr>
          <w:lang w:val="de-DE"/>
        </w:rPr>
      </w:pPr>
    </w:p>
    <w:p w14:paraId="16A5EAFC" w14:textId="12FF3B60" w:rsidR="002E61BF" w:rsidRPr="000F6EB6" w:rsidRDefault="002E61BF">
      <w:pPr>
        <w:pStyle w:val="Kommentartext"/>
        <w:rPr>
          <w:lang w:val="de-DE"/>
        </w:rPr>
      </w:pPr>
      <w:r>
        <w:rPr>
          <w:lang w:val="de-DE"/>
        </w:rPr>
        <w:t>Allerdings könnte man das natürlich als Aufhänger nehmen, dass neglect vermutlich die häufigste RH kognitive post-stroke Störung darstellt, weil es eben very likely ist, dass das perysilvian network getroffen wird.</w:t>
      </w:r>
    </w:p>
  </w:comment>
  <w:comment w:id="145" w:author="Lisa" w:date="2022-10-21T18:52:00Z" w:initials="L">
    <w:p w14:paraId="4A98538E" w14:textId="53C083F6" w:rsidR="002E61BF" w:rsidRPr="00BE5FCB" w:rsidRDefault="002E61BF">
      <w:pPr>
        <w:pStyle w:val="Kommentartext"/>
        <w:rPr>
          <w:lang w:val="de-DE"/>
        </w:rPr>
      </w:pPr>
      <w:r>
        <w:rPr>
          <w:rStyle w:val="Kommentarzeichen"/>
        </w:rPr>
        <w:annotationRef/>
      </w:r>
      <w:r w:rsidRPr="00BE5FCB">
        <w:rPr>
          <w:lang w:val="de-DE"/>
        </w:rPr>
        <w:t>Ich muss gestehen, dass ich das bei erneutem Draufschauen nicht so richtig sehen kann.</w:t>
      </w:r>
      <w:r>
        <w:rPr>
          <w:lang w:val="de-DE"/>
        </w:rPr>
        <w:t xml:space="preserve"> Passt aber für mich.</w:t>
      </w:r>
    </w:p>
  </w:comment>
  <w:comment w:id="146" w:author="Smaczny, Stefan" w:date="2022-10-24T15:38:00Z" w:initials="SS">
    <w:p w14:paraId="65940496" w14:textId="3D249D61" w:rsidR="002E61BF" w:rsidRPr="00614695" w:rsidRDefault="002E61BF">
      <w:pPr>
        <w:pStyle w:val="Kommentartext"/>
        <w:rPr>
          <w:lang w:val="de-DE"/>
        </w:rPr>
      </w:pPr>
      <w:r>
        <w:rPr>
          <w:rStyle w:val="Kommentarzeichen"/>
        </w:rPr>
        <w:annotationRef/>
      </w:r>
      <w:r w:rsidRPr="00614695">
        <w:rPr>
          <w:lang w:val="de-DE"/>
        </w:rPr>
        <w:t xml:space="preserve">Bist du davor schonmal auf den </w:t>
      </w:r>
      <w:r>
        <w:rPr>
          <w:lang w:val="de-DE"/>
        </w:rPr>
        <w:t xml:space="preserve">Tractography Atlas eingegangen? Wenn nein, dann hier vielleicht etwas mehr elaborieren. Sonst weiß man nicht genau, was du hier meinst. V.a. wird derselbe Atlas auch für die Voxel-Wise Disconnectivity genutzt. </w:t>
      </w:r>
      <w:r>
        <w:rPr>
          <w:lang w:val="de-DE"/>
        </w:rPr>
        <w:br/>
        <w:t>Also wäre das darauffolgende Argument wegen der größeren connectomic contexts vielleicht stärker, wenn du das hier weglässt?</w:t>
      </w:r>
    </w:p>
  </w:comment>
  <w:comment w:id="147" w:author="Lisa" w:date="2022-10-21T19:04:00Z" w:initials="L">
    <w:p w14:paraId="5988DE46" w14:textId="60636533" w:rsidR="002E61BF" w:rsidRPr="000C5924" w:rsidRDefault="002E61BF">
      <w:pPr>
        <w:pStyle w:val="Kommentartext"/>
        <w:rPr>
          <w:lang w:val="en-US"/>
        </w:rPr>
      </w:pPr>
      <w:r>
        <w:rPr>
          <w:rStyle w:val="Kommentarzeichen"/>
        </w:rPr>
        <w:annotationRef/>
      </w:r>
      <w:r w:rsidRPr="002C3BD0">
        <w:rPr>
          <w:lang w:val="de-DE"/>
        </w:rPr>
        <w:t xml:space="preserve">Finde ich nicht so eingängig. </w:t>
      </w:r>
      <w:r w:rsidRPr="000C5924">
        <w:rPr>
          <w:lang w:val="en-US"/>
        </w:rPr>
        <w:t>Vlt. Lieber sowas wie „females showed a higher percentage of intra-hemispheric disconnections compared to males“, oder “more … relative to …”</w:t>
      </w:r>
    </w:p>
  </w:comment>
  <w:comment w:id="152" w:author="Lisa" w:date="2022-10-21T19:58:00Z" w:initials="L">
    <w:p w14:paraId="77A0A192" w14:textId="77777777" w:rsidR="002E61BF" w:rsidRDefault="002E61BF" w:rsidP="00645A65">
      <w:pPr>
        <w:pStyle w:val="Kommentartext"/>
        <w:rPr>
          <w:lang w:val="de-DE"/>
        </w:rPr>
      </w:pPr>
      <w:r>
        <w:rPr>
          <w:rStyle w:val="Kommentarzeichen"/>
        </w:rPr>
        <w:annotationRef/>
      </w:r>
      <w:r>
        <w:rPr>
          <w:rStyle w:val="Kommentarzeichen"/>
        </w:rPr>
        <w:annotationRef/>
      </w:r>
      <w:r w:rsidRPr="00AD4A16">
        <w:rPr>
          <w:lang w:val="de-DE"/>
        </w:rPr>
        <w:t>Ich persönlich hätte mehr betont, dass es zwei M</w:t>
      </w:r>
      <w:r>
        <w:rPr>
          <w:lang w:val="de-DE"/>
        </w:rPr>
        <w:t>öglichkeiten gibt, die beide auf ihre Weise logisch sind und argumentiert werden können: weil Männer mehr intrah. Connektionen haben, erleiden sie nach einem Schlaganfall mehr intrah. Diskonnektionen – oder eben seltener intrah. Diskonnektionen, da diese in der Masse weniger anfällig sind.</w:t>
      </w:r>
    </w:p>
    <w:p w14:paraId="68635925" w14:textId="122ACE23" w:rsidR="002E61BF" w:rsidRPr="00AD4A16" w:rsidRDefault="002E61BF" w:rsidP="00645A65">
      <w:pPr>
        <w:pStyle w:val="Kommentartext"/>
        <w:rPr>
          <w:lang w:val="de-DE"/>
        </w:rPr>
      </w:pPr>
      <w:r>
        <w:rPr>
          <w:lang w:val="de-DE"/>
        </w:rPr>
        <w:t>Ich finde das kann man aktuell nur zwischen den Zeilen lesen (in diesem und dem nächsten Absatz) bzw aktuell klingt es so, als hätten wir genau das Gegenteil herausgefunden von dem was zu erwarten wäre, was ja eben nur bedingt stimmt.</w:t>
      </w:r>
    </w:p>
    <w:p w14:paraId="258DDFCA" w14:textId="4ECF0932" w:rsidR="002E61BF" w:rsidRPr="003D6DD4" w:rsidRDefault="002E61BF">
      <w:pPr>
        <w:pStyle w:val="Kommentartext"/>
        <w:rPr>
          <w:lang w:val="de-DE"/>
        </w:rPr>
      </w:pPr>
    </w:p>
  </w:comment>
  <w:comment w:id="167" w:author="Lisa" w:date="2022-10-21T19:43:00Z" w:initials="L">
    <w:p w14:paraId="7A3948A5" w14:textId="188102F8" w:rsidR="002E61BF" w:rsidRDefault="002E61BF">
      <w:pPr>
        <w:pStyle w:val="Kommentartext"/>
      </w:pPr>
      <w:r>
        <w:rPr>
          <w:rStyle w:val="Kommentarzeichen"/>
        </w:rPr>
        <w:annotationRef/>
      </w:r>
      <w:r w:rsidRPr="00AD4A16">
        <w:rPr>
          <w:lang w:val="de-DE"/>
        </w:rPr>
        <w:t>@</w:t>
      </w:r>
      <w:r w:rsidRPr="00CF482D">
        <w:rPr>
          <w:highlight w:val="yellow"/>
          <w:lang w:val="de-DE"/>
        </w:rPr>
        <w:t>Stefan</w:t>
      </w:r>
      <w:r w:rsidRPr="00AD4A16">
        <w:rPr>
          <w:lang w:val="de-DE"/>
        </w:rPr>
        <w:t xml:space="preserve">: ist es so doppelt verneint? </w:t>
      </w:r>
      <w:r>
        <w:t>Wäre nicht entweder “neither volume nor localisation resulted in significant differences” oder “no significant differences in either volume or localisation” richtig?</w:t>
      </w:r>
    </w:p>
  </w:comment>
  <w:comment w:id="168" w:author="Smaczny, Stefan" w:date="2022-10-24T15:45:00Z" w:initials="SS">
    <w:p w14:paraId="27EBCF93" w14:textId="69C00D19" w:rsidR="002E61BF" w:rsidRPr="00B23072" w:rsidRDefault="002E61BF">
      <w:pPr>
        <w:pStyle w:val="Kommentartext"/>
        <w:rPr>
          <w:lang w:val="de-DE"/>
        </w:rPr>
      </w:pPr>
      <w:r>
        <w:rPr>
          <w:rStyle w:val="Kommentarzeichen"/>
        </w:rPr>
        <w:annotationRef/>
      </w:r>
      <w:r w:rsidRPr="00B23072">
        <w:rPr>
          <w:lang w:val="de-DE"/>
        </w:rPr>
        <w:t>Ja. Also “we detected significant differences in neither…nor…” klingt für mein Empfinden am ‘richtigsten’</w:t>
      </w:r>
    </w:p>
  </w:comment>
  <w:comment w:id="169" w:author="Smaczny, Stefan" w:date="2022-10-24T15:46:00Z" w:initials="SS">
    <w:p w14:paraId="20CC6BAE" w14:textId="508E34D3" w:rsidR="002E61BF" w:rsidRPr="00B23072" w:rsidRDefault="002E61BF">
      <w:pPr>
        <w:pStyle w:val="Kommentartext"/>
        <w:rPr>
          <w:lang w:val="de-DE"/>
        </w:rPr>
      </w:pPr>
      <w:r>
        <w:rPr>
          <w:rStyle w:val="Kommentarzeichen"/>
        </w:rPr>
        <w:annotationRef/>
      </w:r>
      <w:r w:rsidRPr="00B23072">
        <w:rPr>
          <w:lang w:val="de-DE"/>
        </w:rPr>
        <w:t>I</w:t>
      </w:r>
      <w:r>
        <w:rPr>
          <w:lang w:val="de-DE"/>
        </w:rPr>
        <w:t xml:space="preserve">ch weiß nicht, ob man „although“ </w:t>
      </w:r>
      <w:r w:rsidRPr="00B23072">
        <w:rPr>
          <w:lang w:val="de-DE"/>
        </w:rPr>
        <w:t>so am Satzanfang verwenden kann. Notfalls der Klassiker “Yet, …”</w:t>
      </w:r>
    </w:p>
  </w:comment>
  <w:comment w:id="170" w:author="Lisa" w:date="2022-10-21T20:10:00Z" w:initials="L">
    <w:p w14:paraId="785E6560" w14:textId="3E8B2FCE" w:rsidR="002E61BF" w:rsidRPr="003D6DD4" w:rsidRDefault="002E61BF">
      <w:pPr>
        <w:pStyle w:val="Kommentartext"/>
        <w:rPr>
          <w:lang w:val="de-DE"/>
        </w:rPr>
      </w:pPr>
      <w:r>
        <w:rPr>
          <w:rStyle w:val="Kommentarzeichen"/>
        </w:rPr>
        <w:annotationRef/>
      </w:r>
      <w:r w:rsidRPr="003D6DD4">
        <w:rPr>
          <w:lang w:val="de-DE"/>
        </w:rPr>
        <w:t>Die Frage ist, ob 3</w:t>
      </w:r>
      <w:r>
        <w:rPr>
          <w:lang w:val="de-DE"/>
        </w:rPr>
        <w:t>-4</w:t>
      </w:r>
      <w:r w:rsidRPr="003D6DD4">
        <w:rPr>
          <w:lang w:val="de-DE"/>
        </w:rPr>
        <w:t xml:space="preserve"> Jahre mehr tatsächlich so einen </w:t>
      </w:r>
      <w:r>
        <w:rPr>
          <w:lang w:val="de-DE"/>
        </w:rPr>
        <w:t xml:space="preserve">großen Einfluss haben. Das Argument überzeugt mich ehrlich gesagt nicht so sehr. </w:t>
      </w:r>
    </w:p>
  </w:comment>
  <w:comment w:id="171" w:author="Smaczny, Stefan" w:date="2022-10-24T15:51:00Z" w:initials="SS">
    <w:p w14:paraId="6E491302" w14:textId="54EE4020" w:rsidR="002E61BF" w:rsidRPr="00316657" w:rsidRDefault="002E61BF">
      <w:pPr>
        <w:pStyle w:val="Kommentartext"/>
        <w:rPr>
          <w:lang w:val="de-DE"/>
        </w:rPr>
      </w:pPr>
      <w:r>
        <w:rPr>
          <w:rStyle w:val="Kommentarzeichen"/>
        </w:rPr>
        <w:annotationRef/>
      </w:r>
      <w:r w:rsidRPr="00316657">
        <w:rPr>
          <w:lang w:val="de-DE"/>
        </w:rPr>
        <w:t>Rein theoretisch könnte natürlich der M</w:t>
      </w:r>
      <w:r>
        <w:rPr>
          <w:lang w:val="de-DE"/>
        </w:rPr>
        <w:t>ean Unterschied von 3.6 wesentlich kleiner sein vom Median Unterschied? Aber ja, bei 3.6 Jahren kann nicht soviel Unterschied sein. Kannst das ja einfach noch als Caveat dazu schreiben, dass die Altersunterschiede nicht so groß sind. Aber ich finde es trotzdem einen wertvollen und guten Gedanken!</w:t>
      </w:r>
    </w:p>
  </w:comment>
  <w:comment w:id="172" w:author="Smaczny, Stefan" w:date="2022-10-24T16:10:00Z" w:initials="SS">
    <w:p w14:paraId="10015C02" w14:textId="5D1A104B" w:rsidR="002E61BF" w:rsidRPr="000C5924" w:rsidRDefault="002E61BF">
      <w:pPr>
        <w:pStyle w:val="Kommentartext"/>
        <w:rPr>
          <w:lang w:val="de-DE"/>
        </w:rPr>
      </w:pPr>
      <w:r>
        <w:rPr>
          <w:rStyle w:val="Kommentarzeichen"/>
        </w:rPr>
        <w:annotationRef/>
      </w:r>
      <w:r w:rsidRPr="000C5924">
        <w:rPr>
          <w:lang w:val="de-DE"/>
        </w:rPr>
        <w:t>Left and right thalami?</w:t>
      </w:r>
      <w:r w:rsidRPr="000C5924">
        <w:rPr>
          <w:lang w:val="de-DE"/>
        </w:rPr>
        <w:br/>
      </w:r>
      <w:r w:rsidRPr="000C5924">
        <w:rPr>
          <w:lang w:val="de-DE"/>
        </w:rPr>
        <w:br/>
      </w:r>
    </w:p>
  </w:comment>
  <w:comment w:id="176" w:author="Lisa" w:date="2022-10-21T20:25:00Z" w:initials="L">
    <w:p w14:paraId="637BE50D" w14:textId="4EE87D94" w:rsidR="002E61BF" w:rsidRPr="00B6668D" w:rsidRDefault="002E61BF">
      <w:pPr>
        <w:pStyle w:val="Kommentartext"/>
        <w:rPr>
          <w:lang w:val="de-DE"/>
        </w:rPr>
      </w:pPr>
      <w:r>
        <w:rPr>
          <w:rStyle w:val="Kommentarzeichen"/>
        </w:rPr>
        <w:annotationRef/>
      </w:r>
      <w:r w:rsidRPr="00B6668D">
        <w:rPr>
          <w:lang w:val="de-DE"/>
        </w:rPr>
        <w:t>Ja und nein. Du weißt, dass ich das mit der ITA sehr interessant und spannend finde. Aufgrund der bekannten Probleme können wir aber eigt. nur schwer sagen, dass wir thalamische Disk. bei Frauen wegen unterschiedlich großer Thalami gefunden haben. (Dann wäre vlt einfach der node neben dem Thalamus getroffen – die label wären eben nicht korrekt, wenn die Parcellierung nicht stimmt. Und dass Männer mitunter keine ITA haben, können wir auch nicht feststellen.) Ist die ITA überhaupt als mögliche konnektion im Atlas berücksichtigt worden??</w:t>
      </w:r>
    </w:p>
    <w:p w14:paraId="2EC490DE" w14:textId="2AF6E308" w:rsidR="002E61BF" w:rsidRPr="00B6668D" w:rsidRDefault="002E61BF">
      <w:pPr>
        <w:pStyle w:val="Kommentartext"/>
        <w:rPr>
          <w:lang w:val="de-DE"/>
        </w:rPr>
      </w:pPr>
      <w:r w:rsidRPr="00B6668D">
        <w:rPr>
          <w:lang w:val="de-DE"/>
        </w:rPr>
        <w:t xml:space="preserve">Welchen Punkt ich eher Machen würde, ist, dass der thalamus bei Frauen teils geschädigt war, aber bei Männern komplett ausgelassen war (siehe lesion overlay plots). Auch wenn nicht statistisch untersciedlich, können manner sehr viel weniger wahrscheinlich eine diskonnektion zum thalamus aufweisen, wenn dieser bei keinem Patienten direct geschädigt war (zumindest visuell). </w:t>
      </w:r>
    </w:p>
  </w:comment>
  <w:comment w:id="177" w:author="Smaczny, Stefan" w:date="2022-10-24T16:13:00Z" w:initials="SS">
    <w:p w14:paraId="19E8E81E" w14:textId="1093B058" w:rsidR="002E61BF" w:rsidRPr="00AD3B23" w:rsidRDefault="002E61BF">
      <w:pPr>
        <w:pStyle w:val="Kommentartext"/>
        <w:rPr>
          <w:lang w:val="de-DE"/>
        </w:rPr>
      </w:pPr>
      <w:r>
        <w:rPr>
          <w:rStyle w:val="Kommentarzeichen"/>
        </w:rPr>
        <w:annotationRef/>
      </w:r>
      <w:r w:rsidRPr="00AD3B23">
        <w:rPr>
          <w:lang w:val="de-DE"/>
        </w:rPr>
        <w:t xml:space="preserve">Ja, ich würde hier auch zur Vorsicht raten. </w:t>
      </w:r>
    </w:p>
  </w:comment>
  <w:comment w:id="180" w:author="Lisa" w:date="2022-10-21T20:55:00Z" w:initials="L">
    <w:p w14:paraId="7023EF92" w14:textId="5D7E33E8" w:rsidR="002E61BF" w:rsidRPr="00117C54" w:rsidRDefault="002E61BF">
      <w:pPr>
        <w:pStyle w:val="Kommentartext"/>
        <w:rPr>
          <w:lang w:val="de-DE"/>
        </w:rPr>
      </w:pPr>
      <w:r>
        <w:rPr>
          <w:rStyle w:val="Kommentarzeichen"/>
        </w:rPr>
        <w:annotationRef/>
      </w:r>
      <w:r w:rsidRPr="00117C54">
        <w:rPr>
          <w:lang w:val="de-DE"/>
        </w:rPr>
        <w:t>Ich finde, die Reihenfolge der Ergebnisse nicht nach ihrer Relevanz gewählt. Zuerst würde ich diskutieren, dass sex nicht prädiziert werden konnte. Danach dann, dass neglect prädiziert werden konnte und zwar am besten mit den disconnection maps.</w:t>
      </w:r>
    </w:p>
  </w:comment>
  <w:comment w:id="181" w:author="Lisa" w:date="2022-10-21T20:43:00Z" w:initials="L">
    <w:p w14:paraId="37BE31B9" w14:textId="6E9799C0" w:rsidR="002E61BF" w:rsidRPr="00934E1E" w:rsidRDefault="002E61BF">
      <w:pPr>
        <w:pStyle w:val="Kommentartext"/>
        <w:rPr>
          <w:lang w:val="de-DE"/>
        </w:rPr>
      </w:pPr>
      <w:r>
        <w:rPr>
          <w:rStyle w:val="Kommentarzeichen"/>
        </w:rPr>
        <w:annotationRef/>
      </w:r>
      <w:r w:rsidRPr="00934E1E">
        <w:rPr>
          <w:lang w:val="de-DE"/>
        </w:rPr>
        <w:t>Verbessert zu was? Vlt. eher: “achieved higher accuracies when…”</w:t>
      </w:r>
    </w:p>
  </w:comment>
  <w:comment w:id="182" w:author="Smaczny, Stefan" w:date="2022-10-24T16:29:00Z" w:initials="SS">
    <w:p w14:paraId="252B4DAE" w14:textId="02DBC28A" w:rsidR="002E61BF" w:rsidRPr="00AD3B23" w:rsidRDefault="002E61BF">
      <w:pPr>
        <w:pStyle w:val="Kommentartext"/>
        <w:rPr>
          <w:lang w:val="de-DE"/>
        </w:rPr>
      </w:pPr>
      <w:r>
        <w:rPr>
          <w:rStyle w:val="Kommentarzeichen"/>
        </w:rPr>
        <w:annotationRef/>
      </w:r>
      <w:r w:rsidRPr="00AD3B23">
        <w:rPr>
          <w:lang w:val="de-DE"/>
        </w:rPr>
        <w:t>Ich bin hier allgemein etwas verwirrt. Der erste Satz sagt doch aus, dass disconnection-based models gleich gut oder besser sind als Lesion Maps.</w:t>
      </w:r>
      <w:r w:rsidRPr="00AD3B23">
        <w:rPr>
          <w:lang w:val="de-DE"/>
        </w:rPr>
        <w:br/>
        <w:t>Dann sagst du, dass disconnection maps  den Klassifier verbessern. Ist das nicht doppelt gemoppelt oder habe ich hier etwas falsch verstanden?</w:t>
      </w:r>
    </w:p>
  </w:comment>
  <w:comment w:id="190" w:author="Smaczny, Stefan" w:date="2022-10-24T16:33:00Z" w:initials="SS">
    <w:p w14:paraId="5503BF4D" w14:textId="4EDBA97C" w:rsidR="002E61BF" w:rsidRDefault="002E61BF">
      <w:pPr>
        <w:pStyle w:val="Kommentartext"/>
      </w:pPr>
      <w:r>
        <w:rPr>
          <w:rStyle w:val="Kommentarzeichen"/>
        </w:rPr>
        <w:annotationRef/>
      </w:r>
      <w:r w:rsidRPr="00AD3B23">
        <w:rPr>
          <w:lang w:val="de-DE"/>
        </w:rPr>
        <w:t xml:space="preserve">Ich finde die Satzstellung hier etwas clunky. </w:t>
      </w:r>
      <w:r>
        <w:t>Vielleicht eher sagen “</w:t>
      </w:r>
      <w:r>
        <w:rPr>
          <w:bCs/>
        </w:rPr>
        <w:t xml:space="preserve">since complex cognitive processes, such as visuospatial attention, rely on the structural and functional integrity of WM connections, Griffis et al deem it plausible that disconnection measures hold superior (…). </w:t>
      </w:r>
      <w:r>
        <w:t xml:space="preserve"> </w:t>
      </w:r>
    </w:p>
  </w:comment>
  <w:comment w:id="195" w:author="Lisa" w:date="2022-10-21T21:05:00Z" w:initials="L">
    <w:p w14:paraId="6B389A76" w14:textId="20F264B0" w:rsidR="002E61BF" w:rsidRDefault="002E61BF">
      <w:pPr>
        <w:pStyle w:val="Kommentartext"/>
        <w:rPr>
          <w:lang w:val="de-DE"/>
        </w:rPr>
      </w:pPr>
      <w:r>
        <w:rPr>
          <w:rStyle w:val="Kommentarzeichen"/>
        </w:rPr>
        <w:annotationRef/>
      </w:r>
      <w:r w:rsidRPr="00117C54">
        <w:rPr>
          <w:lang w:val="de-DE"/>
        </w:rPr>
        <w:t>Hier fehlt mir ehrlich gesagt noch ein bisschen Literatur.</w:t>
      </w:r>
      <w:r>
        <w:rPr>
          <w:lang w:val="de-DE"/>
        </w:rPr>
        <w:t xml:space="preserve"> Haben andere auch schon mal sex prädizieren wollen? Wie gut hat das geklappt? Siehe Vortrag letzten Donnerstag, die hatten mit sex ja auch nicht so gute Ergebnisse erzielen können. Woran könnte es außerdem liegen, dass die Prädiktion von sex nicht so funktioniert?</w:t>
      </w:r>
      <w:r w:rsidRPr="00117C54">
        <w:rPr>
          <w:lang w:val="de-DE"/>
        </w:rPr>
        <w:t xml:space="preserve"> </w:t>
      </w:r>
      <w:r>
        <w:rPr>
          <w:lang w:val="de-DE"/>
        </w:rPr>
        <w:t xml:space="preserve">Was müsste man vlt. Anders machen? </w:t>
      </w:r>
    </w:p>
    <w:p w14:paraId="54B438C3" w14:textId="33844EC2" w:rsidR="002E61BF" w:rsidRPr="00117C54" w:rsidRDefault="002E61BF">
      <w:pPr>
        <w:pStyle w:val="Kommentartext"/>
        <w:rPr>
          <w:lang w:val="de-DE"/>
        </w:rPr>
      </w:pPr>
      <w:r>
        <w:rPr>
          <w:lang w:val="de-DE"/>
        </w:rPr>
        <w:t>Die Prädiktion von sex ist für deine Arbeit wichtiger und sollte daher mehr im Vordergrund diskutiert werden als die Farge, ob lesion oder disconnection maps im allgemeinen prädiktiver sind.</w:t>
      </w:r>
    </w:p>
  </w:comment>
  <w:comment w:id="196" w:author="Lisa" w:date="2022-10-21T21:03:00Z" w:initials="L">
    <w:p w14:paraId="42862F84" w14:textId="7E217DC2" w:rsidR="002E61BF" w:rsidRPr="00117C54" w:rsidRDefault="002E61BF">
      <w:pPr>
        <w:pStyle w:val="Kommentartext"/>
        <w:rPr>
          <w:lang w:val="de-DE"/>
        </w:rPr>
      </w:pPr>
      <w:r>
        <w:rPr>
          <w:rStyle w:val="Kommentarzeichen"/>
        </w:rPr>
        <w:annotationRef/>
      </w:r>
      <w:r w:rsidRPr="00117C54">
        <w:rPr>
          <w:lang w:val="de-DE"/>
        </w:rPr>
        <w:t>Guter Punkt. Für die A</w:t>
      </w:r>
      <w:r>
        <w:rPr>
          <w:lang w:val="de-DE"/>
        </w:rPr>
        <w:t>rbeit passt das, aber ein Reviewer würde sagen, warum habt ihr es dann nicht mit den parcel-wise matrices versucht? Müssen wir also noch austesten.</w:t>
      </w:r>
    </w:p>
  </w:comment>
  <w:comment w:id="198" w:author="Lisa" w:date="2022-10-24T12:20:00Z" w:initials="L">
    <w:p w14:paraId="34B5E936" w14:textId="77777777" w:rsidR="002E61BF" w:rsidRDefault="002E61BF">
      <w:pPr>
        <w:pStyle w:val="Kommentartext"/>
        <w:rPr>
          <w:lang w:val="de-DE"/>
        </w:rPr>
      </w:pPr>
      <w:r>
        <w:rPr>
          <w:rStyle w:val="Kommentarzeichen"/>
        </w:rPr>
        <w:annotationRef/>
      </w:r>
      <w:r w:rsidRPr="001E219E">
        <w:rPr>
          <w:lang w:val="de-DE"/>
        </w:rPr>
        <w:t>Obwohl du viel bezüglich templates kritisierst</w:t>
      </w:r>
      <w:r>
        <w:rPr>
          <w:lang w:val="de-DE"/>
        </w:rPr>
        <w:t xml:space="preserve">, schlägst du keine sex-specific templates für die Zukunft vor. </w:t>
      </w:r>
    </w:p>
    <w:p w14:paraId="661B7EE9" w14:textId="4EA49AD1" w:rsidR="002E61BF" w:rsidRPr="001E219E" w:rsidRDefault="002E61BF">
      <w:pPr>
        <w:pStyle w:val="Kommentartext"/>
        <w:rPr>
          <w:lang w:val="de-DE"/>
        </w:rPr>
      </w:pPr>
      <w:r>
        <w:rPr>
          <w:lang w:val="de-DE"/>
        </w:rPr>
        <w:t xml:space="preserve">Auch wenn es total richtig ist, die Geschichte mit den templates hervorzuheben und stark zu kritisieren, empfinde ich den aktuellen Text als sehr streng. Man könnte meinen, die Studie ist eigt Quatsch ;-) Ein bisschen weniger harte Kritik und etwas mehr „warum macht es vlt doch genauso Sinn“ wäre in meinem Sinne. </w:t>
      </w:r>
    </w:p>
  </w:comment>
  <w:comment w:id="199" w:author="Smaczny, Stefan" w:date="2022-10-24T16:38:00Z" w:initials="SS">
    <w:p w14:paraId="38452051" w14:textId="1FC97EDA" w:rsidR="002E61BF" w:rsidRPr="00AD3B23" w:rsidRDefault="002E61BF">
      <w:pPr>
        <w:pStyle w:val="Kommentartext"/>
        <w:rPr>
          <w:lang w:val="de-DE"/>
        </w:rPr>
      </w:pPr>
      <w:r>
        <w:rPr>
          <w:rStyle w:val="Kommentarzeichen"/>
        </w:rPr>
        <w:annotationRef/>
      </w:r>
      <w:r w:rsidRPr="00AD3B23">
        <w:rPr>
          <w:lang w:val="de-DE"/>
        </w:rPr>
        <w:t>O</w:t>
      </w:r>
      <w:r>
        <w:rPr>
          <w:lang w:val="de-DE"/>
        </w:rPr>
        <w:t>der einfach sagen „geschlechtsspezifische Analysen hätten unsere Ergebnisse noch etwas akkurater machen können“ (denn sie sind schon akkurat. Nur bessere Atlanten würden sie NOCH akkurater machen! :P )</w:t>
      </w:r>
    </w:p>
  </w:comment>
  <w:comment w:id="200" w:author="Lisa" w:date="2022-10-24T10:59:00Z" w:initials="L">
    <w:p w14:paraId="36CAAED0" w14:textId="7BA6975E" w:rsidR="002E61BF" w:rsidRPr="0033347C" w:rsidRDefault="002E61BF">
      <w:pPr>
        <w:pStyle w:val="Kommentartext"/>
        <w:rPr>
          <w:lang w:val="de-DE"/>
        </w:rPr>
      </w:pPr>
      <w:r>
        <w:rPr>
          <w:rStyle w:val="Kommentarzeichen"/>
        </w:rPr>
        <w:annotationRef/>
      </w:r>
      <w:r w:rsidRPr="00301408">
        <w:rPr>
          <w:lang w:val="de-DE"/>
        </w:rPr>
        <w:t>Ich persönlich finde “the same template</w:t>
      </w:r>
      <w:r>
        <w:rPr>
          <w:lang w:val="de-DE"/>
        </w:rPr>
        <w:t xml:space="preserve">“ eher umspezifisch, weniger fachlich, formuliert. </w:t>
      </w:r>
      <w:r w:rsidRPr="00301408">
        <w:rPr>
          <w:lang w:val="en-US"/>
        </w:rPr>
        <w:t>Sei spezifischer – no sex-specific, sex-unspecific, n</w:t>
      </w:r>
      <w:r>
        <w:rPr>
          <w:lang w:val="en-US"/>
        </w:rPr>
        <w:t>o separate templates for female</w:t>
      </w:r>
      <w:r w:rsidRPr="00301408">
        <w:rPr>
          <w:lang w:val="en-US"/>
        </w:rPr>
        <w:t xml:space="preserve"> and male</w:t>
      </w:r>
      <w:r>
        <w:rPr>
          <w:lang w:val="en-US"/>
        </w:rPr>
        <w:t xml:space="preserve"> brains, template based on a mixed population of females and males... </w:t>
      </w:r>
      <w:r w:rsidRPr="0033347C">
        <w:rPr>
          <w:lang w:val="de-DE"/>
        </w:rPr>
        <w:t>The same template könnte auch bedeuten, dass du einen reinen M</w:t>
      </w:r>
      <w:r>
        <w:rPr>
          <w:lang w:val="de-DE"/>
        </w:rPr>
        <w:t>änner-Atlas für beide verwendet hast.</w:t>
      </w:r>
    </w:p>
  </w:comment>
  <w:comment w:id="201" w:author="Smaczny, Stefan" w:date="2022-10-24T16:39:00Z" w:initials="SS">
    <w:p w14:paraId="4AF47A97" w14:textId="41457DF7" w:rsidR="002E61BF" w:rsidRPr="00AD3B23" w:rsidRDefault="002E61BF">
      <w:pPr>
        <w:pStyle w:val="Kommentartext"/>
        <w:rPr>
          <w:lang w:val="de-DE"/>
        </w:rPr>
      </w:pPr>
      <w:r>
        <w:rPr>
          <w:rStyle w:val="Kommentarzeichen"/>
        </w:rPr>
        <w:annotationRef/>
      </w:r>
      <w:r w:rsidRPr="00AD3B23">
        <w:rPr>
          <w:lang w:val="de-DE"/>
        </w:rPr>
        <w:t xml:space="preserve">Och, das sehe ich jetzt weniger streng. </w:t>
      </w:r>
      <w:r>
        <w:rPr>
          <w:lang w:val="de-DE"/>
        </w:rPr>
        <w:t>Eher den Bergriff „sex-specific“ verwenden sobald du das als Verbesserungsvorschlag anbringst</w:t>
      </w:r>
    </w:p>
  </w:comment>
  <w:comment w:id="202" w:author="Lisa" w:date="2022-10-24T11:09:00Z" w:initials="L">
    <w:p w14:paraId="328ECFC7" w14:textId="11853BF8" w:rsidR="002E61BF" w:rsidRDefault="002E61BF">
      <w:pPr>
        <w:pStyle w:val="Kommentartext"/>
        <w:rPr>
          <w:lang w:val="de-DE"/>
        </w:rPr>
      </w:pPr>
      <w:r>
        <w:rPr>
          <w:rStyle w:val="Kommentarzeichen"/>
        </w:rPr>
        <w:annotationRef/>
      </w:r>
      <w:r w:rsidRPr="00C85842">
        <w:rPr>
          <w:lang w:val="de-DE"/>
        </w:rPr>
        <w:t xml:space="preserve">Hm. Ich weiß natürlich was du meinst </w:t>
      </w:r>
      <w:r>
        <w:rPr>
          <w:lang w:val="de-DE"/>
        </w:rPr>
        <w:t>:)</w:t>
      </w:r>
    </w:p>
    <w:p w14:paraId="7C904A23" w14:textId="094A32AD" w:rsidR="002E61BF" w:rsidRPr="00934E1E" w:rsidRDefault="002E61BF">
      <w:pPr>
        <w:pStyle w:val="Kommentartext"/>
        <w:rPr>
          <w:lang w:val="de-DE"/>
        </w:rPr>
      </w:pPr>
      <w:r>
        <w:rPr>
          <w:lang w:val="de-DE"/>
        </w:rPr>
        <w:t>Allerdings finde ich den Ausdruck nicht so passend. Klar, dass das normalisierte Gehirn nicht die Realität widerspiegelt – es wurde ja transformiert. Im Prinzip sind das Schätzungen vom Durchschnittsgehirn.</w:t>
      </w:r>
    </w:p>
    <w:p w14:paraId="0C308AF7" w14:textId="6C2AA096" w:rsidR="002E61BF" w:rsidRPr="00C85842" w:rsidRDefault="002E61BF">
      <w:pPr>
        <w:pStyle w:val="Kommentartext"/>
        <w:rPr>
          <w:lang w:val="de-DE"/>
        </w:rPr>
      </w:pPr>
      <w:r w:rsidRPr="00C85842">
        <w:rPr>
          <w:lang w:val="de-DE"/>
        </w:rPr>
        <w:t>@</w:t>
      </w:r>
      <w:r w:rsidRPr="00C85842">
        <w:rPr>
          <w:highlight w:val="yellow"/>
          <w:lang w:val="de-DE"/>
        </w:rPr>
        <w:t>Stefan</w:t>
      </w:r>
      <w:r w:rsidRPr="00C85842">
        <w:rPr>
          <w:lang w:val="de-DE"/>
        </w:rPr>
        <w:t xml:space="preserve"> was denkst du dazu?</w:t>
      </w:r>
    </w:p>
  </w:comment>
  <w:comment w:id="203" w:author="Smaczny, Stefan" w:date="2022-10-24T16:40:00Z" w:initials="SS">
    <w:p w14:paraId="4C303234" w14:textId="4BE7B568" w:rsidR="002E61BF" w:rsidRPr="008D585E" w:rsidRDefault="002E61BF">
      <w:pPr>
        <w:pStyle w:val="Kommentartext"/>
        <w:rPr>
          <w:lang w:val="en-US"/>
        </w:rPr>
      </w:pPr>
      <w:r>
        <w:rPr>
          <w:rStyle w:val="Kommentarzeichen"/>
        </w:rPr>
        <w:annotationRef/>
      </w:r>
      <w:r w:rsidRPr="00AD3B23">
        <w:rPr>
          <w:lang w:val="de-DE"/>
        </w:rPr>
        <w:t>Ja, ich denke auch, dass das vielleicht, ähnlich wie in meinem</w:t>
      </w:r>
      <w:r>
        <w:rPr>
          <w:lang w:val="de-DE"/>
        </w:rPr>
        <w:t xml:space="preserve"> obigen Kommentar eher mit „accuracy“ argumentiert werden könnte. </w:t>
      </w:r>
      <w:r w:rsidRPr="008D585E">
        <w:rPr>
          <w:lang w:val="en-US"/>
        </w:rPr>
        <w:t>„</w:t>
      </w:r>
      <w:r>
        <w:rPr>
          <w:lang w:val="en-US"/>
        </w:rPr>
        <w:t xml:space="preserve"> (…) </w:t>
      </w:r>
      <w:r w:rsidRPr="008D585E">
        <w:rPr>
          <w:lang w:val="en-US"/>
        </w:rPr>
        <w:t xml:space="preserve">it is possible that the resulting normalised brain scans are slightly inaccurate </w:t>
      </w:r>
      <w:r>
        <w:rPr>
          <w:lang w:val="en-US"/>
        </w:rPr>
        <w:t>compared to if there had been sex-specific normalization templates”.</w:t>
      </w:r>
    </w:p>
  </w:comment>
  <w:comment w:id="210" w:author="Lisa" w:date="2022-10-21T20:22:00Z" w:initials="L">
    <w:p w14:paraId="556D24BE" w14:textId="535E1171" w:rsidR="002E61BF" w:rsidRPr="00A42993" w:rsidRDefault="002E61BF">
      <w:pPr>
        <w:pStyle w:val="Kommentartext"/>
        <w:rPr>
          <w:lang w:val="de-DE"/>
        </w:rPr>
      </w:pPr>
      <w:r>
        <w:rPr>
          <w:rStyle w:val="Kommentarzeichen"/>
        </w:rPr>
        <w:annotationRef/>
      </w:r>
      <w:r w:rsidRPr="00A42993">
        <w:rPr>
          <w:lang w:val="de-DE"/>
        </w:rPr>
        <w:t>Ich würde</w:t>
      </w:r>
      <w:r>
        <w:rPr>
          <w:lang w:val="de-DE"/>
        </w:rPr>
        <w:t xml:space="preserve"> wenn möglich</w:t>
      </w:r>
      <w:r w:rsidRPr="00A42993">
        <w:rPr>
          <w:lang w:val="de-DE"/>
        </w:rPr>
        <w:t xml:space="preserve"> die genaue Anzahl females/</w:t>
      </w:r>
      <w:r>
        <w:rPr>
          <w:lang w:val="de-DE"/>
        </w:rPr>
        <w:t>males nennen.</w:t>
      </w:r>
    </w:p>
  </w:comment>
  <w:comment w:id="224" w:author="Smaczny, Stefan" w:date="2022-10-24T16:45:00Z" w:initials="SS">
    <w:p w14:paraId="1CC6AE09" w14:textId="6B1556A7" w:rsidR="002E61BF" w:rsidRPr="008D585E" w:rsidRDefault="002E61BF">
      <w:pPr>
        <w:pStyle w:val="Kommentartext"/>
        <w:rPr>
          <w:lang w:val="de-DE"/>
        </w:rPr>
      </w:pPr>
      <w:r>
        <w:rPr>
          <w:rStyle w:val="Kommentarzeichen"/>
        </w:rPr>
        <w:annotationRef/>
      </w:r>
      <w:r w:rsidRPr="008D585E">
        <w:rPr>
          <w:lang w:val="de-DE"/>
        </w:rPr>
        <w:t xml:space="preserve">Würde </w:t>
      </w:r>
      <w:r>
        <w:rPr>
          <w:lang w:val="de-DE"/>
        </w:rPr>
        <w:t>ich so nciht sagen, wenn usn z.B. Roi-to-roi disconnections interessieren, haben wir ja klar definierte ROIs (z.B. Thalamus), deren Diskonnektion zu anderen klar definierten ROIs untersucht werden. Die ROIs selbst existieren ja meist in beiden Sexes. Nur ihre Loalisation/Größe wird etwas variieren. Aber geht hier vielleicht schon zu weit.</w:t>
      </w:r>
    </w:p>
  </w:comment>
  <w:comment w:id="225" w:author="Lisa" w:date="2022-10-24T11:36:00Z" w:initials="L">
    <w:p w14:paraId="1356CE6D" w14:textId="64CDA7C4" w:rsidR="002E61BF" w:rsidRPr="00255CC7" w:rsidRDefault="002E61BF">
      <w:pPr>
        <w:pStyle w:val="Kommentartext"/>
        <w:rPr>
          <w:lang w:val="de-DE"/>
        </w:rPr>
      </w:pPr>
      <w:r>
        <w:rPr>
          <w:rStyle w:val="Kommentarzeichen"/>
        </w:rPr>
        <w:annotationRef/>
      </w:r>
      <w:r w:rsidRPr="00255CC7">
        <w:rPr>
          <w:lang w:val="de-DE"/>
        </w:rPr>
        <w:t xml:space="preserve">Wenn du hier </w:t>
      </w:r>
      <w:r>
        <w:rPr>
          <w:lang w:val="de-DE"/>
        </w:rPr>
        <w:t>direk</w:t>
      </w:r>
      <w:r w:rsidRPr="00255CC7">
        <w:rPr>
          <w:lang w:val="de-DE"/>
        </w:rPr>
        <w:t xml:space="preserve">t zitierst, ist die </w:t>
      </w:r>
      <w:r>
        <w:rPr>
          <w:lang w:val="de-DE"/>
        </w:rPr>
        <w:t>Referenz am Ende mit Seitenzahl wichtig!</w:t>
      </w:r>
    </w:p>
  </w:comment>
  <w:comment w:id="227" w:author="Lisa" w:date="2022-10-24T12:26:00Z" w:initials="L">
    <w:p w14:paraId="579F67B0" w14:textId="3DCFB9FB" w:rsidR="002E61BF" w:rsidRPr="00C61143" w:rsidRDefault="002E61BF">
      <w:pPr>
        <w:pStyle w:val="Kommentartext"/>
        <w:rPr>
          <w:lang w:val="de-DE"/>
        </w:rPr>
      </w:pPr>
      <w:r>
        <w:rPr>
          <w:rStyle w:val="Kommentarzeichen"/>
        </w:rPr>
        <w:annotationRef/>
      </w:r>
      <w:r w:rsidRPr="00C61143">
        <w:rPr>
          <w:lang w:val="de-DE"/>
        </w:rPr>
        <w:t>Auf jeden Fall! Dennoch würde ich hinzufügen, dass für eine erste S</w:t>
      </w:r>
      <w:r>
        <w:rPr>
          <w:lang w:val="de-DE"/>
        </w:rPr>
        <w:t>tudie dahingehend und einen eher allgemeinen Blick auf Geschlechtsunterschiede, unsere Studie trotzdem ihre Berechtigung hat.</w:t>
      </w:r>
    </w:p>
  </w:comment>
  <w:comment w:id="242" w:author="Lisa" w:date="2022-10-24T12:02:00Z" w:initials="L">
    <w:p w14:paraId="3846E2C5" w14:textId="6B9425A4" w:rsidR="002E61BF" w:rsidRDefault="002E61BF">
      <w:pPr>
        <w:pStyle w:val="Kommentartext"/>
        <w:rPr>
          <w:lang w:val="de-DE"/>
        </w:rPr>
      </w:pPr>
      <w:r>
        <w:rPr>
          <w:rStyle w:val="Kommentarzeichen"/>
        </w:rPr>
        <w:annotationRef/>
      </w:r>
      <w:r w:rsidRPr="000F7634">
        <w:rPr>
          <w:lang w:val="de-DE"/>
        </w:rPr>
        <w:t>Mir fehlt sowas wie zukünftigte S</w:t>
      </w:r>
      <w:r>
        <w:rPr>
          <w:lang w:val="de-DE"/>
        </w:rPr>
        <w:t>tudien sollten sex-specific templates ausprobieren, um deren Analysevorteile zu verwenden.</w:t>
      </w:r>
    </w:p>
    <w:p w14:paraId="01550B73" w14:textId="77777777" w:rsidR="002E61BF" w:rsidRDefault="002E61BF">
      <w:pPr>
        <w:pStyle w:val="Kommentartext"/>
        <w:rPr>
          <w:lang w:val="de-DE"/>
        </w:rPr>
      </w:pPr>
    </w:p>
    <w:p w14:paraId="3385C923" w14:textId="2CF4C821" w:rsidR="002E61BF" w:rsidRPr="000F7634" w:rsidRDefault="002E61BF">
      <w:pPr>
        <w:pStyle w:val="Kommentartext"/>
        <w:rPr>
          <w:lang w:val="de-DE"/>
        </w:rPr>
      </w:pPr>
      <w:r>
        <w:rPr>
          <w:lang w:val="de-DE"/>
        </w:rPr>
        <w:t xml:space="preserve">Auch macht es sich gut kurz in einem Satz zu wiederholen, was die main strength oder die tolle Methode dieser Studie war. </w:t>
      </w:r>
    </w:p>
  </w:comment>
  <w:comment w:id="244" w:author="Lisa" w:date="2022-10-24T11:56:00Z" w:initials="L">
    <w:p w14:paraId="7234E0EB" w14:textId="26F1F154" w:rsidR="002E61BF" w:rsidRPr="000F7634" w:rsidRDefault="002E61BF">
      <w:pPr>
        <w:pStyle w:val="Kommentartext"/>
        <w:rPr>
          <w:lang w:val="de-DE"/>
        </w:rPr>
      </w:pPr>
      <w:r>
        <w:rPr>
          <w:rStyle w:val="Kommentarzeichen"/>
        </w:rPr>
        <w:annotationRef/>
      </w:r>
      <w:r w:rsidRPr="000F7634">
        <w:rPr>
          <w:lang w:val="de-DE"/>
        </w:rPr>
        <w:t>Hier stolper ich gerade drüber. D</w:t>
      </w:r>
      <w:r>
        <w:rPr>
          <w:lang w:val="de-DE"/>
        </w:rPr>
        <w:t>a die Analyse mit sex ja signifikante Diskonnektionen ergab, haben wir die Analyse mit Neglect an diesem Punkt ja nicht weiter verfolgt.</w:t>
      </w:r>
    </w:p>
  </w:comment>
  <w:comment w:id="490" w:author="Lisa" w:date="2022-10-24T12:32:00Z" w:initials="L">
    <w:p w14:paraId="5ADC6B99" w14:textId="4034362B" w:rsidR="002E61BF" w:rsidRDefault="002E61BF">
      <w:pPr>
        <w:pStyle w:val="Kommentartext"/>
      </w:pPr>
      <w:r>
        <w:rPr>
          <w:rStyle w:val="Kommentarzeichen"/>
        </w:rPr>
        <w:annotationRef/>
      </w:r>
      <w:r>
        <w:t>Vlt. Absolute and relative amount of significant disconnections?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C61CDB" w15:done="1"/>
  <w15:commentEx w15:paraId="159B45C4" w15:done="1"/>
  <w15:commentEx w15:paraId="05601F3B" w15:paraIdParent="159B45C4" w15:done="1"/>
  <w15:commentEx w15:paraId="0BCE7C96" w15:done="1"/>
  <w15:commentEx w15:paraId="78402169" w15:done="0"/>
  <w15:commentEx w15:paraId="3D12F10E" w15:done="0"/>
  <w15:commentEx w15:paraId="4A15DEFD" w15:paraIdParent="3D12F10E" w15:done="1"/>
  <w15:commentEx w15:paraId="30097961" w15:done="0"/>
  <w15:commentEx w15:paraId="4A68A7FA" w15:done="0"/>
  <w15:commentEx w15:paraId="5D540149" w15:paraIdParent="4A68A7FA" w15:done="0"/>
  <w15:commentEx w15:paraId="66EA3821" w15:done="0"/>
  <w15:commentEx w15:paraId="29193217" w15:paraIdParent="66EA3821" w15:done="0"/>
  <w15:commentEx w15:paraId="196D37F9" w15:done="1"/>
  <w15:commentEx w15:paraId="3CDDB15A" w15:done="1"/>
  <w15:commentEx w15:paraId="11EFF1E5" w15:paraIdParent="3CDDB15A" w15:done="1"/>
  <w15:commentEx w15:paraId="349C271A" w15:done="0"/>
  <w15:commentEx w15:paraId="4A38D683" w15:done="1"/>
  <w15:commentEx w15:paraId="08B31833" w15:done="1"/>
  <w15:commentEx w15:paraId="76C83685" w15:done="0"/>
  <w15:commentEx w15:paraId="28F45664" w15:done="1"/>
  <w15:commentEx w15:paraId="3FCD3CD0" w15:paraIdParent="28F45664" w15:done="1"/>
  <w15:commentEx w15:paraId="619988EE" w15:done="1"/>
  <w15:commentEx w15:paraId="6D56CD45" w15:done="1"/>
  <w15:commentEx w15:paraId="5C1A8C32" w15:done="1"/>
  <w15:commentEx w15:paraId="062CCB93" w15:done="1"/>
  <w15:commentEx w15:paraId="2925548E" w15:done="1"/>
  <w15:commentEx w15:paraId="69C1E178" w15:done="1"/>
  <w15:commentEx w15:paraId="5B388853" w15:done="1"/>
  <w15:commentEx w15:paraId="78B5CBAF" w15:done="1"/>
  <w15:commentEx w15:paraId="76E5E734" w15:paraIdParent="78B5CBAF" w15:done="1"/>
  <w15:commentEx w15:paraId="379E3010" w15:done="1"/>
  <w15:commentEx w15:paraId="215DEE7C" w15:done="1"/>
  <w15:commentEx w15:paraId="2D053809" w15:paraIdParent="215DEE7C" w15:done="1"/>
  <w15:commentEx w15:paraId="6A1B5E23" w15:done="1"/>
  <w15:commentEx w15:paraId="7CAF3155" w15:paraIdParent="6A1B5E23" w15:done="1"/>
  <w15:commentEx w15:paraId="7E75E0D3" w15:done="1"/>
  <w15:commentEx w15:paraId="32487BAC" w15:done="1"/>
  <w15:commentEx w15:paraId="3AEBE77B" w15:done="1"/>
  <w15:commentEx w15:paraId="6B371AE1" w15:done="1"/>
  <w15:commentEx w15:paraId="16A5EAFC" w15:done="1"/>
  <w15:commentEx w15:paraId="4A98538E" w15:done="1"/>
  <w15:commentEx w15:paraId="65940496" w15:done="1"/>
  <w15:commentEx w15:paraId="5988DE46" w15:done="1"/>
  <w15:commentEx w15:paraId="258DDFCA" w15:done="1"/>
  <w15:commentEx w15:paraId="7A3948A5" w15:done="1"/>
  <w15:commentEx w15:paraId="27EBCF93" w15:paraIdParent="7A3948A5" w15:done="1"/>
  <w15:commentEx w15:paraId="20CC6BAE" w15:done="1"/>
  <w15:commentEx w15:paraId="785E6560" w15:done="1"/>
  <w15:commentEx w15:paraId="6E491302" w15:paraIdParent="785E6560" w15:done="1"/>
  <w15:commentEx w15:paraId="10015C02" w15:done="1"/>
  <w15:commentEx w15:paraId="2EC490DE" w15:done="0"/>
  <w15:commentEx w15:paraId="19E8E81E" w15:paraIdParent="2EC490DE" w15:done="0"/>
  <w15:commentEx w15:paraId="7023EF92" w15:done="1"/>
  <w15:commentEx w15:paraId="37BE31B9" w15:done="1"/>
  <w15:commentEx w15:paraId="252B4DAE" w15:paraIdParent="37BE31B9" w15:done="1"/>
  <w15:commentEx w15:paraId="5503BF4D" w15:done="1"/>
  <w15:commentEx w15:paraId="54B438C3" w15:done="1"/>
  <w15:commentEx w15:paraId="42862F84" w15:done="1"/>
  <w15:commentEx w15:paraId="661B7EE9" w15:done="1"/>
  <w15:commentEx w15:paraId="38452051" w15:paraIdParent="661B7EE9" w15:done="1"/>
  <w15:commentEx w15:paraId="36CAAED0" w15:done="1"/>
  <w15:commentEx w15:paraId="4AF47A97" w15:paraIdParent="36CAAED0" w15:done="1"/>
  <w15:commentEx w15:paraId="0C308AF7" w15:done="1"/>
  <w15:commentEx w15:paraId="4C303234" w15:paraIdParent="0C308AF7" w15:done="1"/>
  <w15:commentEx w15:paraId="556D24BE" w15:done="1"/>
  <w15:commentEx w15:paraId="1CC6AE09" w15:done="1"/>
  <w15:commentEx w15:paraId="1356CE6D" w15:done="1"/>
  <w15:commentEx w15:paraId="579F67B0" w15:done="1"/>
  <w15:commentEx w15:paraId="3385C923" w15:done="1"/>
  <w15:commentEx w15:paraId="7234E0EB" w15:done="1"/>
  <w15:commentEx w15:paraId="5ADC6B9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901AF0" w14:textId="77777777" w:rsidR="00A237A2" w:rsidRDefault="00A237A2" w:rsidP="00CB3E93">
      <w:pPr>
        <w:spacing w:after="0" w:line="240" w:lineRule="auto"/>
      </w:pPr>
      <w:r>
        <w:separator/>
      </w:r>
    </w:p>
  </w:endnote>
  <w:endnote w:type="continuationSeparator" w:id="0">
    <w:p w14:paraId="7F8B7EBA" w14:textId="77777777" w:rsidR="00A237A2" w:rsidRDefault="00A237A2"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73163"/>
      <w:docPartObj>
        <w:docPartGallery w:val="Page Numbers (Bottom of Page)"/>
        <w:docPartUnique/>
      </w:docPartObj>
    </w:sdtPr>
    <w:sdtContent>
      <w:p w14:paraId="25535902" w14:textId="063A4105" w:rsidR="002E61BF" w:rsidRDefault="002E61BF">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22C49AD4" w:rsidR="002E61BF" w:rsidRPr="007E6C19" w:rsidRDefault="002E61BF">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713A1D" w:rsidRPr="00713A1D">
                                <w:rPr>
                                  <w:noProof/>
                                  <w:lang w:val="de-DE"/>
                                </w:rPr>
                                <w:t>33</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O1GheXDAgAAwAUAAA4AAAAAAAAAAAAAAAAALgIAAGRycy9lMm9Eb2MueG1sUEsBAi0AFAAGAAgA&#10;AAAhACPlevHbAAAAAwEAAA8AAAAAAAAAAAAAAAAAHQUAAGRycy9kb3ducmV2LnhtbFBLBQYAAAAA&#10;BAAEAPMAAAAlBgAAAAA=&#10;" filled="f" fillcolor="#c0504d" stroked="f" strokecolor="#5c83b4" strokeweight="2.25pt">
                  <v:textbox inset=",0,,0">
                    <w:txbxContent>
                      <w:p w14:paraId="5B37F302" w14:textId="22C49AD4" w:rsidR="002E61BF" w:rsidRPr="007E6C19" w:rsidRDefault="002E61BF">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713A1D" w:rsidRPr="00713A1D">
                          <w:rPr>
                            <w:noProof/>
                            <w:lang w:val="de-DE"/>
                          </w:rPr>
                          <w:t>33</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59922C" w14:textId="77777777" w:rsidR="00A237A2" w:rsidRDefault="00A237A2" w:rsidP="00CB3E93">
      <w:pPr>
        <w:spacing w:after="0" w:line="240" w:lineRule="auto"/>
      </w:pPr>
      <w:r>
        <w:separator/>
      </w:r>
    </w:p>
  </w:footnote>
  <w:footnote w:type="continuationSeparator" w:id="0">
    <w:p w14:paraId="54AF2AE4" w14:textId="77777777" w:rsidR="00A237A2" w:rsidRDefault="00A237A2" w:rsidP="00CB3E93">
      <w:pPr>
        <w:spacing w:after="0" w:line="240" w:lineRule="auto"/>
      </w:pPr>
      <w:r>
        <w:continuationSeparator/>
      </w:r>
    </w:p>
  </w:footnote>
  <w:footnote w:id="1">
    <w:p w14:paraId="2A67A8FF" w14:textId="4EFA31EB" w:rsidR="002E61BF" w:rsidRPr="00F55A8B" w:rsidRDefault="002E61BF">
      <w:pPr>
        <w:pStyle w:val="Funotentext"/>
      </w:pPr>
      <w:r w:rsidRPr="00BB2005">
        <w:rPr>
          <w:rStyle w:val="Funotenzeichen"/>
        </w:rPr>
        <w:footnoteRef/>
      </w:r>
      <w:r>
        <w:t xml:space="preserve"> Sex (i.e., the biological component) and gender (i.e., the psychosocial manifestation) of human masculinity and femininity are entangled,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Jordan-Young &amp; Rumiati,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2E61BF" w:rsidRPr="00F55A8B" w:rsidRDefault="002E61BF">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the massa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0F452" w14:textId="2585435E" w:rsidR="002E61BF" w:rsidRDefault="002E61BF">
    <w:pPr>
      <w:pStyle w:val="Kopfzeile"/>
    </w:pPr>
  </w:p>
  <w:p w14:paraId="4044B713" w14:textId="77777777" w:rsidR="002E61BF" w:rsidRDefault="002E61B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761A3" w14:textId="77777777" w:rsidR="002E61BF" w:rsidRDefault="002E61B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CF7604"/>
    <w:multiLevelType w:val="hybridMultilevel"/>
    <w:tmpl w:val="923EB6BC"/>
    <w:lvl w:ilvl="0" w:tplc="E752C9B4">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7"/>
  </w:num>
  <w:num w:numId="4">
    <w:abstractNumId w:val="13"/>
  </w:num>
  <w:num w:numId="5">
    <w:abstractNumId w:val="8"/>
  </w:num>
  <w:num w:numId="6">
    <w:abstractNumId w:val="6"/>
  </w:num>
  <w:num w:numId="7">
    <w:abstractNumId w:val="12"/>
  </w:num>
  <w:num w:numId="8">
    <w:abstractNumId w:val="15"/>
  </w:num>
  <w:num w:numId="9">
    <w:abstractNumId w:val="5"/>
  </w:num>
  <w:num w:numId="10">
    <w:abstractNumId w:val="11"/>
  </w:num>
  <w:num w:numId="11">
    <w:abstractNumId w:val="9"/>
  </w:num>
  <w:num w:numId="12">
    <w:abstractNumId w:val="1"/>
  </w:num>
  <w:num w:numId="13">
    <w:abstractNumId w:val="7"/>
  </w:num>
  <w:num w:numId="14">
    <w:abstractNumId w:val="0"/>
  </w:num>
  <w:num w:numId="15">
    <w:abstractNumId w:val="18"/>
  </w:num>
  <w:num w:numId="16">
    <w:abstractNumId w:val="14"/>
  </w:num>
  <w:num w:numId="17">
    <w:abstractNumId w:val="10"/>
  </w:num>
  <w:num w:numId="18">
    <w:abstractNumId w:val="16"/>
  </w:num>
  <w:num w:numId="19">
    <w:abstractNumId w:val="20"/>
  </w:num>
  <w:num w:numId="20">
    <w:abstractNumId w:val="19"/>
  </w:num>
  <w:num w:numId="2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sa">
    <w15:presenceInfo w15:providerId="None" w15:userId="Lisa"/>
  </w15:person>
  <w15:person w15:author="Smaczny, Stefan">
    <w15:presenceInfo w15:providerId="AD" w15:userId="S-1-5-21-3143469659-4171449369-4261396704-2180"/>
  </w15:person>
  <w15:person w15:author="Sperber">
    <w15:presenceInfo w15:providerId="None" w15:userId="Sper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27EC"/>
    <w:rsid w:val="000049F3"/>
    <w:rsid w:val="00005C26"/>
    <w:rsid w:val="00007C01"/>
    <w:rsid w:val="000109B5"/>
    <w:rsid w:val="00012899"/>
    <w:rsid w:val="000136CD"/>
    <w:rsid w:val="00013F76"/>
    <w:rsid w:val="00014094"/>
    <w:rsid w:val="000202B2"/>
    <w:rsid w:val="00020544"/>
    <w:rsid w:val="000215D3"/>
    <w:rsid w:val="0002238E"/>
    <w:rsid w:val="00022C58"/>
    <w:rsid w:val="00026434"/>
    <w:rsid w:val="0002756A"/>
    <w:rsid w:val="00031B27"/>
    <w:rsid w:val="00032720"/>
    <w:rsid w:val="00032F9E"/>
    <w:rsid w:val="00035C14"/>
    <w:rsid w:val="000401C8"/>
    <w:rsid w:val="00041584"/>
    <w:rsid w:val="000418A0"/>
    <w:rsid w:val="00042C90"/>
    <w:rsid w:val="00042D33"/>
    <w:rsid w:val="000436F9"/>
    <w:rsid w:val="00046936"/>
    <w:rsid w:val="000516EB"/>
    <w:rsid w:val="00051912"/>
    <w:rsid w:val="00053AE6"/>
    <w:rsid w:val="00054614"/>
    <w:rsid w:val="0005473C"/>
    <w:rsid w:val="00055D2E"/>
    <w:rsid w:val="00056E32"/>
    <w:rsid w:val="000610EC"/>
    <w:rsid w:val="00061276"/>
    <w:rsid w:val="00066034"/>
    <w:rsid w:val="00066CBF"/>
    <w:rsid w:val="00066F0B"/>
    <w:rsid w:val="0007141D"/>
    <w:rsid w:val="00071492"/>
    <w:rsid w:val="0007173A"/>
    <w:rsid w:val="000720EF"/>
    <w:rsid w:val="00073A7D"/>
    <w:rsid w:val="00073B98"/>
    <w:rsid w:val="0007724A"/>
    <w:rsid w:val="00084C24"/>
    <w:rsid w:val="0008631D"/>
    <w:rsid w:val="00086760"/>
    <w:rsid w:val="00087B17"/>
    <w:rsid w:val="00090387"/>
    <w:rsid w:val="00091EEA"/>
    <w:rsid w:val="0009277F"/>
    <w:rsid w:val="00094336"/>
    <w:rsid w:val="00096099"/>
    <w:rsid w:val="0009646C"/>
    <w:rsid w:val="000A01A2"/>
    <w:rsid w:val="000A4D5C"/>
    <w:rsid w:val="000B0206"/>
    <w:rsid w:val="000B06D0"/>
    <w:rsid w:val="000B11F4"/>
    <w:rsid w:val="000B5533"/>
    <w:rsid w:val="000C25DA"/>
    <w:rsid w:val="000C2AC1"/>
    <w:rsid w:val="000C2D56"/>
    <w:rsid w:val="000C45C6"/>
    <w:rsid w:val="000C5440"/>
    <w:rsid w:val="000C5924"/>
    <w:rsid w:val="000D19C6"/>
    <w:rsid w:val="000D3033"/>
    <w:rsid w:val="000D326F"/>
    <w:rsid w:val="000D5102"/>
    <w:rsid w:val="000E18A1"/>
    <w:rsid w:val="000E1965"/>
    <w:rsid w:val="000E3BB2"/>
    <w:rsid w:val="000E4F41"/>
    <w:rsid w:val="000E5F13"/>
    <w:rsid w:val="000E6740"/>
    <w:rsid w:val="000E6E5F"/>
    <w:rsid w:val="000F63CF"/>
    <w:rsid w:val="000F6EB6"/>
    <w:rsid w:val="000F7634"/>
    <w:rsid w:val="001046FF"/>
    <w:rsid w:val="00104F1E"/>
    <w:rsid w:val="00105175"/>
    <w:rsid w:val="00105A79"/>
    <w:rsid w:val="001074E7"/>
    <w:rsid w:val="001075F2"/>
    <w:rsid w:val="00107F88"/>
    <w:rsid w:val="00112A19"/>
    <w:rsid w:val="00112F52"/>
    <w:rsid w:val="00113CDB"/>
    <w:rsid w:val="00116C64"/>
    <w:rsid w:val="00117C54"/>
    <w:rsid w:val="00120342"/>
    <w:rsid w:val="00120CCF"/>
    <w:rsid w:val="00121A79"/>
    <w:rsid w:val="00121ABF"/>
    <w:rsid w:val="001224B9"/>
    <w:rsid w:val="00122615"/>
    <w:rsid w:val="00124815"/>
    <w:rsid w:val="00126F2E"/>
    <w:rsid w:val="00131067"/>
    <w:rsid w:val="00136230"/>
    <w:rsid w:val="0013718F"/>
    <w:rsid w:val="0013785F"/>
    <w:rsid w:val="00137CA6"/>
    <w:rsid w:val="00142796"/>
    <w:rsid w:val="00145693"/>
    <w:rsid w:val="00147784"/>
    <w:rsid w:val="00147B1C"/>
    <w:rsid w:val="00151637"/>
    <w:rsid w:val="00156D63"/>
    <w:rsid w:val="001576FC"/>
    <w:rsid w:val="0016305E"/>
    <w:rsid w:val="00164442"/>
    <w:rsid w:val="00164608"/>
    <w:rsid w:val="00165A5A"/>
    <w:rsid w:val="00165C8F"/>
    <w:rsid w:val="0017619D"/>
    <w:rsid w:val="0018191A"/>
    <w:rsid w:val="001824DF"/>
    <w:rsid w:val="00184675"/>
    <w:rsid w:val="00186647"/>
    <w:rsid w:val="001870C8"/>
    <w:rsid w:val="00187F6C"/>
    <w:rsid w:val="00190F1A"/>
    <w:rsid w:val="00190F87"/>
    <w:rsid w:val="0019100D"/>
    <w:rsid w:val="00196017"/>
    <w:rsid w:val="00196F92"/>
    <w:rsid w:val="00197EC4"/>
    <w:rsid w:val="001A3A9B"/>
    <w:rsid w:val="001A452A"/>
    <w:rsid w:val="001A7EFA"/>
    <w:rsid w:val="001B207A"/>
    <w:rsid w:val="001B268B"/>
    <w:rsid w:val="001B27F0"/>
    <w:rsid w:val="001B3E04"/>
    <w:rsid w:val="001B4882"/>
    <w:rsid w:val="001B5B8F"/>
    <w:rsid w:val="001B6655"/>
    <w:rsid w:val="001C05F3"/>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219E"/>
    <w:rsid w:val="001E5835"/>
    <w:rsid w:val="001E66E8"/>
    <w:rsid w:val="001F1F21"/>
    <w:rsid w:val="001F2122"/>
    <w:rsid w:val="001F2637"/>
    <w:rsid w:val="001F7C1F"/>
    <w:rsid w:val="00201C43"/>
    <w:rsid w:val="00202E0D"/>
    <w:rsid w:val="00205BF0"/>
    <w:rsid w:val="00206AB3"/>
    <w:rsid w:val="00207421"/>
    <w:rsid w:val="0020779B"/>
    <w:rsid w:val="00211340"/>
    <w:rsid w:val="00211D81"/>
    <w:rsid w:val="0021286C"/>
    <w:rsid w:val="00212A81"/>
    <w:rsid w:val="00215279"/>
    <w:rsid w:val="0021587A"/>
    <w:rsid w:val="00215951"/>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37E84"/>
    <w:rsid w:val="00241286"/>
    <w:rsid w:val="00241F14"/>
    <w:rsid w:val="00242682"/>
    <w:rsid w:val="0024272E"/>
    <w:rsid w:val="00243C12"/>
    <w:rsid w:val="00243EC4"/>
    <w:rsid w:val="00246198"/>
    <w:rsid w:val="00255CC7"/>
    <w:rsid w:val="002571FF"/>
    <w:rsid w:val="002631EB"/>
    <w:rsid w:val="00264207"/>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2004"/>
    <w:rsid w:val="002A492C"/>
    <w:rsid w:val="002A4CD5"/>
    <w:rsid w:val="002A50CB"/>
    <w:rsid w:val="002A6659"/>
    <w:rsid w:val="002A737C"/>
    <w:rsid w:val="002B07A0"/>
    <w:rsid w:val="002B0A6A"/>
    <w:rsid w:val="002B2B12"/>
    <w:rsid w:val="002B3468"/>
    <w:rsid w:val="002B3A5B"/>
    <w:rsid w:val="002B4A42"/>
    <w:rsid w:val="002B52B4"/>
    <w:rsid w:val="002B5302"/>
    <w:rsid w:val="002B5F04"/>
    <w:rsid w:val="002B68A6"/>
    <w:rsid w:val="002B6BB6"/>
    <w:rsid w:val="002C04FD"/>
    <w:rsid w:val="002C341C"/>
    <w:rsid w:val="002C3BD0"/>
    <w:rsid w:val="002C3DC4"/>
    <w:rsid w:val="002C44D8"/>
    <w:rsid w:val="002C590D"/>
    <w:rsid w:val="002C5DA4"/>
    <w:rsid w:val="002C5F2E"/>
    <w:rsid w:val="002C6163"/>
    <w:rsid w:val="002D022C"/>
    <w:rsid w:val="002D4958"/>
    <w:rsid w:val="002D74D1"/>
    <w:rsid w:val="002D7D48"/>
    <w:rsid w:val="002E04DE"/>
    <w:rsid w:val="002E16B8"/>
    <w:rsid w:val="002E23E6"/>
    <w:rsid w:val="002E4BF9"/>
    <w:rsid w:val="002E5E96"/>
    <w:rsid w:val="002E61BF"/>
    <w:rsid w:val="002F1288"/>
    <w:rsid w:val="002F173C"/>
    <w:rsid w:val="002F4555"/>
    <w:rsid w:val="002F4688"/>
    <w:rsid w:val="00301408"/>
    <w:rsid w:val="00302C6D"/>
    <w:rsid w:val="003035E9"/>
    <w:rsid w:val="003044CF"/>
    <w:rsid w:val="0030542C"/>
    <w:rsid w:val="00307425"/>
    <w:rsid w:val="003079A1"/>
    <w:rsid w:val="003079AB"/>
    <w:rsid w:val="003105B2"/>
    <w:rsid w:val="00312819"/>
    <w:rsid w:val="00314544"/>
    <w:rsid w:val="00316657"/>
    <w:rsid w:val="00320D39"/>
    <w:rsid w:val="003221D9"/>
    <w:rsid w:val="0032272E"/>
    <w:rsid w:val="00322A3C"/>
    <w:rsid w:val="003230D5"/>
    <w:rsid w:val="003231A3"/>
    <w:rsid w:val="003231E9"/>
    <w:rsid w:val="00323962"/>
    <w:rsid w:val="00326D20"/>
    <w:rsid w:val="00332E8B"/>
    <w:rsid w:val="0033347C"/>
    <w:rsid w:val="003337C5"/>
    <w:rsid w:val="00334F5D"/>
    <w:rsid w:val="00335A09"/>
    <w:rsid w:val="003361D5"/>
    <w:rsid w:val="00340DDF"/>
    <w:rsid w:val="003454B0"/>
    <w:rsid w:val="00346AE4"/>
    <w:rsid w:val="00350408"/>
    <w:rsid w:val="00350FC4"/>
    <w:rsid w:val="00351BCE"/>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2897"/>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551D"/>
    <w:rsid w:val="003B55F6"/>
    <w:rsid w:val="003B657C"/>
    <w:rsid w:val="003B65EB"/>
    <w:rsid w:val="003C00D2"/>
    <w:rsid w:val="003C4DBA"/>
    <w:rsid w:val="003C513A"/>
    <w:rsid w:val="003C5B59"/>
    <w:rsid w:val="003C7491"/>
    <w:rsid w:val="003C78B0"/>
    <w:rsid w:val="003D0178"/>
    <w:rsid w:val="003D5A4A"/>
    <w:rsid w:val="003D6DD4"/>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1C97"/>
    <w:rsid w:val="00412BEF"/>
    <w:rsid w:val="00413D4E"/>
    <w:rsid w:val="004148D1"/>
    <w:rsid w:val="00414B1A"/>
    <w:rsid w:val="004175F3"/>
    <w:rsid w:val="004217D9"/>
    <w:rsid w:val="004231FB"/>
    <w:rsid w:val="00425789"/>
    <w:rsid w:val="00426A76"/>
    <w:rsid w:val="00427966"/>
    <w:rsid w:val="00427A3C"/>
    <w:rsid w:val="00430144"/>
    <w:rsid w:val="00430547"/>
    <w:rsid w:val="00430B12"/>
    <w:rsid w:val="00431907"/>
    <w:rsid w:val="004331E1"/>
    <w:rsid w:val="004345A1"/>
    <w:rsid w:val="00434928"/>
    <w:rsid w:val="00436301"/>
    <w:rsid w:val="00436A7A"/>
    <w:rsid w:val="00436B92"/>
    <w:rsid w:val="0043713C"/>
    <w:rsid w:val="00437680"/>
    <w:rsid w:val="00437BB3"/>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342"/>
    <w:rsid w:val="004A460C"/>
    <w:rsid w:val="004A4ACD"/>
    <w:rsid w:val="004A6455"/>
    <w:rsid w:val="004A6C1E"/>
    <w:rsid w:val="004B0AEA"/>
    <w:rsid w:val="004B140A"/>
    <w:rsid w:val="004B2B45"/>
    <w:rsid w:val="004B3A67"/>
    <w:rsid w:val="004B3AE6"/>
    <w:rsid w:val="004B4C63"/>
    <w:rsid w:val="004B4F48"/>
    <w:rsid w:val="004B56A6"/>
    <w:rsid w:val="004B70B5"/>
    <w:rsid w:val="004B71C9"/>
    <w:rsid w:val="004B73EA"/>
    <w:rsid w:val="004C0C4D"/>
    <w:rsid w:val="004C1AE0"/>
    <w:rsid w:val="004C4F98"/>
    <w:rsid w:val="004C6CFC"/>
    <w:rsid w:val="004D0CF4"/>
    <w:rsid w:val="004D1408"/>
    <w:rsid w:val="004D28F8"/>
    <w:rsid w:val="004D3F27"/>
    <w:rsid w:val="004D5A5E"/>
    <w:rsid w:val="004D5CD7"/>
    <w:rsid w:val="004E0D26"/>
    <w:rsid w:val="004E1D27"/>
    <w:rsid w:val="004E3B8F"/>
    <w:rsid w:val="004E56D2"/>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A55"/>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F7F"/>
    <w:rsid w:val="00572270"/>
    <w:rsid w:val="00575B6D"/>
    <w:rsid w:val="00576C77"/>
    <w:rsid w:val="00584467"/>
    <w:rsid w:val="00584C94"/>
    <w:rsid w:val="00585720"/>
    <w:rsid w:val="00590084"/>
    <w:rsid w:val="00596483"/>
    <w:rsid w:val="0059675B"/>
    <w:rsid w:val="005973D0"/>
    <w:rsid w:val="005A0C89"/>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6022"/>
    <w:rsid w:val="005F6410"/>
    <w:rsid w:val="0060190A"/>
    <w:rsid w:val="00601AEB"/>
    <w:rsid w:val="00601FFB"/>
    <w:rsid w:val="00604194"/>
    <w:rsid w:val="00605AB4"/>
    <w:rsid w:val="00605B81"/>
    <w:rsid w:val="00606692"/>
    <w:rsid w:val="00606AF9"/>
    <w:rsid w:val="00606FBD"/>
    <w:rsid w:val="00610D0A"/>
    <w:rsid w:val="00610E4A"/>
    <w:rsid w:val="006116C1"/>
    <w:rsid w:val="006140BA"/>
    <w:rsid w:val="00614695"/>
    <w:rsid w:val="006170D0"/>
    <w:rsid w:val="0062116E"/>
    <w:rsid w:val="006229B2"/>
    <w:rsid w:val="00630392"/>
    <w:rsid w:val="00630594"/>
    <w:rsid w:val="00630AB7"/>
    <w:rsid w:val="00630F57"/>
    <w:rsid w:val="00631595"/>
    <w:rsid w:val="006334C2"/>
    <w:rsid w:val="00637FBA"/>
    <w:rsid w:val="00640AD0"/>
    <w:rsid w:val="00641DF2"/>
    <w:rsid w:val="0064326A"/>
    <w:rsid w:val="00644CE7"/>
    <w:rsid w:val="0064517A"/>
    <w:rsid w:val="00645A65"/>
    <w:rsid w:val="00645DC2"/>
    <w:rsid w:val="00646450"/>
    <w:rsid w:val="006502EB"/>
    <w:rsid w:val="0065070A"/>
    <w:rsid w:val="00657277"/>
    <w:rsid w:val="006602AD"/>
    <w:rsid w:val="006616EB"/>
    <w:rsid w:val="00661EFF"/>
    <w:rsid w:val="00662020"/>
    <w:rsid w:val="00662F08"/>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158A"/>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370C"/>
    <w:rsid w:val="006F4663"/>
    <w:rsid w:val="006F56AF"/>
    <w:rsid w:val="006F5839"/>
    <w:rsid w:val="006F58DB"/>
    <w:rsid w:val="006F61C1"/>
    <w:rsid w:val="006F6431"/>
    <w:rsid w:val="006F79C8"/>
    <w:rsid w:val="00700ECE"/>
    <w:rsid w:val="00702D92"/>
    <w:rsid w:val="0070390B"/>
    <w:rsid w:val="00704974"/>
    <w:rsid w:val="00704C1C"/>
    <w:rsid w:val="00705244"/>
    <w:rsid w:val="0070786F"/>
    <w:rsid w:val="00710D32"/>
    <w:rsid w:val="0071222B"/>
    <w:rsid w:val="007128C9"/>
    <w:rsid w:val="00713A1D"/>
    <w:rsid w:val="00714546"/>
    <w:rsid w:val="00714E13"/>
    <w:rsid w:val="007160AC"/>
    <w:rsid w:val="007175C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1BF"/>
    <w:rsid w:val="0075334E"/>
    <w:rsid w:val="00753D2C"/>
    <w:rsid w:val="00754DDC"/>
    <w:rsid w:val="007554C4"/>
    <w:rsid w:val="0076190C"/>
    <w:rsid w:val="00761D5C"/>
    <w:rsid w:val="00762A97"/>
    <w:rsid w:val="00765DFC"/>
    <w:rsid w:val="007678E2"/>
    <w:rsid w:val="007700C1"/>
    <w:rsid w:val="007705D9"/>
    <w:rsid w:val="00770B31"/>
    <w:rsid w:val="00774760"/>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5C8A"/>
    <w:rsid w:val="007B6976"/>
    <w:rsid w:val="007C0498"/>
    <w:rsid w:val="007C1572"/>
    <w:rsid w:val="007C36DF"/>
    <w:rsid w:val="007C626D"/>
    <w:rsid w:val="007C6958"/>
    <w:rsid w:val="007C6FEB"/>
    <w:rsid w:val="007D182A"/>
    <w:rsid w:val="007D293D"/>
    <w:rsid w:val="007D3871"/>
    <w:rsid w:val="007D4E0A"/>
    <w:rsid w:val="007D5197"/>
    <w:rsid w:val="007D78C5"/>
    <w:rsid w:val="007E4D78"/>
    <w:rsid w:val="007E4FE4"/>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EC9"/>
    <w:rsid w:val="00827C55"/>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537C"/>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3A3A"/>
    <w:rsid w:val="008C4901"/>
    <w:rsid w:val="008C577B"/>
    <w:rsid w:val="008D0B96"/>
    <w:rsid w:val="008D11D8"/>
    <w:rsid w:val="008D32EA"/>
    <w:rsid w:val="008D4080"/>
    <w:rsid w:val="008D43CB"/>
    <w:rsid w:val="008D585E"/>
    <w:rsid w:val="008D5F2F"/>
    <w:rsid w:val="008D62DA"/>
    <w:rsid w:val="008E2307"/>
    <w:rsid w:val="008E3FC1"/>
    <w:rsid w:val="008E559D"/>
    <w:rsid w:val="008F050A"/>
    <w:rsid w:val="008F1B24"/>
    <w:rsid w:val="008F1CC8"/>
    <w:rsid w:val="008F208A"/>
    <w:rsid w:val="008F682D"/>
    <w:rsid w:val="008F68F1"/>
    <w:rsid w:val="00900EAF"/>
    <w:rsid w:val="00905E81"/>
    <w:rsid w:val="00905EE0"/>
    <w:rsid w:val="00907C33"/>
    <w:rsid w:val="00910458"/>
    <w:rsid w:val="00910CD1"/>
    <w:rsid w:val="00910DB8"/>
    <w:rsid w:val="009121BF"/>
    <w:rsid w:val="00914CD8"/>
    <w:rsid w:val="00915BD7"/>
    <w:rsid w:val="0091657D"/>
    <w:rsid w:val="009173D1"/>
    <w:rsid w:val="009232B0"/>
    <w:rsid w:val="0092385C"/>
    <w:rsid w:val="00923C20"/>
    <w:rsid w:val="0092609B"/>
    <w:rsid w:val="0092612E"/>
    <w:rsid w:val="009270A8"/>
    <w:rsid w:val="00930AD5"/>
    <w:rsid w:val="00934E1E"/>
    <w:rsid w:val="009409E1"/>
    <w:rsid w:val="0094184A"/>
    <w:rsid w:val="00942402"/>
    <w:rsid w:val="00943F6B"/>
    <w:rsid w:val="00944DA2"/>
    <w:rsid w:val="00945924"/>
    <w:rsid w:val="00945FB5"/>
    <w:rsid w:val="00950A3D"/>
    <w:rsid w:val="00950A87"/>
    <w:rsid w:val="0095270F"/>
    <w:rsid w:val="0095305E"/>
    <w:rsid w:val="00960CA1"/>
    <w:rsid w:val="0096163C"/>
    <w:rsid w:val="0096452F"/>
    <w:rsid w:val="009679A7"/>
    <w:rsid w:val="009731CF"/>
    <w:rsid w:val="00973648"/>
    <w:rsid w:val="00973CC9"/>
    <w:rsid w:val="00973E27"/>
    <w:rsid w:val="00974D86"/>
    <w:rsid w:val="00974E24"/>
    <w:rsid w:val="00980B66"/>
    <w:rsid w:val="00982497"/>
    <w:rsid w:val="009841E4"/>
    <w:rsid w:val="0098632A"/>
    <w:rsid w:val="00987FC9"/>
    <w:rsid w:val="00992A89"/>
    <w:rsid w:val="00993EE9"/>
    <w:rsid w:val="0099798D"/>
    <w:rsid w:val="009A1244"/>
    <w:rsid w:val="009A2B8D"/>
    <w:rsid w:val="009A2C2E"/>
    <w:rsid w:val="009A2D8F"/>
    <w:rsid w:val="009A3687"/>
    <w:rsid w:val="009A37BC"/>
    <w:rsid w:val="009A670F"/>
    <w:rsid w:val="009B3C4E"/>
    <w:rsid w:val="009B3F88"/>
    <w:rsid w:val="009B4963"/>
    <w:rsid w:val="009B65B1"/>
    <w:rsid w:val="009B71F7"/>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D7F01"/>
    <w:rsid w:val="009E42E1"/>
    <w:rsid w:val="009E58C6"/>
    <w:rsid w:val="009E6C6E"/>
    <w:rsid w:val="009F17C7"/>
    <w:rsid w:val="009F1EA8"/>
    <w:rsid w:val="009F23F1"/>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37A2"/>
    <w:rsid w:val="00A25249"/>
    <w:rsid w:val="00A2695B"/>
    <w:rsid w:val="00A27977"/>
    <w:rsid w:val="00A303AB"/>
    <w:rsid w:val="00A30B44"/>
    <w:rsid w:val="00A32570"/>
    <w:rsid w:val="00A32E1E"/>
    <w:rsid w:val="00A34918"/>
    <w:rsid w:val="00A37E51"/>
    <w:rsid w:val="00A37F9B"/>
    <w:rsid w:val="00A40F89"/>
    <w:rsid w:val="00A4293F"/>
    <w:rsid w:val="00A42993"/>
    <w:rsid w:val="00A4617B"/>
    <w:rsid w:val="00A502BA"/>
    <w:rsid w:val="00A52FDE"/>
    <w:rsid w:val="00A562FB"/>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3674"/>
    <w:rsid w:val="00A83D38"/>
    <w:rsid w:val="00A841EE"/>
    <w:rsid w:val="00A85573"/>
    <w:rsid w:val="00A858C4"/>
    <w:rsid w:val="00A86641"/>
    <w:rsid w:val="00A86DD5"/>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4056"/>
    <w:rsid w:val="00AB63FB"/>
    <w:rsid w:val="00AC077B"/>
    <w:rsid w:val="00AC673A"/>
    <w:rsid w:val="00AC7987"/>
    <w:rsid w:val="00AD13A3"/>
    <w:rsid w:val="00AD3510"/>
    <w:rsid w:val="00AD3B23"/>
    <w:rsid w:val="00AD4A16"/>
    <w:rsid w:val="00AD62E4"/>
    <w:rsid w:val="00AD7706"/>
    <w:rsid w:val="00AE0009"/>
    <w:rsid w:val="00AE0098"/>
    <w:rsid w:val="00AE1B8E"/>
    <w:rsid w:val="00AE3409"/>
    <w:rsid w:val="00AE4D79"/>
    <w:rsid w:val="00AE6D8F"/>
    <w:rsid w:val="00AF0F10"/>
    <w:rsid w:val="00AF1842"/>
    <w:rsid w:val="00AF4450"/>
    <w:rsid w:val="00AF4DC0"/>
    <w:rsid w:val="00AF7E97"/>
    <w:rsid w:val="00B01412"/>
    <w:rsid w:val="00B01E43"/>
    <w:rsid w:val="00B06154"/>
    <w:rsid w:val="00B06596"/>
    <w:rsid w:val="00B0660B"/>
    <w:rsid w:val="00B1066D"/>
    <w:rsid w:val="00B10987"/>
    <w:rsid w:val="00B13999"/>
    <w:rsid w:val="00B207BE"/>
    <w:rsid w:val="00B20FE2"/>
    <w:rsid w:val="00B213CD"/>
    <w:rsid w:val="00B2219D"/>
    <w:rsid w:val="00B221C6"/>
    <w:rsid w:val="00B225D5"/>
    <w:rsid w:val="00B23072"/>
    <w:rsid w:val="00B2571F"/>
    <w:rsid w:val="00B30793"/>
    <w:rsid w:val="00B32336"/>
    <w:rsid w:val="00B34BF9"/>
    <w:rsid w:val="00B34F2E"/>
    <w:rsid w:val="00B36A39"/>
    <w:rsid w:val="00B401DA"/>
    <w:rsid w:val="00B419AB"/>
    <w:rsid w:val="00B42FCF"/>
    <w:rsid w:val="00B4380E"/>
    <w:rsid w:val="00B4546E"/>
    <w:rsid w:val="00B51177"/>
    <w:rsid w:val="00B53FB5"/>
    <w:rsid w:val="00B60EA3"/>
    <w:rsid w:val="00B63116"/>
    <w:rsid w:val="00B635A7"/>
    <w:rsid w:val="00B6419A"/>
    <w:rsid w:val="00B65A64"/>
    <w:rsid w:val="00B6655C"/>
    <w:rsid w:val="00B6668D"/>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0CBC"/>
    <w:rsid w:val="00BA1907"/>
    <w:rsid w:val="00BA343D"/>
    <w:rsid w:val="00BA3830"/>
    <w:rsid w:val="00BA4576"/>
    <w:rsid w:val="00BA5463"/>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6D13"/>
    <w:rsid w:val="00BD7A35"/>
    <w:rsid w:val="00BE0402"/>
    <w:rsid w:val="00BE4A55"/>
    <w:rsid w:val="00BE5FCB"/>
    <w:rsid w:val="00BF1812"/>
    <w:rsid w:val="00BF46F4"/>
    <w:rsid w:val="00BF636E"/>
    <w:rsid w:val="00BF6972"/>
    <w:rsid w:val="00C01DC7"/>
    <w:rsid w:val="00C02C4C"/>
    <w:rsid w:val="00C03D96"/>
    <w:rsid w:val="00C04D1F"/>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0C73"/>
    <w:rsid w:val="00C31734"/>
    <w:rsid w:val="00C31C22"/>
    <w:rsid w:val="00C32D29"/>
    <w:rsid w:val="00C34817"/>
    <w:rsid w:val="00C34DBC"/>
    <w:rsid w:val="00C364E0"/>
    <w:rsid w:val="00C36BDA"/>
    <w:rsid w:val="00C36EA6"/>
    <w:rsid w:val="00C3717E"/>
    <w:rsid w:val="00C3765C"/>
    <w:rsid w:val="00C43341"/>
    <w:rsid w:val="00C4388B"/>
    <w:rsid w:val="00C4473A"/>
    <w:rsid w:val="00C44A3D"/>
    <w:rsid w:val="00C46D31"/>
    <w:rsid w:val="00C5219B"/>
    <w:rsid w:val="00C603F6"/>
    <w:rsid w:val="00C61143"/>
    <w:rsid w:val="00C611B1"/>
    <w:rsid w:val="00C61519"/>
    <w:rsid w:val="00C64F28"/>
    <w:rsid w:val="00C651C9"/>
    <w:rsid w:val="00C654D1"/>
    <w:rsid w:val="00C65901"/>
    <w:rsid w:val="00C65E70"/>
    <w:rsid w:val="00C6785E"/>
    <w:rsid w:val="00C70674"/>
    <w:rsid w:val="00C73732"/>
    <w:rsid w:val="00C749DD"/>
    <w:rsid w:val="00C7619D"/>
    <w:rsid w:val="00C8062D"/>
    <w:rsid w:val="00C84178"/>
    <w:rsid w:val="00C85842"/>
    <w:rsid w:val="00C9119D"/>
    <w:rsid w:val="00C914E7"/>
    <w:rsid w:val="00C91FAE"/>
    <w:rsid w:val="00C95F25"/>
    <w:rsid w:val="00C96869"/>
    <w:rsid w:val="00CA0BD8"/>
    <w:rsid w:val="00CA1F07"/>
    <w:rsid w:val="00CA589B"/>
    <w:rsid w:val="00CA6C1A"/>
    <w:rsid w:val="00CA6DB4"/>
    <w:rsid w:val="00CA7DCF"/>
    <w:rsid w:val="00CB3890"/>
    <w:rsid w:val="00CB3E93"/>
    <w:rsid w:val="00CB50DE"/>
    <w:rsid w:val="00CC2026"/>
    <w:rsid w:val="00CC4871"/>
    <w:rsid w:val="00CC55CE"/>
    <w:rsid w:val="00CD239D"/>
    <w:rsid w:val="00CD35C2"/>
    <w:rsid w:val="00CD5323"/>
    <w:rsid w:val="00CE0083"/>
    <w:rsid w:val="00CE2208"/>
    <w:rsid w:val="00CE35AB"/>
    <w:rsid w:val="00CE6A52"/>
    <w:rsid w:val="00CE7C60"/>
    <w:rsid w:val="00CF29A6"/>
    <w:rsid w:val="00CF482D"/>
    <w:rsid w:val="00CF6432"/>
    <w:rsid w:val="00CF6DEE"/>
    <w:rsid w:val="00CF709C"/>
    <w:rsid w:val="00CF7F14"/>
    <w:rsid w:val="00D00349"/>
    <w:rsid w:val="00D03F70"/>
    <w:rsid w:val="00D042B6"/>
    <w:rsid w:val="00D06FE6"/>
    <w:rsid w:val="00D07314"/>
    <w:rsid w:val="00D14833"/>
    <w:rsid w:val="00D15ECB"/>
    <w:rsid w:val="00D168C8"/>
    <w:rsid w:val="00D17642"/>
    <w:rsid w:val="00D200FA"/>
    <w:rsid w:val="00D2171B"/>
    <w:rsid w:val="00D221A2"/>
    <w:rsid w:val="00D2266E"/>
    <w:rsid w:val="00D23577"/>
    <w:rsid w:val="00D300CA"/>
    <w:rsid w:val="00D30947"/>
    <w:rsid w:val="00D31EC1"/>
    <w:rsid w:val="00D323CF"/>
    <w:rsid w:val="00D32BA7"/>
    <w:rsid w:val="00D33CF3"/>
    <w:rsid w:val="00D33E86"/>
    <w:rsid w:val="00D3582F"/>
    <w:rsid w:val="00D41FC9"/>
    <w:rsid w:val="00D4271D"/>
    <w:rsid w:val="00D45A6B"/>
    <w:rsid w:val="00D45B02"/>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4813"/>
    <w:rsid w:val="00DB6C28"/>
    <w:rsid w:val="00DB6E4A"/>
    <w:rsid w:val="00DB6EB3"/>
    <w:rsid w:val="00DB747F"/>
    <w:rsid w:val="00DC0715"/>
    <w:rsid w:val="00DC1601"/>
    <w:rsid w:val="00DC358D"/>
    <w:rsid w:val="00DC3681"/>
    <w:rsid w:val="00DD1DBB"/>
    <w:rsid w:val="00DD2FD6"/>
    <w:rsid w:val="00DD41D7"/>
    <w:rsid w:val="00DD64ED"/>
    <w:rsid w:val="00DD6B5D"/>
    <w:rsid w:val="00DE2063"/>
    <w:rsid w:val="00DE2ED5"/>
    <w:rsid w:val="00DE5DC0"/>
    <w:rsid w:val="00DE5EBB"/>
    <w:rsid w:val="00DF45C5"/>
    <w:rsid w:val="00DF4A9E"/>
    <w:rsid w:val="00DF636C"/>
    <w:rsid w:val="00DF6977"/>
    <w:rsid w:val="00E005B3"/>
    <w:rsid w:val="00E0356F"/>
    <w:rsid w:val="00E07561"/>
    <w:rsid w:val="00E07758"/>
    <w:rsid w:val="00E11B80"/>
    <w:rsid w:val="00E11D77"/>
    <w:rsid w:val="00E11D87"/>
    <w:rsid w:val="00E11E29"/>
    <w:rsid w:val="00E13A04"/>
    <w:rsid w:val="00E14035"/>
    <w:rsid w:val="00E1528B"/>
    <w:rsid w:val="00E16000"/>
    <w:rsid w:val="00E166A0"/>
    <w:rsid w:val="00E16B96"/>
    <w:rsid w:val="00E203C1"/>
    <w:rsid w:val="00E234F0"/>
    <w:rsid w:val="00E24B76"/>
    <w:rsid w:val="00E25D0D"/>
    <w:rsid w:val="00E26792"/>
    <w:rsid w:val="00E26B47"/>
    <w:rsid w:val="00E32732"/>
    <w:rsid w:val="00E32B1A"/>
    <w:rsid w:val="00E32F6E"/>
    <w:rsid w:val="00E33C80"/>
    <w:rsid w:val="00E351B5"/>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60771"/>
    <w:rsid w:val="00E61987"/>
    <w:rsid w:val="00E64F32"/>
    <w:rsid w:val="00E6502A"/>
    <w:rsid w:val="00E67C3B"/>
    <w:rsid w:val="00E70EA6"/>
    <w:rsid w:val="00E72797"/>
    <w:rsid w:val="00E728DC"/>
    <w:rsid w:val="00E72DE3"/>
    <w:rsid w:val="00E73160"/>
    <w:rsid w:val="00E731C7"/>
    <w:rsid w:val="00E74554"/>
    <w:rsid w:val="00E748CA"/>
    <w:rsid w:val="00E755F0"/>
    <w:rsid w:val="00E76643"/>
    <w:rsid w:val="00E77B17"/>
    <w:rsid w:val="00E8007F"/>
    <w:rsid w:val="00E8036F"/>
    <w:rsid w:val="00E81901"/>
    <w:rsid w:val="00E823AA"/>
    <w:rsid w:val="00E82821"/>
    <w:rsid w:val="00E83111"/>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2244"/>
    <w:rsid w:val="00EB2D5A"/>
    <w:rsid w:val="00EB6BC9"/>
    <w:rsid w:val="00EB6CD6"/>
    <w:rsid w:val="00EB7AE8"/>
    <w:rsid w:val="00EC0932"/>
    <w:rsid w:val="00EC1141"/>
    <w:rsid w:val="00EC203E"/>
    <w:rsid w:val="00EC245F"/>
    <w:rsid w:val="00EC34A8"/>
    <w:rsid w:val="00EC4CC3"/>
    <w:rsid w:val="00ED13AD"/>
    <w:rsid w:val="00ED2A5A"/>
    <w:rsid w:val="00ED59DD"/>
    <w:rsid w:val="00ED6085"/>
    <w:rsid w:val="00EE0CA3"/>
    <w:rsid w:val="00EE167C"/>
    <w:rsid w:val="00EE5298"/>
    <w:rsid w:val="00EE67DD"/>
    <w:rsid w:val="00EE714E"/>
    <w:rsid w:val="00EF05D4"/>
    <w:rsid w:val="00EF18D6"/>
    <w:rsid w:val="00EF3717"/>
    <w:rsid w:val="00EF55DE"/>
    <w:rsid w:val="00EF616A"/>
    <w:rsid w:val="00EF6B08"/>
    <w:rsid w:val="00EF7DE6"/>
    <w:rsid w:val="00F0235F"/>
    <w:rsid w:val="00F045E7"/>
    <w:rsid w:val="00F0498E"/>
    <w:rsid w:val="00F05AAE"/>
    <w:rsid w:val="00F05FFD"/>
    <w:rsid w:val="00F11983"/>
    <w:rsid w:val="00F121E9"/>
    <w:rsid w:val="00F12240"/>
    <w:rsid w:val="00F14B94"/>
    <w:rsid w:val="00F17072"/>
    <w:rsid w:val="00F21ABC"/>
    <w:rsid w:val="00F23203"/>
    <w:rsid w:val="00F30D60"/>
    <w:rsid w:val="00F32D4C"/>
    <w:rsid w:val="00F33B3D"/>
    <w:rsid w:val="00F33D12"/>
    <w:rsid w:val="00F34438"/>
    <w:rsid w:val="00F35718"/>
    <w:rsid w:val="00F37C63"/>
    <w:rsid w:val="00F40934"/>
    <w:rsid w:val="00F420AB"/>
    <w:rsid w:val="00F431E1"/>
    <w:rsid w:val="00F436C3"/>
    <w:rsid w:val="00F45257"/>
    <w:rsid w:val="00F46F41"/>
    <w:rsid w:val="00F51377"/>
    <w:rsid w:val="00F540D7"/>
    <w:rsid w:val="00F55A8B"/>
    <w:rsid w:val="00F57C6E"/>
    <w:rsid w:val="00F57E29"/>
    <w:rsid w:val="00F61F1F"/>
    <w:rsid w:val="00F63948"/>
    <w:rsid w:val="00F65966"/>
    <w:rsid w:val="00F66773"/>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1835"/>
    <w:rsid w:val="00FA3DE5"/>
    <w:rsid w:val="00FB1656"/>
    <w:rsid w:val="00FB250F"/>
    <w:rsid w:val="00FB2910"/>
    <w:rsid w:val="00FB76C3"/>
    <w:rsid w:val="00FB7F2A"/>
    <w:rsid w:val="00FB7F54"/>
    <w:rsid w:val="00FC0A12"/>
    <w:rsid w:val="00FC151A"/>
    <w:rsid w:val="00FC18E1"/>
    <w:rsid w:val="00FC21CD"/>
    <w:rsid w:val="00FC497E"/>
    <w:rsid w:val="00FC5D70"/>
    <w:rsid w:val="00FD0C1C"/>
    <w:rsid w:val="00FD2061"/>
    <w:rsid w:val="00FD2721"/>
    <w:rsid w:val="00FD51C9"/>
    <w:rsid w:val="00FD7DFF"/>
    <w:rsid w:val="00FE2E61"/>
    <w:rsid w:val="00FE3453"/>
    <w:rsid w:val="00FE4CAA"/>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uiPriority w:val="99"/>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NichtaufgelsteErwhnung10">
    <w:name w:val="Nicht aufgelöste Erwähnung10"/>
    <w:basedOn w:val="Absatz-Standardschriftart"/>
    <w:uiPriority w:val="99"/>
    <w:semiHidden/>
    <w:unhideWhenUsed/>
    <w:rsid w:val="007D5197"/>
    <w:rPr>
      <w:color w:val="605E5C"/>
      <w:shd w:val="clear" w:color="auto" w:fill="E1DFDD"/>
    </w:rPr>
  </w:style>
  <w:style w:type="character" w:customStyle="1" w:styleId="UnresolvedMention">
    <w:name w:val="Unresolved Mention"/>
    <w:basedOn w:val="Absatz-Standardschriftart"/>
    <w:uiPriority w:val="99"/>
    <w:semiHidden/>
    <w:unhideWhenUsed/>
    <w:rsid w:val="0096452F"/>
    <w:rPr>
      <w:color w:val="605E5C"/>
      <w:shd w:val="clear" w:color="auto" w:fill="E1DFDD"/>
    </w:rPr>
  </w:style>
  <w:style w:type="paragraph" w:styleId="Kommentarthema">
    <w:name w:val="annotation subject"/>
    <w:basedOn w:val="Kommentartext"/>
    <w:next w:val="Kommentartext"/>
    <w:link w:val="KommentarthemaZchn"/>
    <w:uiPriority w:val="99"/>
    <w:semiHidden/>
    <w:unhideWhenUsed/>
    <w:rsid w:val="00EF6B08"/>
    <w:rPr>
      <w:b/>
      <w:bCs/>
    </w:rPr>
  </w:style>
  <w:style w:type="character" w:customStyle="1" w:styleId="KommentarthemaZchn">
    <w:name w:val="Kommentarthema Zchn"/>
    <w:basedOn w:val="KommentartextZchn"/>
    <w:link w:val="Kommentarthema"/>
    <w:uiPriority w:val="99"/>
    <w:semiHidden/>
    <w:rsid w:val="00EF6B08"/>
    <w:rPr>
      <w:b/>
      <w:bCs/>
      <w:sz w:val="20"/>
      <w:szCs w:val="20"/>
    </w:rPr>
  </w:style>
  <w:style w:type="paragraph" w:styleId="Sprechblasentext">
    <w:name w:val="Balloon Text"/>
    <w:basedOn w:val="Standard"/>
    <w:link w:val="SprechblasentextZchn"/>
    <w:uiPriority w:val="99"/>
    <w:semiHidden/>
    <w:unhideWhenUsed/>
    <w:rsid w:val="00EF6B0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F6B08"/>
    <w:rPr>
      <w:rFonts w:ascii="Segoe UI" w:hAnsi="Segoe UI" w:cs="Segoe UI"/>
      <w:sz w:val="18"/>
      <w:szCs w:val="18"/>
    </w:rPr>
  </w:style>
  <w:style w:type="paragraph" w:styleId="berarbeitung">
    <w:name w:val="Revision"/>
    <w:hidden/>
    <w:uiPriority w:val="99"/>
    <w:semiHidden/>
    <w:rsid w:val="00EF6B08"/>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view.officeapps.live.com/op/view.aspx?src=https%3A%2F%2Fwww.neuroschool-tuebingen.de%2Ffileadmin%2Fuser_upload%2Fdocuments%2Fforms%2FCover_page_of_the_master_thesis.doc&amp;wdOrigin=BROWSELINK"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16/0028-3932(94)00103-v" TargetMode="External"/><Relationship Id="rId117" Type="http://schemas.openxmlformats.org/officeDocument/2006/relationships/hyperlink" Target="https://doi.org/10.1038/jcbfm.2014.186" TargetMode="External"/><Relationship Id="rId21" Type="http://schemas.openxmlformats.org/officeDocument/2006/relationships/hyperlink" Target="https://doi.org/10.1161/strokeaha.108.540781" TargetMode="External"/><Relationship Id="rId42" Type="http://schemas.openxmlformats.org/officeDocument/2006/relationships/hyperlink" Target="https://doi.org/10.1145/1961189.1961199" TargetMode="External"/><Relationship Id="rId47" Type="http://schemas.openxmlformats.org/officeDocument/2006/relationships/hyperlink" Target="https://europepmc.org/article/med/8126267" TargetMode="External"/><Relationship Id="rId63" Type="http://schemas.openxmlformats.org/officeDocument/2006/relationships/hyperlink" Target="https://doi.org/10.1093/cercor/bhw157" TargetMode="External"/><Relationship Id="rId68" Type="http://schemas.openxmlformats.org/officeDocument/2006/relationships/hyperlink" Target="https://doi.org/10.1038/jcbfm.2013.102" TargetMode="External"/><Relationship Id="rId84" Type="http://schemas.openxmlformats.org/officeDocument/2006/relationships/hyperlink" Target="https://doi.org/10.1016/j.yfrne.2022.101031" TargetMode="External"/><Relationship Id="rId89" Type="http://schemas.openxmlformats.org/officeDocument/2006/relationships/hyperlink" Target="https://doi.org/10.1080/01688639508405148" TargetMode="External"/><Relationship Id="rId112" Type="http://schemas.openxmlformats.org/officeDocument/2006/relationships/hyperlink" Target="https://doi.org/10.1002/hbm.23198" TargetMode="External"/><Relationship Id="rId133" Type="http://schemas.openxmlformats.org/officeDocument/2006/relationships/hyperlink" Target="https://doi.org/10.1111/jne.13066" TargetMode="External"/><Relationship Id="rId138" Type="http://schemas.openxmlformats.org/officeDocument/2006/relationships/hyperlink" Target="https://doi.org/10.1016/j.neubiorev.2013.12.004" TargetMode="External"/><Relationship Id="rId154" Type="http://schemas.openxmlformats.org/officeDocument/2006/relationships/hyperlink" Target="https://doi.org/10.1093/ageing/22.1.46" TargetMode="External"/><Relationship Id="rId159" Type="http://schemas.openxmlformats.org/officeDocument/2006/relationships/hyperlink" Target="https://doi.org/10.1093/cercor/bhs351" TargetMode="External"/><Relationship Id="rId175" Type="http://schemas.openxmlformats.org/officeDocument/2006/relationships/header" Target="header2.xml"/><Relationship Id="rId170" Type="http://schemas.openxmlformats.org/officeDocument/2006/relationships/hyperlink" Target="https://doi.org/10.1093/cercor/bhq111" TargetMode="External"/><Relationship Id="rId16" Type="http://schemas.openxmlformats.org/officeDocument/2006/relationships/image" Target="media/image5.png"/><Relationship Id="rId107" Type="http://schemas.openxmlformats.org/officeDocument/2006/relationships/hyperlink" Target="https://doi.org/10.1016/j.jsxm.2018.03.006" TargetMode="External"/><Relationship Id="rId11" Type="http://schemas.openxmlformats.org/officeDocument/2006/relationships/hyperlink" Target="https://github.com/neurolabusc/NiiStat" TargetMode="External"/><Relationship Id="rId32" Type="http://schemas.openxmlformats.org/officeDocument/2006/relationships/hyperlink" Target="https://doi.org/10.1161/01.str.30.6.1196" TargetMode="External"/><Relationship Id="rId37" Type="http://schemas.openxmlformats.org/officeDocument/2006/relationships/hyperlink" Target="https://doi.org/10.1093/brain/awu101" TargetMode="External"/><Relationship Id="rId53" Type="http://schemas.openxmlformats.org/officeDocument/2006/relationships/hyperlink" Target="https://doi.org/10.1016/j.biopsych.2007.03.001" TargetMode="External"/><Relationship Id="rId58" Type="http://schemas.openxmlformats.org/officeDocument/2006/relationships/hyperlink" Target="https://doi.org/10.1016/j.cortex.2008.03.006" TargetMode="External"/><Relationship Id="rId74" Type="http://schemas.openxmlformats.org/officeDocument/2006/relationships/hyperlink" Target="https://doi.org/10.1016/j.neuroimage.2020.116589" TargetMode="External"/><Relationship Id="rId79" Type="http://schemas.openxmlformats.org/officeDocument/2006/relationships/hyperlink" Target="https://doi.org/10.1111/cdev.12079" TargetMode="External"/><Relationship Id="rId102" Type="http://schemas.openxmlformats.org/officeDocument/2006/relationships/hyperlink" Target="https://doi.org/10.1016/0028-3932(94)00115-6" TargetMode="External"/><Relationship Id="rId123" Type="http://schemas.openxmlformats.org/officeDocument/2006/relationships/hyperlink" Target="https://doi.org/10.1016/j.tics.2013.10.011" TargetMode="External"/><Relationship Id="rId128" Type="http://schemas.openxmlformats.org/officeDocument/2006/relationships/hyperlink" Target="https://doi.org/10.3389/fpsyg.2012.00005" TargetMode="External"/><Relationship Id="rId144" Type="http://schemas.openxmlformats.org/officeDocument/2006/relationships/hyperlink" Target="https://doi.org/10.1037/h0076948" TargetMode="External"/><Relationship Id="rId149" Type="http://schemas.openxmlformats.org/officeDocument/2006/relationships/hyperlink" Target="https://doi.org/10.1016/j.nicl.2015.11.012" TargetMode="External"/><Relationship Id="rId5" Type="http://schemas.openxmlformats.org/officeDocument/2006/relationships/webSettings" Target="webSettings.xml"/><Relationship Id="rId90" Type="http://schemas.openxmlformats.org/officeDocument/2006/relationships/hyperlink" Target="https://doi.org/10.1076/jcen.23.2.137.1206" TargetMode="External"/><Relationship Id="rId95" Type="http://schemas.openxmlformats.org/officeDocument/2006/relationships/hyperlink" Target="https://doi.org/10.1073/pnas.1316909110" TargetMode="External"/><Relationship Id="rId160" Type="http://schemas.openxmlformats.org/officeDocument/2006/relationships/hyperlink" Target="https://doi.org/10.1016/j.pnpbp.2010.12.024" TargetMode="External"/><Relationship Id="rId165" Type="http://schemas.openxmlformats.org/officeDocument/2006/relationships/hyperlink" Target="https://doi.org/10.3758/s13423-016-1085-7" TargetMode="External"/><Relationship Id="rId22" Type="http://schemas.openxmlformats.org/officeDocument/2006/relationships/hyperlink" Target="https://doi.org/10.1016/j.jstrokecerebrovasdis.2006.11.002" TargetMode="External"/><Relationship Id="rId27" Type="http://schemas.openxmlformats.org/officeDocument/2006/relationships/hyperlink" Target="https://doi.org/10.1136/jnnp.2006.094417" TargetMode="External"/><Relationship Id="rId43" Type="http://schemas.openxmlformats.org/officeDocument/2006/relationships/hyperlink" Target="https://doi.org/10.1080/02643294.2010.519699" TargetMode="External"/><Relationship Id="rId48" Type="http://schemas.openxmlformats.org/officeDocument/2006/relationships/hyperlink" Target="https://doi.org/10.1007/s11920-015-0619-4" TargetMode="External"/><Relationship Id="rId64" Type="http://schemas.openxmlformats.org/officeDocument/2006/relationships/hyperlink" Target="https://doi.org/10.1016/s0140-6736(13)61953-4" TargetMode="External"/><Relationship Id="rId69" Type="http://schemas.openxmlformats.org/officeDocument/2006/relationships/hyperlink" Target="https://doi.org/10.1161/strokeaha.116.015913" TargetMode="External"/><Relationship Id="rId113" Type="http://schemas.openxmlformats.org/officeDocument/2006/relationships/hyperlink" Target="https://doi.org/10.1002/ana.20538" TargetMode="External"/><Relationship Id="rId118" Type="http://schemas.openxmlformats.org/officeDocument/2006/relationships/hyperlink" Target="https://www.ncbi.nlm.nih.gov/books/NBK537333/" TargetMode="External"/><Relationship Id="rId134" Type="http://schemas.openxmlformats.org/officeDocument/2006/relationships/hyperlink" Target="https://doi.org/10.1101/2022.04.08.22273547" TargetMode="External"/><Relationship Id="rId139" Type="http://schemas.openxmlformats.org/officeDocument/2006/relationships/hyperlink" Target="https://doi.org/10.1016/s0306-4530(02)00064-1" TargetMode="External"/><Relationship Id="rId80" Type="http://schemas.openxmlformats.org/officeDocument/2006/relationships/hyperlink" Target="https://doi.org/10.1016/j.neuropsychologia.2005.01.017" TargetMode="External"/><Relationship Id="rId85" Type="http://schemas.openxmlformats.org/officeDocument/2006/relationships/hyperlink" Target="https://doi.org/10.1523/jneurosci.4468-04.2005" TargetMode="External"/><Relationship Id="rId150" Type="http://schemas.openxmlformats.org/officeDocument/2006/relationships/hyperlink" Target="https://doi.org/10.1002/hbm.23490" TargetMode="External"/><Relationship Id="rId155" Type="http://schemas.openxmlformats.org/officeDocument/2006/relationships/hyperlink" Target="https://doi.org/10.1161/01.str.0000141977.18520.3b" TargetMode="External"/><Relationship Id="rId171" Type="http://schemas.openxmlformats.org/officeDocument/2006/relationships/hyperlink" Target="https://doi.org/10.1007/978-3-319-56782-2_32-2" TargetMode="External"/><Relationship Id="rId176"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hyperlink" Target="https://github.com/neurolabusc/surf-ice" TargetMode="External"/><Relationship Id="rId33" Type="http://schemas.openxmlformats.org/officeDocument/2006/relationships/hyperlink" Target="https://doi.org/10.1371/journal.pone.0048079" TargetMode="External"/><Relationship Id="rId38" Type="http://schemas.openxmlformats.org/officeDocument/2006/relationships/hyperlink" Target="https://doi.org/10.1093/brain/awh622" TargetMode="External"/><Relationship Id="rId59" Type="http://schemas.openxmlformats.org/officeDocument/2006/relationships/hyperlink" Target="https://doi.org/10.1016/j.yfrne.2020.100878" TargetMode="External"/><Relationship Id="rId103" Type="http://schemas.openxmlformats.org/officeDocument/2006/relationships/hyperlink" Target="https://doi.org/10.1038/35082075" TargetMode="External"/><Relationship Id="rId108" Type="http://schemas.openxmlformats.org/officeDocument/2006/relationships/hyperlink" Target="https://doi.org/10.1111/1467-8721.ep10769964" TargetMode="External"/><Relationship Id="rId124" Type="http://schemas.openxmlformats.org/officeDocument/2006/relationships/hyperlink" Target="https://doi.org/10.1016/j.jsxm.2021.03.079" TargetMode="External"/><Relationship Id="rId129" Type="http://schemas.openxmlformats.org/officeDocument/2006/relationships/hyperlink" Target="https://doi.org/10.3389/fnins.2014.00425" TargetMode="External"/><Relationship Id="rId54" Type="http://schemas.openxmlformats.org/officeDocument/2006/relationships/hyperlink" Target="https://doi.org/10.1523/jneurosci.14-08-04748.1994" TargetMode="External"/><Relationship Id="rId70" Type="http://schemas.openxmlformats.org/officeDocument/2006/relationships/hyperlink" Target="https://doi.org/10.1523/jneurosci.2308-09.2009" TargetMode="External"/><Relationship Id="rId75" Type="http://schemas.openxmlformats.org/officeDocument/2006/relationships/hyperlink" Target="https://doi.org/10.1016/j.nicl.2021.102639" TargetMode="External"/><Relationship Id="rId91" Type="http://schemas.openxmlformats.org/officeDocument/2006/relationships/hyperlink" Target="https://doi.org/10.1038/nn.4458" TargetMode="External"/><Relationship Id="rId96" Type="http://schemas.openxmlformats.org/officeDocument/2006/relationships/hyperlink" Target="https://doi.org/10.1034/j.1600-0404.2000.101003195.x" TargetMode="External"/><Relationship Id="rId140" Type="http://schemas.openxmlformats.org/officeDocument/2006/relationships/hyperlink" Target="https://doi.org/10.1093/brain/awaa156" TargetMode="External"/><Relationship Id="rId145" Type="http://schemas.openxmlformats.org/officeDocument/2006/relationships/hyperlink" Target="https://doi.org/10.1159/000317088" TargetMode="External"/><Relationship Id="rId161" Type="http://schemas.openxmlformats.org/officeDocument/2006/relationships/hyperlink" Target="https://doi.org/10.1007/s00221-010-2496-8" TargetMode="External"/><Relationship Id="rId166" Type="http://schemas.openxmlformats.org/officeDocument/2006/relationships/hyperlink" Target="https://doi.org/10.1097/phm.0b013e31818a58bd"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93/cercor/bhl181" TargetMode="External"/><Relationship Id="rId28" Type="http://schemas.openxmlformats.org/officeDocument/2006/relationships/hyperlink" Target="https://doi.org/10.1016/s0010-9452(78)80016-1" TargetMode="External"/><Relationship Id="rId49" Type="http://schemas.openxmlformats.org/officeDocument/2006/relationships/hyperlink" Target="https://doi.org/10.1017/s1355617717000376" TargetMode="External"/><Relationship Id="rId114" Type="http://schemas.openxmlformats.org/officeDocument/2006/relationships/hyperlink" Target="https://doi.org/10.1136/practneurol-2015-001115" TargetMode="External"/><Relationship Id="rId119" Type="http://schemas.openxmlformats.org/officeDocument/2006/relationships/hyperlink" Target="https://doi.org/10.18632/aging.100997" TargetMode="External"/><Relationship Id="rId10" Type="http://schemas.openxmlformats.org/officeDocument/2006/relationships/header" Target="header1.xml"/><Relationship Id="rId31" Type="http://schemas.openxmlformats.org/officeDocument/2006/relationships/hyperlink" Target="https://doi.org/10.1002/hbm.25329" TargetMode="External"/><Relationship Id="rId44" Type="http://schemas.openxmlformats.org/officeDocument/2006/relationships/hyperlink" Target="https://doi.org/10.1016/j.neubiorev.2017.07.005" TargetMode="External"/><Relationship Id="rId52" Type="http://schemas.openxmlformats.org/officeDocument/2006/relationships/hyperlink" Target="https://doi.org/10.1038/nn1574" TargetMode="External"/><Relationship Id="rId60" Type="http://schemas.openxmlformats.org/officeDocument/2006/relationships/hyperlink" Target="https://doi.org/10.1016/s1474-4422(05)70140-x" TargetMode="External"/><Relationship Id="rId65" Type="http://schemas.openxmlformats.org/officeDocument/2006/relationships/hyperlink" Target="https://doi.org/10.2169/internalmedicine.48.1757" TargetMode="External"/><Relationship Id="rId73" Type="http://schemas.openxmlformats.org/officeDocument/2006/relationships/hyperlink" Target="https://doi.org/10.1016/j.celrep.2019.07.100" TargetMode="External"/><Relationship Id="rId78" Type="http://schemas.openxmlformats.org/officeDocument/2006/relationships/hyperlink" Target="https://doi.org/10.3390/brainsci9120374" TargetMode="External"/><Relationship Id="rId81" Type="http://schemas.openxmlformats.org/officeDocument/2006/relationships/hyperlink" Target="https://doi.org/10.1002/jnr.23857" TargetMode="External"/><Relationship Id="rId86" Type="http://schemas.openxmlformats.org/officeDocument/2006/relationships/hyperlink" Target="https://doi.org/10.1080/1357650x.2018.1497044" TargetMode="External"/><Relationship Id="rId94" Type="http://schemas.openxmlformats.org/officeDocument/2006/relationships/hyperlink" Target="https://doi.org/10.1016/j.conb.2016.02.007" TargetMode="External"/><Relationship Id="rId99" Type="http://schemas.openxmlformats.org/officeDocument/2006/relationships/hyperlink" Target="https://doi.org/10.1523/jneurosci.0573-08.2008" TargetMode="External"/><Relationship Id="rId101" Type="http://schemas.openxmlformats.org/officeDocument/2006/relationships/hyperlink" Target="https://doi.org/10.1371/journal.pone.0038272" TargetMode="External"/><Relationship Id="rId122" Type="http://schemas.openxmlformats.org/officeDocument/2006/relationships/hyperlink" Target="https://doi.org/10.1002/ana.410100402" TargetMode="External"/><Relationship Id="rId130" Type="http://schemas.openxmlformats.org/officeDocument/2006/relationships/hyperlink" Target="https://pubmed.ncbi.nlm.nih.gov/15622013/" TargetMode="External"/><Relationship Id="rId135" Type="http://schemas.openxmlformats.org/officeDocument/2006/relationships/hyperlink" Target="https://doi.org/10.1073/pnas.1707050114" TargetMode="External"/><Relationship Id="rId143" Type="http://schemas.openxmlformats.org/officeDocument/2006/relationships/hyperlink" Target="https://doi.org/10.1162/089976600300015565" TargetMode="External"/><Relationship Id="rId148" Type="http://schemas.openxmlformats.org/officeDocument/2006/relationships/hyperlink" Target="https://doi.org/10.1093/brain/awh207" TargetMode="External"/><Relationship Id="rId151" Type="http://schemas.openxmlformats.org/officeDocument/2006/relationships/hyperlink" Target="https://doi.org/10.1093/braincomms/fcaa163" TargetMode="External"/><Relationship Id="rId156" Type="http://schemas.openxmlformats.org/officeDocument/2006/relationships/hyperlink" Target="https://doi.org/10.1016/s0197-4580(03)00044-7" TargetMode="External"/><Relationship Id="rId164" Type="http://schemas.openxmlformats.org/officeDocument/2006/relationships/hyperlink" Target="https://doi.org/10.1080/713754209" TargetMode="External"/><Relationship Id="rId169" Type="http://schemas.openxmlformats.org/officeDocument/2006/relationships/hyperlink" Target="https://doi.org/10.1161/strokeaha.115.009643" TargetMode="External"/><Relationship Id="rId177"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72" Type="http://schemas.openxmlformats.org/officeDocument/2006/relationships/hyperlink" Target="https://doi.org/10.1002/hbm.22590" TargetMode="External"/><Relationship Id="rId13" Type="http://schemas.openxmlformats.org/officeDocument/2006/relationships/image" Target="media/image2.png"/><Relationship Id="rId18" Type="http://schemas.openxmlformats.org/officeDocument/2006/relationships/hyperlink" Target="https://doi.org/10.1016/s1053-8119(03)00034-x" TargetMode="External"/><Relationship Id="rId39" Type="http://schemas.openxmlformats.org/officeDocument/2006/relationships/hyperlink" Target="https://doi.org/10.1016/j.cortex.2008.05.004" TargetMode="External"/><Relationship Id="rId109" Type="http://schemas.openxmlformats.org/officeDocument/2006/relationships/hyperlink" Target="https://doi.org/10.1016/j.bandc.2008.02.122" TargetMode="External"/><Relationship Id="rId34" Type="http://schemas.openxmlformats.org/officeDocument/2006/relationships/hyperlink" Target="https://doi.org/10.1016/s0166-4328(96)02241-3" TargetMode="External"/><Relationship Id="rId50" Type="http://schemas.openxmlformats.org/officeDocument/2006/relationships/hyperlink" Target="https://doi.org/10.1055/s-0034-1396005" TargetMode="External"/><Relationship Id="rId55" Type="http://schemas.openxmlformats.org/officeDocument/2006/relationships/hyperlink" Target="https://doi.org/10.1016/j.nicl.2015.06.013" TargetMode="External"/><Relationship Id="rId76" Type="http://schemas.openxmlformats.org/officeDocument/2006/relationships/hyperlink" Target="https://doi.org/10.1073/pnas.88.7.2845" TargetMode="External"/><Relationship Id="rId97" Type="http://schemas.openxmlformats.org/officeDocument/2006/relationships/hyperlink" Target="https://doi.org/10.1159/000107941" TargetMode="External"/><Relationship Id="rId104" Type="http://schemas.openxmlformats.org/officeDocument/2006/relationships/hyperlink" Target="https://doi.org/10.1093/cercor/bhn250" TargetMode="External"/><Relationship Id="rId120" Type="http://schemas.openxmlformats.org/officeDocument/2006/relationships/hyperlink" Target="https://doi.org/10.1016/0378-5122(92)90003-m" TargetMode="External"/><Relationship Id="rId125" Type="http://schemas.openxmlformats.org/officeDocument/2006/relationships/hyperlink" Target="https://doi.org/10.1002/hbm.1058" TargetMode="External"/><Relationship Id="rId141" Type="http://schemas.openxmlformats.org/officeDocument/2006/relationships/hyperlink" Target="https://doi.org/10.1212/wnl.0000000000013050" TargetMode="External"/><Relationship Id="rId146" Type="http://schemas.openxmlformats.org/officeDocument/2006/relationships/hyperlink" Target="https://doi.org/10.1016/j.neubiorev.2015.09.008" TargetMode="External"/><Relationship Id="rId167" Type="http://schemas.openxmlformats.org/officeDocument/2006/relationships/hyperlink" Target="https://doi.org/10.1016/j.cortex.2020.09.012" TargetMode="External"/><Relationship Id="rId7" Type="http://schemas.openxmlformats.org/officeDocument/2006/relationships/endnotes" Target="endnotes.xml"/><Relationship Id="rId71" Type="http://schemas.openxmlformats.org/officeDocument/2006/relationships/hyperlink" Target="https://doi.org/10.1073/pnas.1302581110" TargetMode="External"/><Relationship Id="rId92" Type="http://schemas.openxmlformats.org/officeDocument/2006/relationships/hyperlink" Target="https://doi.org/10.1016/j.neuroimage.2012.07.043" TargetMode="External"/><Relationship Id="rId162" Type="http://schemas.openxmlformats.org/officeDocument/2006/relationships/hyperlink" Target="https://doi.org/10.1016/j.cortex.2015.12.008" TargetMode="External"/><Relationship Id="rId2" Type="http://schemas.openxmlformats.org/officeDocument/2006/relationships/numbering" Target="numbering.xml"/><Relationship Id="rId29" Type="http://schemas.openxmlformats.org/officeDocument/2006/relationships/hyperlink" Target="https://doi.org/10.1007/s11682-011-9144-1" TargetMode="External"/><Relationship Id="rId24" Type="http://schemas.openxmlformats.org/officeDocument/2006/relationships/hyperlink" Target="https://doi.org/10.1093/brain/awq011" TargetMode="External"/><Relationship Id="rId40" Type="http://schemas.openxmlformats.org/officeDocument/2006/relationships/hyperlink" Target="https://doi.org/10.1007/s00429-016-1197-x" TargetMode="External"/><Relationship Id="rId45" Type="http://schemas.openxmlformats.org/officeDocument/2006/relationships/hyperlink" Target="https://doi.org/10.1016/j.acra.2011.09.008" TargetMode="External"/><Relationship Id="rId66" Type="http://schemas.openxmlformats.org/officeDocument/2006/relationships/hyperlink" Target="https://doi.org/10.1093/brain/120.9.1647" TargetMode="External"/><Relationship Id="rId87" Type="http://schemas.openxmlformats.org/officeDocument/2006/relationships/hyperlink" Target="https://doi.org/10.1016/j.cortex.2012.08.002" TargetMode="External"/><Relationship Id="rId110" Type="http://schemas.openxmlformats.org/officeDocument/2006/relationships/hyperlink" Target="https://doi.org/10.1007/s12975-012-0230-5" TargetMode="External"/><Relationship Id="rId115" Type="http://schemas.openxmlformats.org/officeDocument/2006/relationships/hyperlink" Target="https://doi.org/10.1073/pnas.0908073106" TargetMode="External"/><Relationship Id="rId131" Type="http://schemas.openxmlformats.org/officeDocument/2006/relationships/hyperlink" Target="https://doi.org/10.1016/s1474-4422(08)70193-5" TargetMode="External"/><Relationship Id="rId136" Type="http://schemas.openxmlformats.org/officeDocument/2006/relationships/hyperlink" Target="https://doi.org/10.1155/2000/421719" TargetMode="External"/><Relationship Id="rId157" Type="http://schemas.openxmlformats.org/officeDocument/2006/relationships/hyperlink" Target="https://doi.org/10.1016/j.yfrne.2009.04.007" TargetMode="External"/><Relationship Id="rId178" Type="http://schemas.microsoft.com/office/2011/relationships/people" Target="people.xml"/><Relationship Id="rId61" Type="http://schemas.openxmlformats.org/officeDocument/2006/relationships/hyperlink" Target="https://doi.org/10.1016/j.neubiorev.2021.02.026" TargetMode="External"/><Relationship Id="rId82" Type="http://schemas.openxmlformats.org/officeDocument/2006/relationships/hyperlink" Target="https://doi.org/10.1016/s0028-3932(01)00179-8" TargetMode="External"/><Relationship Id="rId152" Type="http://schemas.openxmlformats.org/officeDocument/2006/relationships/hyperlink" Target="https://doi.org/10.1007/s00429-022-02559-x" TargetMode="External"/><Relationship Id="rId173" Type="http://schemas.openxmlformats.org/officeDocument/2006/relationships/image" Target="media/image6.png"/><Relationship Id="rId19" Type="http://schemas.openxmlformats.org/officeDocument/2006/relationships/hyperlink" Target="https://doi.org/10.1002/cne.903120108" TargetMode="External"/><Relationship Id="rId14" Type="http://schemas.openxmlformats.org/officeDocument/2006/relationships/image" Target="media/image3.png"/><Relationship Id="rId30" Type="http://schemas.openxmlformats.org/officeDocument/2006/relationships/hyperlink" Target="https://doi.org/10.1038/s41467-021-23492-3" TargetMode="External"/><Relationship Id="rId35" Type="http://schemas.openxmlformats.org/officeDocument/2006/relationships/hyperlink" Target="https://doi.org/10.1177/0271678x18793324" TargetMode="External"/><Relationship Id="rId56" Type="http://schemas.openxmlformats.org/officeDocument/2006/relationships/hyperlink" Target="https://doi.org/10.1161/jaha.115.001967" TargetMode="External"/><Relationship Id="rId77" Type="http://schemas.openxmlformats.org/officeDocument/2006/relationships/hyperlink" Target="https://doi.org/10.1523/jneurosci.19-10-04065.1999" TargetMode="External"/><Relationship Id="rId100" Type="http://schemas.openxmlformats.org/officeDocument/2006/relationships/hyperlink" Target="https://doi.org/10.1007/s12152-011-9134-4" TargetMode="External"/><Relationship Id="rId105" Type="http://schemas.openxmlformats.org/officeDocument/2006/relationships/hyperlink" Target="https://doi.org/10.1007/7657_2019_18" TargetMode="External"/><Relationship Id="rId126" Type="http://schemas.openxmlformats.org/officeDocument/2006/relationships/hyperlink" Target="https://doi.org/10.1016/s0920-9964(00)00067-0" TargetMode="External"/><Relationship Id="rId147" Type="http://schemas.openxmlformats.org/officeDocument/2006/relationships/hyperlink" Target="https://doi.org/10.1002/jnr.23855" TargetMode="External"/><Relationship Id="rId168" Type="http://schemas.openxmlformats.org/officeDocument/2006/relationships/hyperlink" Target="https://doi.org/10.1016/s0306-4530(98)00019-5" TargetMode="External"/><Relationship Id="rId8" Type="http://schemas.openxmlformats.org/officeDocument/2006/relationships/comments" Target="comments.xml"/><Relationship Id="rId51" Type="http://schemas.openxmlformats.org/officeDocument/2006/relationships/hyperlink" Target="https://doi.org/10.1146/annurev-neuro-061010-113731" TargetMode="External"/><Relationship Id="rId72" Type="http://schemas.openxmlformats.org/officeDocument/2006/relationships/hyperlink" Target="https://doi.org/10.1002/jnr.23953" TargetMode="External"/><Relationship Id="rId93" Type="http://schemas.openxmlformats.org/officeDocument/2006/relationships/hyperlink" Target="https://doi.org/10.1146/annurev-psych-010213-115057" TargetMode="External"/><Relationship Id="rId98" Type="http://schemas.openxmlformats.org/officeDocument/2006/relationships/hyperlink" Target="https://doi.org/10.1073/pnas.1509654112" TargetMode="External"/><Relationship Id="rId121" Type="http://schemas.openxmlformats.org/officeDocument/2006/relationships/hyperlink" Target="https://doi.org/10.1111/ene.14299" TargetMode="External"/><Relationship Id="rId142" Type="http://schemas.openxmlformats.org/officeDocument/2006/relationships/hyperlink" Target="https://doi.org/10.1162/089976601750264965" TargetMode="External"/><Relationship Id="rId163" Type="http://schemas.openxmlformats.org/officeDocument/2006/relationships/hyperlink" Target="https://doi.org/10.1038/s41598-021-84496-z" TargetMode="External"/><Relationship Id="rId3" Type="http://schemas.openxmlformats.org/officeDocument/2006/relationships/styles" Target="styles.xml"/><Relationship Id="rId25" Type="http://schemas.openxmlformats.org/officeDocument/2006/relationships/hyperlink" Target="https://doi.org/10.1016/s0010-9452(97)80002-0" TargetMode="External"/><Relationship Id="rId46" Type="http://schemas.openxmlformats.org/officeDocument/2006/relationships/hyperlink" Target="https://doi.org/10.1001/archneur.55.2.169" TargetMode="External"/><Relationship Id="rId67" Type="http://schemas.openxmlformats.org/officeDocument/2006/relationships/hyperlink" Target="https://doi.org/10.1161/strokeaha.107.493262" TargetMode="External"/><Relationship Id="rId116" Type="http://schemas.openxmlformats.org/officeDocument/2006/relationships/hyperlink" Target="https://doi.org/10.1111/j.1468-1331.2012.03746.x" TargetMode="External"/><Relationship Id="rId137" Type="http://schemas.openxmlformats.org/officeDocument/2006/relationships/hyperlink" Target="https://doi.org/10.1016/j.neuroimage.2012.03.020" TargetMode="External"/><Relationship Id="rId158" Type="http://schemas.openxmlformats.org/officeDocument/2006/relationships/hyperlink" Target="https://doi.org/10.1016/j.neuroimage.2015.08.050" TargetMode="External"/><Relationship Id="rId20" Type="http://schemas.openxmlformats.org/officeDocument/2006/relationships/hyperlink" Target="https://doi.org/10.1523/jneurosci.11-04-00933.1991" TargetMode="External"/><Relationship Id="rId41" Type="http://schemas.openxmlformats.org/officeDocument/2006/relationships/hyperlink" Target="https://doi.org/10.1037/a0014412" TargetMode="External"/><Relationship Id="rId62" Type="http://schemas.openxmlformats.org/officeDocument/2006/relationships/hyperlink" Target="https://doi.org/10.1016/j.rehab.2020.10.010" TargetMode="External"/><Relationship Id="rId83" Type="http://schemas.openxmlformats.org/officeDocument/2006/relationships/hyperlink" Target="https://doi.org/10.1002/ana.410050210" TargetMode="External"/><Relationship Id="rId88" Type="http://schemas.openxmlformats.org/officeDocument/2006/relationships/hyperlink" Target="https://doi.org/10.1076/jcen.21.1.17.944" TargetMode="External"/><Relationship Id="rId111" Type="http://schemas.openxmlformats.org/officeDocument/2006/relationships/hyperlink" Target="https://doi.org/10.1152/japplphysiol.01095.2005" TargetMode="External"/><Relationship Id="rId132" Type="http://schemas.openxmlformats.org/officeDocument/2006/relationships/hyperlink" Target="https://doi.org/10.1159/000507083" TargetMode="External"/><Relationship Id="rId153" Type="http://schemas.openxmlformats.org/officeDocument/2006/relationships/hyperlink" Target="https://doi.org/10.1016/j.socscimed.2011.05.033" TargetMode="External"/><Relationship Id="rId174" Type="http://schemas.openxmlformats.org/officeDocument/2006/relationships/image" Target="media/image7.png"/><Relationship Id="rId179" Type="http://schemas.openxmlformats.org/officeDocument/2006/relationships/theme" Target="theme/theme1.xml"/><Relationship Id="rId15" Type="http://schemas.openxmlformats.org/officeDocument/2006/relationships/image" Target="media/image4.jpeg"/><Relationship Id="rId36" Type="http://schemas.openxmlformats.org/officeDocument/2006/relationships/hyperlink" Target="https://doi.org/10.1212/01.wnl.0000113730.73031.f4" TargetMode="External"/><Relationship Id="rId57" Type="http://schemas.openxmlformats.org/officeDocument/2006/relationships/hyperlink" Target="https://doi.org/10.1037/neu0000527" TargetMode="External"/><Relationship Id="rId106" Type="http://schemas.openxmlformats.org/officeDocument/2006/relationships/hyperlink" Target="https://doi.org/10.1055/s-0038-1649503" TargetMode="External"/><Relationship Id="rId127" Type="http://schemas.openxmlformats.org/officeDocument/2006/relationships/hyperlink" Target="https://doi.org/10.1073/pnas.1305062110"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92E74-B395-4C6F-9463-74A753577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24976</Words>
  <Characters>142366</Characters>
  <Application>Microsoft Office Word</Application>
  <DocSecurity>0</DocSecurity>
  <Lines>1186</Lines>
  <Paragraphs>334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8</cp:revision>
  <dcterms:created xsi:type="dcterms:W3CDTF">2022-10-24T14:57:00Z</dcterms:created>
  <dcterms:modified xsi:type="dcterms:W3CDTF">2022-10-25T16:24:00Z</dcterms:modified>
</cp:coreProperties>
</file>