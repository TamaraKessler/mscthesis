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91365C" w14:textId="77777777" w:rsidR="00BC5C88" w:rsidRPr="00FC151A" w:rsidRDefault="00BC5C88" w:rsidP="00BC5C88">
      <w:pPr>
        <w:jc w:val="center"/>
        <w:rPr>
          <w:sz w:val="32"/>
          <w:szCs w:val="32"/>
        </w:rPr>
      </w:pPr>
      <w:r w:rsidRPr="00FC151A">
        <w:rPr>
          <w:sz w:val="32"/>
          <w:szCs w:val="32"/>
        </w:rPr>
        <w:t>Thesis</w:t>
      </w:r>
    </w:p>
    <w:p w14:paraId="54DF5AB3" w14:textId="77777777" w:rsidR="00BC5C88" w:rsidRPr="00FC151A" w:rsidRDefault="00BC5C88" w:rsidP="00BC5C88">
      <w:pPr>
        <w:pStyle w:val="Header"/>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17A75D25" w14:textId="77777777" w:rsidR="00BC5C88" w:rsidRPr="00FC151A" w:rsidRDefault="00BC5C88" w:rsidP="00BC5C88">
      <w:pPr>
        <w:pStyle w:val="Header"/>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73DE34A6" w:rsidR="0020779B" w:rsidRPr="00FC151A" w:rsidRDefault="00F338B2" w:rsidP="00F338B2">
      <w:pPr>
        <w:pBdr>
          <w:top w:val="single" w:sz="6" w:space="1" w:color="auto"/>
          <w:bottom w:val="single" w:sz="6" w:space="1" w:color="auto"/>
        </w:pBdr>
        <w:rPr>
          <w:rFonts w:cs="Arial"/>
          <w:bCs/>
          <w:sz w:val="28"/>
          <w:szCs w:val="28"/>
        </w:rPr>
      </w:pPr>
      <w:r>
        <w:rPr>
          <w:rFonts w:cs="Arial"/>
          <w:bCs/>
          <w:sz w:val="28"/>
          <w:szCs w:val="28"/>
        </w:rPr>
        <w:t>Sex-S</w:t>
      </w:r>
      <w:r w:rsidR="00065556">
        <w:rPr>
          <w:rFonts w:cs="Arial"/>
          <w:bCs/>
          <w:sz w:val="28"/>
          <w:szCs w:val="28"/>
        </w:rPr>
        <w:t xml:space="preserve">pecific Lesion Patterns and Disconnectome </w:t>
      </w:r>
      <w:r>
        <w:rPr>
          <w:rFonts w:cs="Arial"/>
          <w:bCs/>
          <w:sz w:val="28"/>
          <w:szCs w:val="28"/>
        </w:rPr>
        <w:t>Induced by Stroke and Corresponding Sex Differences Associated with Acute Visuospatial Neglect</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0896A902" w14:textId="77777777" w:rsidR="00546BD9" w:rsidRPr="00FC151A" w:rsidRDefault="00546BD9" w:rsidP="00546BD9">
      <w:pPr>
        <w:jc w:val="center"/>
        <w:rPr>
          <w:sz w:val="24"/>
          <w:szCs w:val="24"/>
        </w:rPr>
      </w:pPr>
      <w:r w:rsidRPr="00FC151A">
        <w:rPr>
          <w:sz w:val="24"/>
          <w:szCs w:val="24"/>
        </w:rPr>
        <w:t xml:space="preserve">Faculty of </w:t>
      </w:r>
      <w:r>
        <w:rPr>
          <w:sz w:val="24"/>
          <w:szCs w:val="24"/>
        </w:rPr>
        <w:t>Medicine</w:t>
      </w:r>
      <w:r w:rsidRPr="00FC151A">
        <w:rPr>
          <w:sz w:val="24"/>
          <w:szCs w:val="24"/>
        </w:rPr>
        <w:br/>
        <w:t xml:space="preserve">Faculty of </w:t>
      </w:r>
      <w:r>
        <w:rPr>
          <w:sz w:val="24"/>
          <w:szCs w:val="24"/>
        </w:rPr>
        <w:t>Science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586D3C" w:rsidRDefault="002A492C" w:rsidP="002A492C">
      <w:pPr>
        <w:jc w:val="center"/>
        <w:rPr>
          <w:sz w:val="24"/>
          <w:szCs w:val="24"/>
          <w:lang w:val="de-DE"/>
        </w:rPr>
      </w:pPr>
      <w:r w:rsidRPr="00586D3C">
        <w:rPr>
          <w:sz w:val="24"/>
          <w:szCs w:val="24"/>
          <w:lang w:val="de-DE"/>
        </w:rPr>
        <w:t xml:space="preserve">Presented by </w:t>
      </w:r>
    </w:p>
    <w:p w14:paraId="5FC3D5B0" w14:textId="22973F10" w:rsidR="002A492C" w:rsidRPr="00DB1544" w:rsidRDefault="002A492C" w:rsidP="002A492C">
      <w:pPr>
        <w:jc w:val="center"/>
        <w:rPr>
          <w:sz w:val="24"/>
          <w:szCs w:val="24"/>
          <w:lang w:val="de-DE"/>
        </w:rPr>
      </w:pPr>
      <w:r w:rsidRPr="00DB1544">
        <w:rPr>
          <w:sz w:val="24"/>
          <w:szCs w:val="24"/>
          <w:lang w:val="de-DE"/>
        </w:rPr>
        <w:t>Tamara Keßler</w:t>
      </w:r>
      <w:r w:rsidR="00DF6977" w:rsidRPr="00DB1544">
        <w:rPr>
          <w:sz w:val="24"/>
          <w:szCs w:val="24"/>
          <w:lang w:val="de-DE"/>
        </w:rPr>
        <w:t>,</w:t>
      </w:r>
    </w:p>
    <w:p w14:paraId="1F5B1E9C" w14:textId="7FC5F1DA" w:rsidR="00DF6977" w:rsidRPr="00DB1544" w:rsidRDefault="00DF6977" w:rsidP="002A492C">
      <w:pPr>
        <w:jc w:val="center"/>
        <w:rPr>
          <w:sz w:val="24"/>
          <w:szCs w:val="24"/>
          <w:lang w:val="de-DE"/>
        </w:rPr>
      </w:pPr>
      <w:r w:rsidRPr="00DB1544">
        <w:rPr>
          <w:sz w:val="24"/>
          <w:szCs w:val="24"/>
          <w:lang w:val="de-DE"/>
        </w:rPr>
        <w:t>born in Wiesbaden, Germany</w:t>
      </w:r>
    </w:p>
    <w:p w14:paraId="0F540A6F" w14:textId="2620EAEA" w:rsidR="00F37C63" w:rsidRPr="00DB1544" w:rsidRDefault="00F37C63" w:rsidP="002A492C">
      <w:pPr>
        <w:jc w:val="center"/>
        <w:rPr>
          <w:lang w:val="de-DE"/>
        </w:rPr>
      </w:pPr>
    </w:p>
    <w:p w14:paraId="57E0DB63" w14:textId="684D50A2" w:rsidR="00F37C63" w:rsidRPr="00DB1544" w:rsidRDefault="00F37C63" w:rsidP="002A492C">
      <w:pPr>
        <w:jc w:val="center"/>
        <w:rPr>
          <w:lang w:val="de-DE"/>
        </w:rPr>
      </w:pPr>
    </w:p>
    <w:p w14:paraId="357CF5F5" w14:textId="15F49092" w:rsidR="00F37C63" w:rsidRPr="00DB1544" w:rsidRDefault="00F37C63" w:rsidP="00211340">
      <w:pPr>
        <w:rPr>
          <w:lang w:val="de-DE"/>
        </w:rPr>
      </w:pPr>
    </w:p>
    <w:p w14:paraId="625AFF56" w14:textId="58027F53" w:rsidR="00F37C63" w:rsidRPr="00DB1544" w:rsidRDefault="00F37C63" w:rsidP="002A492C">
      <w:pPr>
        <w:jc w:val="center"/>
        <w:rPr>
          <w:lang w:val="de-DE"/>
        </w:rPr>
      </w:pPr>
    </w:p>
    <w:p w14:paraId="72DB815E" w14:textId="6C580E36" w:rsidR="00F37C63" w:rsidRPr="00FC151A" w:rsidRDefault="00F37C63" w:rsidP="002A492C">
      <w:pPr>
        <w:jc w:val="center"/>
        <w:rPr>
          <w:sz w:val="24"/>
          <w:szCs w:val="24"/>
        </w:rPr>
      </w:pPr>
      <w:r w:rsidRPr="00FC151A">
        <w:rPr>
          <w:sz w:val="24"/>
          <w:szCs w:val="24"/>
        </w:rPr>
        <w:t xml:space="preserve">Tübingen, </w:t>
      </w:r>
      <w:r w:rsidR="00E3693F">
        <w:rPr>
          <w:sz w:val="24"/>
          <w:szCs w:val="24"/>
          <w:highlight w:val="yellow"/>
        </w:rPr>
        <w:t>2</w:t>
      </w:r>
      <w:r w:rsidR="00DB1544">
        <w:rPr>
          <w:sz w:val="24"/>
          <w:szCs w:val="24"/>
          <w:highlight w:val="yellow"/>
        </w:rPr>
        <w:t>6</w:t>
      </w:r>
      <w:r w:rsidR="00E3693F" w:rsidRPr="00E3693F">
        <w:rPr>
          <w:sz w:val="24"/>
          <w:szCs w:val="24"/>
          <w:highlight w:val="yellow"/>
          <w:vertAlign w:val="superscript"/>
        </w:rPr>
        <w:t>th</w:t>
      </w:r>
      <w:r w:rsidR="00E3693F">
        <w:rPr>
          <w:sz w:val="24"/>
          <w:szCs w:val="24"/>
          <w:highlight w:val="yellow"/>
        </w:rPr>
        <w:t xml:space="preserve"> of October, 2022</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Prof. Dr. Dr.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University Clinics Tübingen &amp; Hertie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r w:rsidR="00F94A8F">
        <w:t>Dr. Birgit Derntl</w:t>
      </w:r>
    </w:p>
    <w:p w14:paraId="6DB57B47" w14:textId="2146905A" w:rsidR="00211340" w:rsidRPr="00B635A7" w:rsidRDefault="00510C1F" w:rsidP="00C7619D">
      <w:pPr>
        <w:ind w:left="2160"/>
        <w:rPr>
          <w:lang w:val="en-US"/>
        </w:rPr>
      </w:pPr>
      <w:r w:rsidRPr="009173D1">
        <w:t>Division</w:t>
      </w:r>
      <w:r w:rsidR="00C7619D" w:rsidRPr="009173D1">
        <w:t xml:space="preserve"> of Innovative Neuroimaging </w:t>
      </w:r>
      <w:r w:rsidR="00A40F89" w:rsidRPr="009173D1">
        <w:tab/>
      </w:r>
      <w:r w:rsidR="00C7619D" w:rsidRPr="009173D1">
        <w:br/>
      </w:r>
      <w:r w:rsidRPr="009173D1">
        <w:t>Department of Psychiatry and Psychotherapy</w:t>
      </w:r>
      <w:r w:rsidR="00DB1544">
        <w:t>, University Clinics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599CA360" w14:textId="1CD85794" w:rsidR="00834B09" w:rsidRDefault="00834B09"/>
    <w:sdt>
      <w:sdtPr>
        <w:rPr>
          <w:rFonts w:ascii="Ebrima" w:eastAsiaTheme="minorEastAsia" w:hAnsi="Ebrima" w:cstheme="minorBidi"/>
          <w:b w:val="0"/>
          <w:bCs w:val="0"/>
          <w:caps w:val="0"/>
          <w:spacing w:val="0"/>
          <w:sz w:val="22"/>
          <w:szCs w:val="22"/>
          <w:lang w:val="de-DE"/>
        </w:rPr>
        <w:id w:val="1012886364"/>
        <w:docPartObj>
          <w:docPartGallery w:val="Table of Contents"/>
          <w:docPartUnique/>
        </w:docPartObj>
      </w:sdtPr>
      <w:sdtEndPr>
        <w:rPr>
          <w:lang w:val="en-GB"/>
        </w:rPr>
      </w:sdtEndPr>
      <w:sdtContent>
        <w:p w14:paraId="68E04D4B" w14:textId="0A38B04C" w:rsidR="00BA6867" w:rsidRPr="00B62F9C" w:rsidRDefault="00B240D1">
          <w:pPr>
            <w:pStyle w:val="TOCHeading"/>
            <w:rPr>
              <w:sz w:val="26"/>
            </w:rPr>
          </w:pPr>
          <w:r w:rsidRPr="00B62F9C">
            <w:rPr>
              <w:sz w:val="26"/>
            </w:rPr>
            <w:t>Table of Contents</w:t>
          </w:r>
        </w:p>
        <w:p w14:paraId="376E8166" w14:textId="1929AB88" w:rsidR="000B755B" w:rsidRPr="00B62F9C" w:rsidRDefault="00BA6867">
          <w:pPr>
            <w:pStyle w:val="TOC2"/>
            <w:tabs>
              <w:tab w:val="right" w:leader="dot" w:pos="9062"/>
            </w:tabs>
            <w:rPr>
              <w:rFonts w:asciiTheme="minorHAnsi" w:hAnsiTheme="minorHAnsi"/>
              <w:noProof/>
              <w:sz w:val="20"/>
              <w:lang w:val="en-US"/>
            </w:rPr>
          </w:pPr>
          <w:r w:rsidRPr="00B62F9C">
            <w:rPr>
              <w:sz w:val="20"/>
            </w:rPr>
            <w:fldChar w:fldCharType="begin"/>
          </w:r>
          <w:r w:rsidRPr="00B62F9C">
            <w:rPr>
              <w:sz w:val="20"/>
            </w:rPr>
            <w:instrText xml:space="preserve"> TOC \o "1-3" \h \z \u </w:instrText>
          </w:r>
          <w:r w:rsidRPr="00B62F9C">
            <w:rPr>
              <w:sz w:val="20"/>
            </w:rPr>
            <w:fldChar w:fldCharType="separate"/>
          </w:r>
          <w:hyperlink w:anchor="_Toc117591226" w:history="1">
            <w:r w:rsidR="000B755B" w:rsidRPr="00B62F9C">
              <w:rPr>
                <w:rStyle w:val="Hyperlink"/>
                <w:rFonts w:eastAsiaTheme="majorEastAsia" w:cstheme="majorBidi"/>
                <w:noProof/>
                <w:sz w:val="20"/>
              </w:rPr>
              <w:t>Abstract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_Toc117591226 \h </w:instrText>
            </w:r>
            <w:r w:rsidR="000B755B" w:rsidRPr="00B62F9C">
              <w:rPr>
                <w:noProof/>
                <w:webHidden/>
                <w:sz w:val="20"/>
              </w:rPr>
            </w:r>
            <w:r w:rsidR="000B755B" w:rsidRPr="00B62F9C">
              <w:rPr>
                <w:noProof/>
                <w:webHidden/>
                <w:sz w:val="20"/>
              </w:rPr>
              <w:fldChar w:fldCharType="separate"/>
            </w:r>
            <w:r w:rsidR="00593976">
              <w:rPr>
                <w:noProof/>
                <w:webHidden/>
                <w:sz w:val="20"/>
              </w:rPr>
              <w:t>4</w:t>
            </w:r>
            <w:r w:rsidR="000B755B" w:rsidRPr="00B62F9C">
              <w:rPr>
                <w:noProof/>
                <w:webHidden/>
                <w:sz w:val="20"/>
              </w:rPr>
              <w:fldChar w:fldCharType="end"/>
            </w:r>
          </w:hyperlink>
        </w:p>
        <w:p w14:paraId="2566E6A5" w14:textId="6E4E1E98" w:rsidR="000B755B" w:rsidRPr="00B62F9C" w:rsidRDefault="009E292F">
          <w:pPr>
            <w:pStyle w:val="TOC2"/>
            <w:tabs>
              <w:tab w:val="left" w:pos="660"/>
              <w:tab w:val="right" w:leader="dot" w:pos="9062"/>
            </w:tabs>
            <w:rPr>
              <w:rFonts w:asciiTheme="minorHAnsi" w:hAnsiTheme="minorHAnsi"/>
              <w:noProof/>
              <w:sz w:val="20"/>
              <w:lang w:val="en-US"/>
            </w:rPr>
          </w:pPr>
          <w:hyperlink w:anchor="_Toc117591227" w:history="1">
            <w:r w:rsidR="000B755B" w:rsidRPr="00B62F9C">
              <w:rPr>
                <w:rStyle w:val="Hyperlink"/>
                <w:rFonts w:eastAsiaTheme="majorEastAsia" w:cstheme="majorBidi"/>
                <w:noProof/>
                <w:sz w:val="20"/>
              </w:rPr>
              <w:t>1.</w:t>
            </w:r>
            <w:r w:rsidR="000B755B" w:rsidRPr="00B62F9C">
              <w:rPr>
                <w:rFonts w:asciiTheme="minorHAnsi" w:hAnsiTheme="minorHAnsi"/>
                <w:noProof/>
                <w:sz w:val="20"/>
                <w:lang w:val="en-US"/>
              </w:rPr>
              <w:tab/>
            </w:r>
            <w:r w:rsidR="000B755B" w:rsidRPr="00B62F9C">
              <w:rPr>
                <w:rStyle w:val="Hyperlink"/>
                <w:rFonts w:eastAsiaTheme="majorEastAsia" w:cstheme="majorBidi"/>
                <w:noProof/>
                <w:sz w:val="20"/>
              </w:rPr>
              <w:t>Introduction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_Toc117591227 \h </w:instrText>
            </w:r>
            <w:r w:rsidR="000B755B" w:rsidRPr="00B62F9C">
              <w:rPr>
                <w:noProof/>
                <w:webHidden/>
                <w:sz w:val="20"/>
              </w:rPr>
            </w:r>
            <w:r w:rsidR="000B755B" w:rsidRPr="00B62F9C">
              <w:rPr>
                <w:noProof/>
                <w:webHidden/>
                <w:sz w:val="20"/>
              </w:rPr>
              <w:fldChar w:fldCharType="separate"/>
            </w:r>
            <w:r w:rsidR="00593976">
              <w:rPr>
                <w:noProof/>
                <w:webHidden/>
                <w:sz w:val="20"/>
              </w:rPr>
              <w:t>5</w:t>
            </w:r>
            <w:r w:rsidR="000B755B" w:rsidRPr="00B62F9C">
              <w:rPr>
                <w:noProof/>
                <w:webHidden/>
                <w:sz w:val="20"/>
              </w:rPr>
              <w:fldChar w:fldCharType="end"/>
            </w:r>
          </w:hyperlink>
        </w:p>
        <w:p w14:paraId="77AB1171" w14:textId="6F55C316" w:rsidR="000B755B" w:rsidRPr="00B62F9C" w:rsidRDefault="009E292F">
          <w:pPr>
            <w:pStyle w:val="TOC3"/>
            <w:tabs>
              <w:tab w:val="left" w:pos="1100"/>
              <w:tab w:val="right" w:leader="dot" w:pos="9062"/>
            </w:tabs>
            <w:rPr>
              <w:rFonts w:asciiTheme="minorHAnsi" w:hAnsiTheme="minorHAnsi"/>
              <w:noProof/>
              <w:sz w:val="20"/>
              <w:lang w:val="en-US"/>
            </w:rPr>
          </w:pPr>
          <w:hyperlink w:anchor="_Toc117591228" w:history="1">
            <w:r w:rsidR="000B755B" w:rsidRPr="00B62F9C">
              <w:rPr>
                <w:rStyle w:val="Hyperlink"/>
                <w:rFonts w:eastAsiaTheme="majorEastAsia" w:cstheme="majorBidi"/>
                <w:noProof/>
                <w:spacing w:val="4"/>
                <w:sz w:val="20"/>
              </w:rPr>
              <w:t>1.1.</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 xml:space="preserve">Sex Differences in </w:t>
            </w:r>
            <w:r w:rsidR="000B755B" w:rsidRPr="00B62F9C">
              <w:rPr>
                <w:rStyle w:val="Hyperlink"/>
                <w:rFonts w:eastAsiaTheme="majorEastAsia" w:cstheme="majorBidi"/>
                <w:noProof/>
                <w:spacing w:val="4"/>
                <w:sz w:val="20"/>
                <w:lang w:val="en-US"/>
              </w:rPr>
              <w:t>Brain 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_Toc117591228 \h </w:instrText>
            </w:r>
            <w:r w:rsidR="000B755B" w:rsidRPr="00B62F9C">
              <w:rPr>
                <w:noProof/>
                <w:webHidden/>
                <w:sz w:val="20"/>
              </w:rPr>
            </w:r>
            <w:r w:rsidR="000B755B" w:rsidRPr="00B62F9C">
              <w:rPr>
                <w:noProof/>
                <w:webHidden/>
                <w:sz w:val="20"/>
              </w:rPr>
              <w:fldChar w:fldCharType="separate"/>
            </w:r>
            <w:r w:rsidR="00593976">
              <w:rPr>
                <w:noProof/>
                <w:webHidden/>
                <w:sz w:val="20"/>
              </w:rPr>
              <w:t>5</w:t>
            </w:r>
            <w:r w:rsidR="000B755B" w:rsidRPr="00B62F9C">
              <w:rPr>
                <w:noProof/>
                <w:webHidden/>
                <w:sz w:val="20"/>
              </w:rPr>
              <w:fldChar w:fldCharType="end"/>
            </w:r>
          </w:hyperlink>
        </w:p>
        <w:p w14:paraId="78C92385" w14:textId="115EC077" w:rsidR="000B755B" w:rsidRPr="00B62F9C" w:rsidRDefault="009E292F">
          <w:pPr>
            <w:pStyle w:val="TOC3"/>
            <w:tabs>
              <w:tab w:val="left" w:pos="1100"/>
              <w:tab w:val="right" w:leader="dot" w:pos="9062"/>
            </w:tabs>
            <w:rPr>
              <w:rFonts w:asciiTheme="minorHAnsi" w:hAnsiTheme="minorHAnsi"/>
              <w:noProof/>
              <w:sz w:val="20"/>
              <w:lang w:val="en-US"/>
            </w:rPr>
          </w:pPr>
          <w:hyperlink w:anchor="_Toc117591229" w:history="1">
            <w:r w:rsidR="000B755B" w:rsidRPr="00B62F9C">
              <w:rPr>
                <w:rStyle w:val="Hyperlink"/>
                <w:rFonts w:eastAsiaTheme="majorEastAsia" w:cstheme="majorBidi"/>
                <w:noProof/>
                <w:spacing w:val="4"/>
                <w:sz w:val="20"/>
                <w:lang w:val="de-DE"/>
              </w:rPr>
              <w:t>1.2.</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 xml:space="preserve">Sex Differences in </w:t>
            </w:r>
            <w:r w:rsidR="000B755B" w:rsidRPr="00B62F9C">
              <w:rPr>
                <w:rStyle w:val="Hyperlink"/>
                <w:rFonts w:eastAsiaTheme="majorEastAsia" w:cstheme="majorBidi"/>
                <w:noProof/>
                <w:spacing w:val="4"/>
                <w:sz w:val="20"/>
                <w:lang w:val="de-DE"/>
              </w:rPr>
              <w:t>Stroke</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_Toc117591229 \h </w:instrText>
            </w:r>
            <w:r w:rsidR="000B755B" w:rsidRPr="00B62F9C">
              <w:rPr>
                <w:noProof/>
                <w:webHidden/>
                <w:sz w:val="20"/>
              </w:rPr>
            </w:r>
            <w:r w:rsidR="000B755B" w:rsidRPr="00B62F9C">
              <w:rPr>
                <w:noProof/>
                <w:webHidden/>
                <w:sz w:val="20"/>
              </w:rPr>
              <w:fldChar w:fldCharType="separate"/>
            </w:r>
            <w:r w:rsidR="00593976">
              <w:rPr>
                <w:noProof/>
                <w:webHidden/>
                <w:sz w:val="20"/>
              </w:rPr>
              <w:t>8</w:t>
            </w:r>
            <w:r w:rsidR="000B755B" w:rsidRPr="00B62F9C">
              <w:rPr>
                <w:noProof/>
                <w:webHidden/>
                <w:sz w:val="20"/>
              </w:rPr>
              <w:fldChar w:fldCharType="end"/>
            </w:r>
          </w:hyperlink>
        </w:p>
        <w:p w14:paraId="57648EBD" w14:textId="57881769" w:rsidR="000B755B" w:rsidRPr="00B62F9C" w:rsidRDefault="009E292F">
          <w:pPr>
            <w:pStyle w:val="TOC3"/>
            <w:tabs>
              <w:tab w:val="left" w:pos="1100"/>
              <w:tab w:val="right" w:leader="dot" w:pos="9062"/>
            </w:tabs>
            <w:rPr>
              <w:rFonts w:asciiTheme="minorHAnsi" w:hAnsiTheme="minorHAnsi"/>
              <w:noProof/>
              <w:sz w:val="20"/>
              <w:lang w:val="en-US"/>
            </w:rPr>
          </w:pPr>
          <w:hyperlink w:anchor="_Toc117591230" w:history="1">
            <w:r w:rsidR="000B755B" w:rsidRPr="00B62F9C">
              <w:rPr>
                <w:rStyle w:val="Hyperlink"/>
                <w:rFonts w:eastAsiaTheme="majorEastAsia" w:cstheme="majorBidi"/>
                <w:noProof/>
                <w:spacing w:val="4"/>
                <w:sz w:val="20"/>
              </w:rPr>
              <w:t>1.3.</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Visuospatial Neglect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_Toc117591230 \h </w:instrText>
            </w:r>
            <w:r w:rsidR="000B755B" w:rsidRPr="00B62F9C">
              <w:rPr>
                <w:noProof/>
                <w:webHidden/>
                <w:sz w:val="20"/>
              </w:rPr>
            </w:r>
            <w:r w:rsidR="000B755B" w:rsidRPr="00B62F9C">
              <w:rPr>
                <w:noProof/>
                <w:webHidden/>
                <w:sz w:val="20"/>
              </w:rPr>
              <w:fldChar w:fldCharType="separate"/>
            </w:r>
            <w:r w:rsidR="00593976">
              <w:rPr>
                <w:noProof/>
                <w:webHidden/>
                <w:sz w:val="20"/>
              </w:rPr>
              <w:t>10</w:t>
            </w:r>
            <w:r w:rsidR="000B755B" w:rsidRPr="00B62F9C">
              <w:rPr>
                <w:noProof/>
                <w:webHidden/>
                <w:sz w:val="20"/>
              </w:rPr>
              <w:fldChar w:fldCharType="end"/>
            </w:r>
          </w:hyperlink>
        </w:p>
        <w:p w14:paraId="47C4D861" w14:textId="12C65456" w:rsidR="000B755B" w:rsidRPr="00B62F9C" w:rsidRDefault="009E292F">
          <w:pPr>
            <w:pStyle w:val="TOC3"/>
            <w:tabs>
              <w:tab w:val="left" w:pos="1100"/>
              <w:tab w:val="right" w:leader="dot" w:pos="9062"/>
            </w:tabs>
            <w:rPr>
              <w:rFonts w:asciiTheme="minorHAnsi" w:hAnsiTheme="minorHAnsi"/>
              <w:noProof/>
              <w:sz w:val="20"/>
              <w:lang w:val="en-US"/>
            </w:rPr>
          </w:pPr>
          <w:hyperlink w:anchor="_Toc117591231" w:history="1">
            <w:r w:rsidR="000B755B" w:rsidRPr="00B62F9C">
              <w:rPr>
                <w:rStyle w:val="Hyperlink"/>
                <w:rFonts w:eastAsiaTheme="majorEastAsia" w:cstheme="majorBidi"/>
                <w:noProof/>
                <w:spacing w:val="4"/>
                <w:sz w:val="20"/>
              </w:rPr>
              <w:t>1.4.</w:t>
            </w:r>
            <w:r w:rsidR="000B755B" w:rsidRPr="00B62F9C">
              <w:rPr>
                <w:rFonts w:asciiTheme="minorHAnsi" w:hAnsiTheme="minorHAnsi"/>
                <w:noProof/>
                <w:sz w:val="20"/>
                <w:lang w:val="en-US"/>
              </w:rPr>
              <w:tab/>
            </w:r>
            <w:r w:rsidR="000B755B" w:rsidRPr="00B62F9C">
              <w:rPr>
                <w:rStyle w:val="Hyperlink"/>
                <w:rFonts w:eastAsiaTheme="majorEastAsia" w:cstheme="majorBidi"/>
                <w:noProof/>
                <w:spacing w:val="4"/>
                <w:sz w:val="20"/>
              </w:rPr>
              <w:t>Motivation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_Toc117591231 \h </w:instrText>
            </w:r>
            <w:r w:rsidR="000B755B" w:rsidRPr="00B62F9C">
              <w:rPr>
                <w:noProof/>
                <w:webHidden/>
                <w:sz w:val="20"/>
              </w:rPr>
            </w:r>
            <w:r w:rsidR="000B755B" w:rsidRPr="00B62F9C">
              <w:rPr>
                <w:noProof/>
                <w:webHidden/>
                <w:sz w:val="20"/>
              </w:rPr>
              <w:fldChar w:fldCharType="separate"/>
            </w:r>
            <w:r w:rsidR="00593976">
              <w:rPr>
                <w:noProof/>
                <w:webHidden/>
                <w:sz w:val="20"/>
              </w:rPr>
              <w:t>13</w:t>
            </w:r>
            <w:r w:rsidR="000B755B" w:rsidRPr="00B62F9C">
              <w:rPr>
                <w:noProof/>
                <w:webHidden/>
                <w:sz w:val="20"/>
              </w:rPr>
              <w:fldChar w:fldCharType="end"/>
            </w:r>
          </w:hyperlink>
        </w:p>
        <w:p w14:paraId="65ADD468" w14:textId="17A73D2C" w:rsidR="000B755B" w:rsidRPr="00B62F9C" w:rsidRDefault="009E292F">
          <w:pPr>
            <w:pStyle w:val="TOC2"/>
            <w:tabs>
              <w:tab w:val="left" w:pos="660"/>
              <w:tab w:val="right" w:leader="dot" w:pos="9062"/>
            </w:tabs>
            <w:rPr>
              <w:rFonts w:asciiTheme="minorHAnsi" w:hAnsiTheme="minorHAnsi"/>
              <w:noProof/>
              <w:sz w:val="20"/>
              <w:lang w:val="en-US"/>
            </w:rPr>
          </w:pPr>
          <w:hyperlink w:anchor="_Toc117591232" w:history="1">
            <w:r w:rsidR="000B755B" w:rsidRPr="00B62F9C">
              <w:rPr>
                <w:rStyle w:val="Hyperlink"/>
                <w:noProof/>
                <w:sz w:val="20"/>
              </w:rPr>
              <w:t>2.</w:t>
            </w:r>
            <w:r w:rsidR="000B755B" w:rsidRPr="00B62F9C">
              <w:rPr>
                <w:rFonts w:asciiTheme="minorHAnsi" w:hAnsiTheme="minorHAnsi"/>
                <w:noProof/>
                <w:sz w:val="20"/>
                <w:lang w:val="en-US"/>
              </w:rPr>
              <w:tab/>
            </w:r>
            <w:r w:rsidR="000B755B" w:rsidRPr="00B62F9C">
              <w:rPr>
                <w:rStyle w:val="Hyperlink"/>
                <w:noProof/>
                <w:sz w:val="20"/>
              </w:rPr>
              <w:t>Material &amp; Methods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_Toc117591232 \h </w:instrText>
            </w:r>
            <w:r w:rsidR="000B755B" w:rsidRPr="00B62F9C">
              <w:rPr>
                <w:noProof/>
                <w:webHidden/>
                <w:sz w:val="20"/>
              </w:rPr>
            </w:r>
            <w:r w:rsidR="000B755B" w:rsidRPr="00B62F9C">
              <w:rPr>
                <w:noProof/>
                <w:webHidden/>
                <w:sz w:val="20"/>
              </w:rPr>
              <w:fldChar w:fldCharType="separate"/>
            </w:r>
            <w:r w:rsidR="00593976">
              <w:rPr>
                <w:noProof/>
                <w:webHidden/>
                <w:sz w:val="20"/>
              </w:rPr>
              <w:t>15</w:t>
            </w:r>
            <w:r w:rsidR="000B755B" w:rsidRPr="00B62F9C">
              <w:rPr>
                <w:noProof/>
                <w:webHidden/>
                <w:sz w:val="20"/>
              </w:rPr>
              <w:fldChar w:fldCharType="end"/>
            </w:r>
          </w:hyperlink>
        </w:p>
        <w:p w14:paraId="58BA8B72" w14:textId="5B38E8EF" w:rsidR="000B755B" w:rsidRPr="00B62F9C" w:rsidRDefault="009E292F">
          <w:pPr>
            <w:pStyle w:val="TOC3"/>
            <w:tabs>
              <w:tab w:val="left" w:pos="1100"/>
              <w:tab w:val="right" w:leader="dot" w:pos="9062"/>
            </w:tabs>
            <w:rPr>
              <w:rFonts w:asciiTheme="minorHAnsi" w:hAnsiTheme="minorHAnsi"/>
              <w:noProof/>
              <w:sz w:val="20"/>
              <w:lang w:val="en-US"/>
            </w:rPr>
          </w:pPr>
          <w:hyperlink w:anchor="_Toc117591233" w:history="1">
            <w:r w:rsidR="000B755B" w:rsidRPr="00B62F9C">
              <w:rPr>
                <w:rStyle w:val="Hyperlink"/>
                <w:noProof/>
                <w:sz w:val="20"/>
              </w:rPr>
              <w:t>2.1.</w:t>
            </w:r>
            <w:r w:rsidR="000B755B" w:rsidRPr="00B62F9C">
              <w:rPr>
                <w:rFonts w:asciiTheme="minorHAnsi" w:hAnsiTheme="minorHAnsi"/>
                <w:noProof/>
                <w:sz w:val="20"/>
                <w:lang w:val="en-US"/>
              </w:rPr>
              <w:tab/>
            </w:r>
            <w:r w:rsidR="000B755B" w:rsidRPr="00B62F9C">
              <w:rPr>
                <w:rStyle w:val="Hyperlink"/>
                <w:noProof/>
                <w:sz w:val="20"/>
              </w:rPr>
              <w:t>Patient Sample</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_Toc117591233 \h </w:instrText>
            </w:r>
            <w:r w:rsidR="000B755B" w:rsidRPr="00B62F9C">
              <w:rPr>
                <w:noProof/>
                <w:webHidden/>
                <w:sz w:val="20"/>
              </w:rPr>
            </w:r>
            <w:r w:rsidR="000B755B" w:rsidRPr="00B62F9C">
              <w:rPr>
                <w:noProof/>
                <w:webHidden/>
                <w:sz w:val="20"/>
              </w:rPr>
              <w:fldChar w:fldCharType="separate"/>
            </w:r>
            <w:r w:rsidR="00593976">
              <w:rPr>
                <w:noProof/>
                <w:webHidden/>
                <w:sz w:val="20"/>
              </w:rPr>
              <w:t>15</w:t>
            </w:r>
            <w:r w:rsidR="000B755B" w:rsidRPr="00B62F9C">
              <w:rPr>
                <w:noProof/>
                <w:webHidden/>
                <w:sz w:val="20"/>
              </w:rPr>
              <w:fldChar w:fldCharType="end"/>
            </w:r>
          </w:hyperlink>
        </w:p>
        <w:p w14:paraId="07848350" w14:textId="73B50B02" w:rsidR="000B755B" w:rsidRPr="00B62F9C" w:rsidRDefault="009E292F">
          <w:pPr>
            <w:pStyle w:val="TOC3"/>
            <w:tabs>
              <w:tab w:val="left" w:pos="1100"/>
              <w:tab w:val="right" w:leader="dot" w:pos="9062"/>
            </w:tabs>
            <w:rPr>
              <w:rFonts w:asciiTheme="minorHAnsi" w:hAnsiTheme="minorHAnsi"/>
              <w:noProof/>
              <w:sz w:val="20"/>
              <w:lang w:val="en-US"/>
            </w:rPr>
          </w:pPr>
          <w:hyperlink w:anchor="_Toc117591234" w:history="1">
            <w:r w:rsidR="000B755B" w:rsidRPr="00B62F9C">
              <w:rPr>
                <w:rStyle w:val="Hyperlink"/>
                <w:noProof/>
                <w:sz w:val="20"/>
              </w:rPr>
              <w:t>2.2.</w:t>
            </w:r>
            <w:r w:rsidR="000B755B" w:rsidRPr="00B62F9C">
              <w:rPr>
                <w:rFonts w:asciiTheme="minorHAnsi" w:hAnsiTheme="minorHAnsi"/>
                <w:noProof/>
                <w:sz w:val="20"/>
                <w:lang w:val="en-US"/>
              </w:rPr>
              <w:tab/>
            </w:r>
            <w:r w:rsidR="000B755B" w:rsidRPr="00B62F9C">
              <w:rPr>
                <w:rStyle w:val="Hyperlink"/>
                <w:noProof/>
                <w:sz w:val="20"/>
              </w:rPr>
              <w:t>Behavioural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_Toc117591234 \h </w:instrText>
            </w:r>
            <w:r w:rsidR="000B755B" w:rsidRPr="00B62F9C">
              <w:rPr>
                <w:noProof/>
                <w:webHidden/>
                <w:sz w:val="20"/>
              </w:rPr>
            </w:r>
            <w:r w:rsidR="000B755B" w:rsidRPr="00B62F9C">
              <w:rPr>
                <w:noProof/>
                <w:webHidden/>
                <w:sz w:val="20"/>
              </w:rPr>
              <w:fldChar w:fldCharType="separate"/>
            </w:r>
            <w:r w:rsidR="00593976">
              <w:rPr>
                <w:noProof/>
                <w:webHidden/>
                <w:sz w:val="20"/>
              </w:rPr>
              <w:t>16</w:t>
            </w:r>
            <w:r w:rsidR="000B755B" w:rsidRPr="00B62F9C">
              <w:rPr>
                <w:noProof/>
                <w:webHidden/>
                <w:sz w:val="20"/>
              </w:rPr>
              <w:fldChar w:fldCharType="end"/>
            </w:r>
          </w:hyperlink>
        </w:p>
        <w:p w14:paraId="01AE40F3" w14:textId="1E278B81" w:rsidR="000B755B" w:rsidRPr="00B62F9C" w:rsidRDefault="009E292F">
          <w:pPr>
            <w:pStyle w:val="TOC3"/>
            <w:tabs>
              <w:tab w:val="left" w:pos="1100"/>
              <w:tab w:val="right" w:leader="dot" w:pos="9062"/>
            </w:tabs>
            <w:rPr>
              <w:rFonts w:asciiTheme="minorHAnsi" w:hAnsiTheme="minorHAnsi"/>
              <w:noProof/>
              <w:sz w:val="20"/>
              <w:lang w:val="en-US"/>
            </w:rPr>
          </w:pPr>
          <w:hyperlink w:anchor="_Toc117591235" w:history="1">
            <w:r w:rsidR="000B755B" w:rsidRPr="00B62F9C">
              <w:rPr>
                <w:rStyle w:val="Hyperlink"/>
                <w:noProof/>
                <w:sz w:val="20"/>
              </w:rPr>
              <w:t>2.3.</w:t>
            </w:r>
            <w:r w:rsidR="000B755B" w:rsidRPr="00B62F9C">
              <w:rPr>
                <w:rFonts w:asciiTheme="minorHAnsi" w:hAnsiTheme="minorHAnsi"/>
                <w:noProof/>
                <w:sz w:val="20"/>
                <w:lang w:val="en-US"/>
              </w:rPr>
              <w:tab/>
            </w:r>
            <w:r w:rsidR="000B755B" w:rsidRPr="00B62F9C">
              <w:rPr>
                <w:rStyle w:val="Hyperlink"/>
                <w:noProof/>
                <w:sz w:val="20"/>
              </w:rPr>
              <w:t>Neuroimaging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_Toc117591235 \h </w:instrText>
            </w:r>
            <w:r w:rsidR="000B755B" w:rsidRPr="00B62F9C">
              <w:rPr>
                <w:noProof/>
                <w:webHidden/>
                <w:sz w:val="20"/>
              </w:rPr>
            </w:r>
            <w:r w:rsidR="000B755B" w:rsidRPr="00B62F9C">
              <w:rPr>
                <w:noProof/>
                <w:webHidden/>
                <w:sz w:val="20"/>
              </w:rPr>
              <w:fldChar w:fldCharType="separate"/>
            </w:r>
            <w:r w:rsidR="00593976">
              <w:rPr>
                <w:noProof/>
                <w:webHidden/>
                <w:sz w:val="20"/>
              </w:rPr>
              <w:t>17</w:t>
            </w:r>
            <w:r w:rsidR="000B755B" w:rsidRPr="00B62F9C">
              <w:rPr>
                <w:noProof/>
                <w:webHidden/>
                <w:sz w:val="20"/>
              </w:rPr>
              <w:fldChar w:fldCharType="end"/>
            </w:r>
          </w:hyperlink>
        </w:p>
        <w:p w14:paraId="14FE5630" w14:textId="4EA59797" w:rsidR="000B755B" w:rsidRPr="00B62F9C" w:rsidRDefault="009E292F">
          <w:pPr>
            <w:pStyle w:val="TOC3"/>
            <w:tabs>
              <w:tab w:val="left" w:pos="1100"/>
              <w:tab w:val="right" w:leader="dot" w:pos="9062"/>
            </w:tabs>
            <w:rPr>
              <w:rFonts w:asciiTheme="minorHAnsi" w:hAnsiTheme="minorHAnsi"/>
              <w:noProof/>
              <w:sz w:val="20"/>
              <w:lang w:val="en-US"/>
            </w:rPr>
          </w:pPr>
          <w:hyperlink w:anchor="_Toc117591236" w:history="1">
            <w:r w:rsidR="000B755B" w:rsidRPr="00B62F9C">
              <w:rPr>
                <w:rStyle w:val="Hyperlink"/>
                <w:noProof/>
                <w:sz w:val="20"/>
              </w:rPr>
              <w:t>2.4.</w:t>
            </w:r>
            <w:r w:rsidR="000B755B" w:rsidRPr="00B62F9C">
              <w:rPr>
                <w:rFonts w:asciiTheme="minorHAnsi" w:hAnsiTheme="minorHAnsi"/>
                <w:noProof/>
                <w:sz w:val="20"/>
                <w:lang w:val="en-US"/>
              </w:rPr>
              <w:tab/>
            </w:r>
            <w:r w:rsidR="000B755B" w:rsidRPr="00B62F9C">
              <w:rPr>
                <w:rStyle w:val="Hyperlink"/>
                <w:noProof/>
                <w:sz w:val="20"/>
              </w:rPr>
              <w:t>Data Analysis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_Toc117591236 \h </w:instrText>
            </w:r>
            <w:r w:rsidR="000B755B" w:rsidRPr="00B62F9C">
              <w:rPr>
                <w:noProof/>
                <w:webHidden/>
                <w:sz w:val="20"/>
              </w:rPr>
            </w:r>
            <w:r w:rsidR="000B755B" w:rsidRPr="00B62F9C">
              <w:rPr>
                <w:noProof/>
                <w:webHidden/>
                <w:sz w:val="20"/>
              </w:rPr>
              <w:fldChar w:fldCharType="separate"/>
            </w:r>
            <w:r w:rsidR="00593976">
              <w:rPr>
                <w:noProof/>
                <w:webHidden/>
                <w:sz w:val="20"/>
              </w:rPr>
              <w:t>19</w:t>
            </w:r>
            <w:r w:rsidR="000B755B" w:rsidRPr="00B62F9C">
              <w:rPr>
                <w:noProof/>
                <w:webHidden/>
                <w:sz w:val="20"/>
              </w:rPr>
              <w:fldChar w:fldCharType="end"/>
            </w:r>
          </w:hyperlink>
        </w:p>
        <w:p w14:paraId="7C3D33D9" w14:textId="65DBD15E" w:rsidR="000B755B" w:rsidRPr="00B62F9C" w:rsidRDefault="009E292F">
          <w:pPr>
            <w:pStyle w:val="TOC3"/>
            <w:tabs>
              <w:tab w:val="left" w:pos="1320"/>
              <w:tab w:val="right" w:leader="dot" w:pos="9062"/>
            </w:tabs>
            <w:rPr>
              <w:rFonts w:asciiTheme="minorHAnsi" w:hAnsiTheme="minorHAnsi"/>
              <w:noProof/>
              <w:sz w:val="20"/>
              <w:lang w:val="en-US"/>
            </w:rPr>
          </w:pPr>
          <w:hyperlink w:anchor="_Toc117591237" w:history="1">
            <w:r w:rsidR="000B755B" w:rsidRPr="00B62F9C">
              <w:rPr>
                <w:rStyle w:val="Hyperlink"/>
                <w:noProof/>
                <w:sz w:val="20"/>
              </w:rPr>
              <w:t>2.4.1.</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_Toc117591237 \h </w:instrText>
            </w:r>
            <w:r w:rsidR="000B755B" w:rsidRPr="00B62F9C">
              <w:rPr>
                <w:noProof/>
                <w:webHidden/>
                <w:sz w:val="20"/>
              </w:rPr>
            </w:r>
            <w:r w:rsidR="000B755B" w:rsidRPr="00B62F9C">
              <w:rPr>
                <w:noProof/>
                <w:webHidden/>
                <w:sz w:val="20"/>
              </w:rPr>
              <w:fldChar w:fldCharType="separate"/>
            </w:r>
            <w:r w:rsidR="00593976">
              <w:rPr>
                <w:noProof/>
                <w:webHidden/>
                <w:sz w:val="20"/>
              </w:rPr>
              <w:t>19</w:t>
            </w:r>
            <w:r w:rsidR="000B755B" w:rsidRPr="00B62F9C">
              <w:rPr>
                <w:noProof/>
                <w:webHidden/>
                <w:sz w:val="20"/>
              </w:rPr>
              <w:fldChar w:fldCharType="end"/>
            </w:r>
          </w:hyperlink>
        </w:p>
        <w:p w14:paraId="52FAF674" w14:textId="2792CDFA" w:rsidR="000B755B" w:rsidRPr="00B62F9C" w:rsidRDefault="009E292F">
          <w:pPr>
            <w:pStyle w:val="TOC3"/>
            <w:tabs>
              <w:tab w:val="left" w:pos="1320"/>
              <w:tab w:val="right" w:leader="dot" w:pos="9062"/>
            </w:tabs>
            <w:rPr>
              <w:rFonts w:asciiTheme="minorHAnsi" w:hAnsiTheme="minorHAnsi"/>
              <w:noProof/>
              <w:sz w:val="20"/>
              <w:lang w:val="en-US"/>
            </w:rPr>
          </w:pPr>
          <w:hyperlink w:anchor="_Toc117591238" w:history="1">
            <w:r w:rsidR="000B755B" w:rsidRPr="00B62F9C">
              <w:rPr>
                <w:rStyle w:val="Hyperlink"/>
                <w:noProof/>
                <w:sz w:val="20"/>
                <w:lang w:val="de-DE"/>
              </w:rPr>
              <w:t>2.4.2.</w:t>
            </w:r>
            <w:r w:rsidR="000B755B" w:rsidRPr="00B62F9C">
              <w:rPr>
                <w:rFonts w:asciiTheme="minorHAnsi" w:hAnsiTheme="minorHAnsi"/>
                <w:noProof/>
                <w:sz w:val="20"/>
                <w:lang w:val="en-US"/>
              </w:rPr>
              <w:tab/>
            </w:r>
            <w:r w:rsidR="000B755B" w:rsidRPr="00B62F9C">
              <w:rPr>
                <w:rStyle w:val="Hyperlink"/>
                <w:noProof/>
                <w:sz w:val="20"/>
                <w:lang w:val="de-DE"/>
              </w:rPr>
              <w:t>Whole-Brain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_Toc117591238 \h </w:instrText>
            </w:r>
            <w:r w:rsidR="000B755B" w:rsidRPr="00B62F9C">
              <w:rPr>
                <w:noProof/>
                <w:webHidden/>
                <w:sz w:val="20"/>
              </w:rPr>
            </w:r>
            <w:r w:rsidR="000B755B" w:rsidRPr="00B62F9C">
              <w:rPr>
                <w:noProof/>
                <w:webHidden/>
                <w:sz w:val="20"/>
              </w:rPr>
              <w:fldChar w:fldCharType="separate"/>
            </w:r>
            <w:r w:rsidR="00593976">
              <w:rPr>
                <w:noProof/>
                <w:webHidden/>
                <w:sz w:val="20"/>
              </w:rPr>
              <w:t>19</w:t>
            </w:r>
            <w:r w:rsidR="000B755B" w:rsidRPr="00B62F9C">
              <w:rPr>
                <w:noProof/>
                <w:webHidden/>
                <w:sz w:val="20"/>
              </w:rPr>
              <w:fldChar w:fldCharType="end"/>
            </w:r>
          </w:hyperlink>
        </w:p>
        <w:p w14:paraId="00CDAC44" w14:textId="594B3CB0" w:rsidR="000B755B" w:rsidRPr="00B62F9C" w:rsidRDefault="009E292F">
          <w:pPr>
            <w:pStyle w:val="TOC3"/>
            <w:tabs>
              <w:tab w:val="left" w:pos="1320"/>
              <w:tab w:val="right" w:leader="dot" w:pos="9062"/>
            </w:tabs>
            <w:rPr>
              <w:rFonts w:asciiTheme="minorHAnsi" w:hAnsiTheme="minorHAnsi"/>
              <w:noProof/>
              <w:sz w:val="20"/>
              <w:lang w:val="en-US"/>
            </w:rPr>
          </w:pPr>
          <w:hyperlink w:anchor="_Toc117591239" w:history="1">
            <w:r w:rsidR="000B755B" w:rsidRPr="00B62F9C">
              <w:rPr>
                <w:rStyle w:val="Hyperlink"/>
                <w:noProof/>
                <w:sz w:val="20"/>
                <w:lang w:val="de-DE"/>
              </w:rPr>
              <w:t>2.4.3.</w:t>
            </w:r>
            <w:r w:rsidR="000B755B" w:rsidRPr="00B62F9C">
              <w:rPr>
                <w:rFonts w:asciiTheme="minorHAnsi" w:hAnsiTheme="minorHAnsi"/>
                <w:noProof/>
                <w:sz w:val="20"/>
                <w:lang w:val="en-US"/>
              </w:rPr>
              <w:tab/>
            </w:r>
            <w:r w:rsidR="000B755B" w:rsidRPr="00B62F9C">
              <w:rPr>
                <w:rStyle w:val="Hyperlink"/>
                <w:noProof/>
                <w:sz w:val="20"/>
                <w:lang w:val="de-DE"/>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_Toc117591239 \h </w:instrText>
            </w:r>
            <w:r w:rsidR="000B755B" w:rsidRPr="00B62F9C">
              <w:rPr>
                <w:noProof/>
                <w:webHidden/>
                <w:sz w:val="20"/>
              </w:rPr>
            </w:r>
            <w:r w:rsidR="000B755B" w:rsidRPr="00B62F9C">
              <w:rPr>
                <w:noProof/>
                <w:webHidden/>
                <w:sz w:val="20"/>
              </w:rPr>
              <w:fldChar w:fldCharType="separate"/>
            </w:r>
            <w:r w:rsidR="00593976">
              <w:rPr>
                <w:noProof/>
                <w:webHidden/>
                <w:sz w:val="20"/>
              </w:rPr>
              <w:t>20</w:t>
            </w:r>
            <w:r w:rsidR="000B755B" w:rsidRPr="00B62F9C">
              <w:rPr>
                <w:noProof/>
                <w:webHidden/>
                <w:sz w:val="20"/>
              </w:rPr>
              <w:fldChar w:fldCharType="end"/>
            </w:r>
          </w:hyperlink>
        </w:p>
        <w:p w14:paraId="6D56644C" w14:textId="38DF16B4" w:rsidR="000B755B" w:rsidRPr="00B62F9C" w:rsidRDefault="009E292F">
          <w:pPr>
            <w:pStyle w:val="TOC3"/>
            <w:tabs>
              <w:tab w:val="left" w:pos="1320"/>
              <w:tab w:val="right" w:leader="dot" w:pos="9062"/>
            </w:tabs>
            <w:rPr>
              <w:rFonts w:asciiTheme="minorHAnsi" w:hAnsiTheme="minorHAnsi"/>
              <w:noProof/>
              <w:sz w:val="20"/>
              <w:lang w:val="en-US"/>
            </w:rPr>
          </w:pPr>
          <w:hyperlink w:anchor="_Toc117591240" w:history="1">
            <w:r w:rsidR="000B755B" w:rsidRPr="00B62F9C">
              <w:rPr>
                <w:rStyle w:val="Hyperlink"/>
                <w:noProof/>
                <w:sz w:val="20"/>
              </w:rPr>
              <w:t>2.4.4.</w:t>
            </w:r>
            <w:r w:rsidR="000B755B" w:rsidRPr="00B62F9C">
              <w:rPr>
                <w:rFonts w:asciiTheme="minorHAnsi" w:hAnsiTheme="minorHAnsi"/>
                <w:noProof/>
                <w:sz w:val="20"/>
                <w:lang w:val="en-US"/>
              </w:rPr>
              <w:tab/>
            </w:r>
            <w:r w:rsidR="000B755B" w:rsidRPr="00B62F9C">
              <w:rPr>
                <w:rStyle w:val="Hyperlink"/>
                <w:noProof/>
                <w:sz w:val="20"/>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_Toc117591240 \h </w:instrText>
            </w:r>
            <w:r w:rsidR="000B755B" w:rsidRPr="00B62F9C">
              <w:rPr>
                <w:noProof/>
                <w:webHidden/>
                <w:sz w:val="20"/>
              </w:rPr>
            </w:r>
            <w:r w:rsidR="000B755B" w:rsidRPr="00B62F9C">
              <w:rPr>
                <w:noProof/>
                <w:webHidden/>
                <w:sz w:val="20"/>
              </w:rPr>
              <w:fldChar w:fldCharType="separate"/>
            </w:r>
            <w:r w:rsidR="00593976">
              <w:rPr>
                <w:noProof/>
                <w:webHidden/>
                <w:sz w:val="20"/>
              </w:rPr>
              <w:t>20</w:t>
            </w:r>
            <w:r w:rsidR="000B755B" w:rsidRPr="00B62F9C">
              <w:rPr>
                <w:noProof/>
                <w:webHidden/>
                <w:sz w:val="20"/>
              </w:rPr>
              <w:fldChar w:fldCharType="end"/>
            </w:r>
          </w:hyperlink>
        </w:p>
        <w:p w14:paraId="2652AF46" w14:textId="256B1FF0" w:rsidR="000B755B" w:rsidRPr="00B62F9C" w:rsidRDefault="009E292F">
          <w:pPr>
            <w:pStyle w:val="TOC2"/>
            <w:tabs>
              <w:tab w:val="left" w:pos="660"/>
              <w:tab w:val="right" w:leader="dot" w:pos="9062"/>
            </w:tabs>
            <w:rPr>
              <w:rFonts w:asciiTheme="minorHAnsi" w:hAnsiTheme="minorHAnsi"/>
              <w:noProof/>
              <w:sz w:val="20"/>
              <w:lang w:val="en-US"/>
            </w:rPr>
          </w:pPr>
          <w:hyperlink w:anchor="_Toc117591241" w:history="1">
            <w:r w:rsidR="000B755B" w:rsidRPr="00B62F9C">
              <w:rPr>
                <w:rStyle w:val="Hyperlink"/>
                <w:noProof/>
                <w:sz w:val="20"/>
              </w:rPr>
              <w:t>3.</w:t>
            </w:r>
            <w:r w:rsidR="000B755B" w:rsidRPr="00B62F9C">
              <w:rPr>
                <w:rFonts w:asciiTheme="minorHAnsi" w:hAnsiTheme="minorHAnsi"/>
                <w:noProof/>
                <w:sz w:val="20"/>
                <w:lang w:val="en-US"/>
              </w:rPr>
              <w:tab/>
            </w:r>
            <w:r w:rsidR="000B755B" w:rsidRPr="00B62F9C">
              <w:rPr>
                <w:rStyle w:val="Hyperlink"/>
                <w:noProof/>
                <w:sz w:val="20"/>
              </w:rPr>
              <w:t>Results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_Toc117591241 \h </w:instrText>
            </w:r>
            <w:r w:rsidR="000B755B" w:rsidRPr="00B62F9C">
              <w:rPr>
                <w:noProof/>
                <w:webHidden/>
                <w:sz w:val="20"/>
              </w:rPr>
            </w:r>
            <w:r w:rsidR="000B755B" w:rsidRPr="00B62F9C">
              <w:rPr>
                <w:noProof/>
                <w:webHidden/>
                <w:sz w:val="20"/>
              </w:rPr>
              <w:fldChar w:fldCharType="separate"/>
            </w:r>
            <w:r w:rsidR="00593976">
              <w:rPr>
                <w:noProof/>
                <w:webHidden/>
                <w:sz w:val="20"/>
              </w:rPr>
              <w:t>22</w:t>
            </w:r>
            <w:r w:rsidR="000B755B" w:rsidRPr="00B62F9C">
              <w:rPr>
                <w:noProof/>
                <w:webHidden/>
                <w:sz w:val="20"/>
              </w:rPr>
              <w:fldChar w:fldCharType="end"/>
            </w:r>
          </w:hyperlink>
        </w:p>
        <w:p w14:paraId="4D1AD297" w14:textId="4DEE9A57" w:rsidR="000B755B" w:rsidRPr="00B62F9C" w:rsidRDefault="009E292F">
          <w:pPr>
            <w:pStyle w:val="TOC3"/>
            <w:tabs>
              <w:tab w:val="left" w:pos="1100"/>
              <w:tab w:val="right" w:leader="dot" w:pos="9062"/>
            </w:tabs>
            <w:rPr>
              <w:rFonts w:asciiTheme="minorHAnsi" w:hAnsiTheme="minorHAnsi"/>
              <w:noProof/>
              <w:sz w:val="20"/>
              <w:lang w:val="en-US"/>
            </w:rPr>
          </w:pPr>
          <w:hyperlink w:anchor="_Toc117591242" w:history="1">
            <w:r w:rsidR="000B755B" w:rsidRPr="00B62F9C">
              <w:rPr>
                <w:rStyle w:val="Hyperlink"/>
                <w:noProof/>
                <w:sz w:val="20"/>
                <w:lang w:val="en-US"/>
              </w:rPr>
              <w:t>3.1.</w:t>
            </w:r>
            <w:r w:rsidR="000B755B" w:rsidRPr="00B62F9C">
              <w:rPr>
                <w:rFonts w:asciiTheme="minorHAnsi" w:hAnsiTheme="minorHAnsi"/>
                <w:noProof/>
                <w:sz w:val="20"/>
                <w:lang w:val="en-US"/>
              </w:rPr>
              <w:tab/>
            </w:r>
            <w:r w:rsidR="000B755B" w:rsidRPr="00B62F9C">
              <w:rPr>
                <w:rStyle w:val="Hyperlink"/>
                <w:noProof/>
                <w:sz w:val="20"/>
                <w:lang w:val="en-US"/>
              </w:rPr>
              <w:t>Clinical and Demographic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_Toc117591242 \h </w:instrText>
            </w:r>
            <w:r w:rsidR="000B755B" w:rsidRPr="00B62F9C">
              <w:rPr>
                <w:noProof/>
                <w:webHidden/>
                <w:sz w:val="20"/>
              </w:rPr>
            </w:r>
            <w:r w:rsidR="000B755B" w:rsidRPr="00B62F9C">
              <w:rPr>
                <w:noProof/>
                <w:webHidden/>
                <w:sz w:val="20"/>
              </w:rPr>
              <w:fldChar w:fldCharType="separate"/>
            </w:r>
            <w:r w:rsidR="00593976">
              <w:rPr>
                <w:noProof/>
                <w:webHidden/>
                <w:sz w:val="20"/>
              </w:rPr>
              <w:t>22</w:t>
            </w:r>
            <w:r w:rsidR="000B755B" w:rsidRPr="00B62F9C">
              <w:rPr>
                <w:noProof/>
                <w:webHidden/>
                <w:sz w:val="20"/>
              </w:rPr>
              <w:fldChar w:fldCharType="end"/>
            </w:r>
          </w:hyperlink>
        </w:p>
        <w:p w14:paraId="190DD39C" w14:textId="0CC11FBD" w:rsidR="000B755B" w:rsidRPr="00B62F9C" w:rsidRDefault="009E292F">
          <w:pPr>
            <w:pStyle w:val="TOC3"/>
            <w:tabs>
              <w:tab w:val="left" w:pos="1100"/>
              <w:tab w:val="right" w:leader="dot" w:pos="9062"/>
            </w:tabs>
            <w:rPr>
              <w:rFonts w:asciiTheme="minorHAnsi" w:hAnsiTheme="minorHAnsi"/>
              <w:noProof/>
              <w:sz w:val="20"/>
              <w:lang w:val="en-US"/>
            </w:rPr>
          </w:pPr>
          <w:hyperlink w:anchor="_Toc117591243" w:history="1">
            <w:r w:rsidR="000B755B" w:rsidRPr="00B62F9C">
              <w:rPr>
                <w:rStyle w:val="Hyperlink"/>
                <w:noProof/>
                <w:sz w:val="20"/>
              </w:rPr>
              <w:t>3.2.</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_Toc117591243 \h </w:instrText>
            </w:r>
            <w:r w:rsidR="000B755B" w:rsidRPr="00B62F9C">
              <w:rPr>
                <w:noProof/>
                <w:webHidden/>
                <w:sz w:val="20"/>
              </w:rPr>
            </w:r>
            <w:r w:rsidR="000B755B" w:rsidRPr="00B62F9C">
              <w:rPr>
                <w:noProof/>
                <w:webHidden/>
                <w:sz w:val="20"/>
              </w:rPr>
              <w:fldChar w:fldCharType="separate"/>
            </w:r>
            <w:r w:rsidR="00593976">
              <w:rPr>
                <w:noProof/>
                <w:webHidden/>
                <w:sz w:val="20"/>
              </w:rPr>
              <w:t>23</w:t>
            </w:r>
            <w:r w:rsidR="000B755B" w:rsidRPr="00B62F9C">
              <w:rPr>
                <w:noProof/>
                <w:webHidden/>
                <w:sz w:val="20"/>
              </w:rPr>
              <w:fldChar w:fldCharType="end"/>
            </w:r>
          </w:hyperlink>
        </w:p>
        <w:p w14:paraId="427BB89A" w14:textId="4B193617" w:rsidR="000B755B" w:rsidRPr="00B62F9C" w:rsidRDefault="009E292F">
          <w:pPr>
            <w:pStyle w:val="TOC3"/>
            <w:tabs>
              <w:tab w:val="left" w:pos="1100"/>
              <w:tab w:val="right" w:leader="dot" w:pos="9062"/>
            </w:tabs>
            <w:rPr>
              <w:rFonts w:asciiTheme="minorHAnsi" w:hAnsiTheme="minorHAnsi"/>
              <w:noProof/>
              <w:sz w:val="20"/>
              <w:lang w:val="en-US"/>
            </w:rPr>
          </w:pPr>
          <w:hyperlink w:anchor="_Toc117591244" w:history="1">
            <w:r w:rsidR="000B755B" w:rsidRPr="00B62F9C">
              <w:rPr>
                <w:rStyle w:val="Hyperlink"/>
                <w:noProof/>
                <w:sz w:val="20"/>
                <w:lang w:val="de-DE"/>
              </w:rPr>
              <w:t>3.3.</w:t>
            </w:r>
            <w:r w:rsidR="000B755B" w:rsidRPr="00B62F9C">
              <w:rPr>
                <w:rFonts w:asciiTheme="minorHAnsi" w:hAnsiTheme="minorHAnsi"/>
                <w:noProof/>
                <w:sz w:val="20"/>
                <w:lang w:val="en-US"/>
              </w:rPr>
              <w:tab/>
            </w:r>
            <w:r w:rsidR="000B755B" w:rsidRPr="00B62F9C">
              <w:rPr>
                <w:rStyle w:val="Hyperlink"/>
                <w:noProof/>
                <w:sz w:val="20"/>
                <w:lang w:val="de-DE"/>
              </w:rPr>
              <w:t>Whole-Brain Disconnectivity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_Toc117591244 \h </w:instrText>
            </w:r>
            <w:r w:rsidR="000B755B" w:rsidRPr="00B62F9C">
              <w:rPr>
                <w:noProof/>
                <w:webHidden/>
                <w:sz w:val="20"/>
              </w:rPr>
            </w:r>
            <w:r w:rsidR="000B755B" w:rsidRPr="00B62F9C">
              <w:rPr>
                <w:noProof/>
                <w:webHidden/>
                <w:sz w:val="20"/>
              </w:rPr>
              <w:fldChar w:fldCharType="separate"/>
            </w:r>
            <w:r w:rsidR="00593976">
              <w:rPr>
                <w:noProof/>
                <w:webHidden/>
                <w:sz w:val="20"/>
              </w:rPr>
              <w:t>24</w:t>
            </w:r>
            <w:r w:rsidR="000B755B" w:rsidRPr="00B62F9C">
              <w:rPr>
                <w:noProof/>
                <w:webHidden/>
                <w:sz w:val="20"/>
              </w:rPr>
              <w:fldChar w:fldCharType="end"/>
            </w:r>
          </w:hyperlink>
        </w:p>
        <w:p w14:paraId="1F65B6E0" w14:textId="38E5D25B" w:rsidR="000B755B" w:rsidRPr="00B62F9C" w:rsidRDefault="009E292F">
          <w:pPr>
            <w:pStyle w:val="TOC3"/>
            <w:tabs>
              <w:tab w:val="left" w:pos="1100"/>
              <w:tab w:val="right" w:leader="dot" w:pos="9062"/>
            </w:tabs>
            <w:rPr>
              <w:rFonts w:asciiTheme="minorHAnsi" w:hAnsiTheme="minorHAnsi"/>
              <w:noProof/>
              <w:sz w:val="20"/>
              <w:lang w:val="en-US"/>
            </w:rPr>
          </w:pPr>
          <w:hyperlink w:anchor="_Toc117591245" w:history="1">
            <w:r w:rsidR="000B755B" w:rsidRPr="00B62F9C">
              <w:rPr>
                <w:rStyle w:val="Hyperlink"/>
                <w:noProof/>
                <w:sz w:val="20"/>
                <w:lang w:val="de-DE"/>
              </w:rPr>
              <w:t>3.4.</w:t>
            </w:r>
            <w:r w:rsidR="000B755B" w:rsidRPr="00B62F9C">
              <w:rPr>
                <w:rFonts w:asciiTheme="minorHAnsi" w:hAnsiTheme="minorHAnsi"/>
                <w:noProof/>
                <w:sz w:val="20"/>
                <w:lang w:val="en-US"/>
              </w:rPr>
              <w:tab/>
            </w:r>
            <w:r w:rsidR="000B755B" w:rsidRPr="00B62F9C">
              <w:rPr>
                <w:rStyle w:val="Hyperlink"/>
                <w:noProof/>
                <w:sz w:val="20"/>
                <w:lang w:val="de-DE"/>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_Toc117591245 \h </w:instrText>
            </w:r>
            <w:r w:rsidR="000B755B" w:rsidRPr="00B62F9C">
              <w:rPr>
                <w:noProof/>
                <w:webHidden/>
                <w:sz w:val="20"/>
              </w:rPr>
            </w:r>
            <w:r w:rsidR="000B755B" w:rsidRPr="00B62F9C">
              <w:rPr>
                <w:noProof/>
                <w:webHidden/>
                <w:sz w:val="20"/>
              </w:rPr>
              <w:fldChar w:fldCharType="separate"/>
            </w:r>
            <w:r w:rsidR="00593976">
              <w:rPr>
                <w:noProof/>
                <w:webHidden/>
                <w:sz w:val="20"/>
              </w:rPr>
              <w:t>25</w:t>
            </w:r>
            <w:r w:rsidR="000B755B" w:rsidRPr="00B62F9C">
              <w:rPr>
                <w:noProof/>
                <w:webHidden/>
                <w:sz w:val="20"/>
              </w:rPr>
              <w:fldChar w:fldCharType="end"/>
            </w:r>
          </w:hyperlink>
        </w:p>
        <w:p w14:paraId="1C257B6E" w14:textId="65599DC4" w:rsidR="000B755B" w:rsidRPr="00B62F9C" w:rsidRDefault="009E292F">
          <w:pPr>
            <w:pStyle w:val="TOC3"/>
            <w:tabs>
              <w:tab w:val="left" w:pos="1100"/>
              <w:tab w:val="right" w:leader="dot" w:pos="9062"/>
            </w:tabs>
            <w:rPr>
              <w:rFonts w:asciiTheme="minorHAnsi" w:hAnsiTheme="minorHAnsi"/>
              <w:noProof/>
              <w:sz w:val="20"/>
              <w:lang w:val="en-US"/>
            </w:rPr>
          </w:pPr>
          <w:hyperlink w:anchor="_Toc117591246" w:history="1">
            <w:r w:rsidR="000B755B" w:rsidRPr="00B62F9C">
              <w:rPr>
                <w:rStyle w:val="Hyperlink"/>
                <w:noProof/>
                <w:sz w:val="20"/>
                <w:lang w:val="en-US"/>
              </w:rPr>
              <w:t>3.5.</w:t>
            </w:r>
            <w:r w:rsidR="000B755B" w:rsidRPr="00B62F9C">
              <w:rPr>
                <w:rFonts w:asciiTheme="minorHAnsi" w:hAnsiTheme="minorHAnsi"/>
                <w:noProof/>
                <w:sz w:val="20"/>
                <w:lang w:val="en-US"/>
              </w:rPr>
              <w:tab/>
            </w:r>
            <w:r w:rsidR="000B755B" w:rsidRPr="00B62F9C">
              <w:rPr>
                <w:rStyle w:val="Hyperlink"/>
                <w:noProof/>
                <w:sz w:val="20"/>
                <w:lang w:val="en-US"/>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_Toc117591246 \h </w:instrText>
            </w:r>
            <w:r w:rsidR="000B755B" w:rsidRPr="00B62F9C">
              <w:rPr>
                <w:noProof/>
                <w:webHidden/>
                <w:sz w:val="20"/>
              </w:rPr>
            </w:r>
            <w:r w:rsidR="000B755B" w:rsidRPr="00B62F9C">
              <w:rPr>
                <w:noProof/>
                <w:webHidden/>
                <w:sz w:val="20"/>
              </w:rPr>
              <w:fldChar w:fldCharType="separate"/>
            </w:r>
            <w:r w:rsidR="00593976">
              <w:rPr>
                <w:noProof/>
                <w:webHidden/>
                <w:sz w:val="20"/>
              </w:rPr>
              <w:t>28</w:t>
            </w:r>
            <w:r w:rsidR="000B755B" w:rsidRPr="00B62F9C">
              <w:rPr>
                <w:noProof/>
                <w:webHidden/>
                <w:sz w:val="20"/>
              </w:rPr>
              <w:fldChar w:fldCharType="end"/>
            </w:r>
          </w:hyperlink>
        </w:p>
        <w:p w14:paraId="64FCEC72" w14:textId="1D2071AC" w:rsidR="000B755B" w:rsidRPr="00B62F9C" w:rsidRDefault="009E292F">
          <w:pPr>
            <w:pStyle w:val="TOC2"/>
            <w:tabs>
              <w:tab w:val="left" w:pos="660"/>
              <w:tab w:val="right" w:leader="dot" w:pos="9062"/>
            </w:tabs>
            <w:rPr>
              <w:rFonts w:asciiTheme="minorHAnsi" w:hAnsiTheme="minorHAnsi"/>
              <w:noProof/>
              <w:sz w:val="20"/>
              <w:lang w:val="en-US"/>
            </w:rPr>
          </w:pPr>
          <w:hyperlink w:anchor="_Toc117591247" w:history="1">
            <w:r w:rsidR="000B755B" w:rsidRPr="00B62F9C">
              <w:rPr>
                <w:rStyle w:val="Hyperlink"/>
                <w:noProof/>
                <w:sz w:val="20"/>
              </w:rPr>
              <w:t>4.</w:t>
            </w:r>
            <w:r w:rsidR="000B755B" w:rsidRPr="00B62F9C">
              <w:rPr>
                <w:rFonts w:asciiTheme="minorHAnsi" w:hAnsiTheme="minorHAnsi"/>
                <w:noProof/>
                <w:sz w:val="20"/>
                <w:lang w:val="en-US"/>
              </w:rPr>
              <w:tab/>
            </w:r>
            <w:r w:rsidR="000B755B" w:rsidRPr="00B62F9C">
              <w:rPr>
                <w:rStyle w:val="Hyperlink"/>
                <w:noProof/>
                <w:sz w:val="20"/>
              </w:rPr>
              <w:t>Discussion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_Toc117591247 \h </w:instrText>
            </w:r>
            <w:r w:rsidR="000B755B" w:rsidRPr="00B62F9C">
              <w:rPr>
                <w:noProof/>
                <w:webHidden/>
                <w:sz w:val="20"/>
              </w:rPr>
            </w:r>
            <w:r w:rsidR="000B755B" w:rsidRPr="00B62F9C">
              <w:rPr>
                <w:noProof/>
                <w:webHidden/>
                <w:sz w:val="20"/>
              </w:rPr>
              <w:fldChar w:fldCharType="separate"/>
            </w:r>
            <w:r w:rsidR="00593976">
              <w:rPr>
                <w:noProof/>
                <w:webHidden/>
                <w:sz w:val="20"/>
              </w:rPr>
              <w:t>29</w:t>
            </w:r>
            <w:r w:rsidR="000B755B" w:rsidRPr="00B62F9C">
              <w:rPr>
                <w:noProof/>
                <w:webHidden/>
                <w:sz w:val="20"/>
              </w:rPr>
              <w:fldChar w:fldCharType="end"/>
            </w:r>
          </w:hyperlink>
        </w:p>
        <w:p w14:paraId="5607C82D" w14:textId="4EF61DD0" w:rsidR="000B755B" w:rsidRPr="00B62F9C" w:rsidRDefault="009E292F">
          <w:pPr>
            <w:pStyle w:val="TOC3"/>
            <w:tabs>
              <w:tab w:val="left" w:pos="1100"/>
              <w:tab w:val="right" w:leader="dot" w:pos="9062"/>
            </w:tabs>
            <w:rPr>
              <w:rFonts w:asciiTheme="minorHAnsi" w:hAnsiTheme="minorHAnsi"/>
              <w:noProof/>
              <w:sz w:val="20"/>
              <w:lang w:val="en-US"/>
            </w:rPr>
          </w:pPr>
          <w:hyperlink w:anchor="_Toc117591248" w:history="1">
            <w:r w:rsidR="000B755B" w:rsidRPr="00B62F9C">
              <w:rPr>
                <w:rStyle w:val="Hyperlink"/>
                <w:noProof/>
                <w:sz w:val="20"/>
              </w:rPr>
              <w:t>4.1.</w:t>
            </w:r>
            <w:r w:rsidR="000B755B" w:rsidRPr="00B62F9C">
              <w:rPr>
                <w:rFonts w:asciiTheme="minorHAnsi" w:hAnsiTheme="minorHAnsi"/>
                <w:noProof/>
                <w:sz w:val="20"/>
                <w:lang w:val="en-US"/>
              </w:rPr>
              <w:tab/>
            </w:r>
            <w:r w:rsidR="000B755B" w:rsidRPr="00B62F9C">
              <w:rPr>
                <w:rStyle w:val="Hyperlink"/>
                <w:noProof/>
                <w:sz w:val="20"/>
              </w:rPr>
              <w:t>Clinical and Demographic Data</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_Toc117591248 \h </w:instrText>
            </w:r>
            <w:r w:rsidR="000B755B" w:rsidRPr="00B62F9C">
              <w:rPr>
                <w:noProof/>
                <w:webHidden/>
                <w:sz w:val="20"/>
              </w:rPr>
            </w:r>
            <w:r w:rsidR="000B755B" w:rsidRPr="00B62F9C">
              <w:rPr>
                <w:noProof/>
                <w:webHidden/>
                <w:sz w:val="20"/>
              </w:rPr>
              <w:fldChar w:fldCharType="separate"/>
            </w:r>
            <w:r w:rsidR="00593976">
              <w:rPr>
                <w:noProof/>
                <w:webHidden/>
                <w:sz w:val="20"/>
              </w:rPr>
              <w:t>29</w:t>
            </w:r>
            <w:r w:rsidR="000B755B" w:rsidRPr="00B62F9C">
              <w:rPr>
                <w:noProof/>
                <w:webHidden/>
                <w:sz w:val="20"/>
              </w:rPr>
              <w:fldChar w:fldCharType="end"/>
            </w:r>
          </w:hyperlink>
        </w:p>
        <w:p w14:paraId="03973C5F" w14:textId="5C2138A7" w:rsidR="000B755B" w:rsidRPr="00B62F9C" w:rsidRDefault="009E292F">
          <w:pPr>
            <w:pStyle w:val="TOC3"/>
            <w:tabs>
              <w:tab w:val="left" w:pos="1100"/>
              <w:tab w:val="right" w:leader="dot" w:pos="9062"/>
            </w:tabs>
            <w:rPr>
              <w:rFonts w:asciiTheme="minorHAnsi" w:hAnsiTheme="minorHAnsi"/>
              <w:noProof/>
              <w:sz w:val="20"/>
              <w:lang w:val="en-US"/>
            </w:rPr>
          </w:pPr>
          <w:hyperlink w:anchor="_Toc117591249" w:history="1">
            <w:r w:rsidR="000B755B" w:rsidRPr="00B62F9C">
              <w:rPr>
                <w:rStyle w:val="Hyperlink"/>
                <w:noProof/>
                <w:sz w:val="20"/>
              </w:rPr>
              <w:t>4.2.</w:t>
            </w:r>
            <w:r w:rsidR="000B755B" w:rsidRPr="00B62F9C">
              <w:rPr>
                <w:rFonts w:asciiTheme="minorHAnsi" w:hAnsiTheme="minorHAnsi"/>
                <w:noProof/>
                <w:sz w:val="20"/>
                <w:lang w:val="en-US"/>
              </w:rPr>
              <w:tab/>
            </w:r>
            <w:r w:rsidR="000B755B" w:rsidRPr="00B62F9C">
              <w:rPr>
                <w:rStyle w:val="Hyperlink"/>
                <w:noProof/>
                <w:sz w:val="20"/>
              </w:rPr>
              <w:t>Voxel-based Lesion-Behaviour Mapping</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_Toc117591249 \h </w:instrText>
            </w:r>
            <w:r w:rsidR="000B755B" w:rsidRPr="00B62F9C">
              <w:rPr>
                <w:noProof/>
                <w:webHidden/>
                <w:sz w:val="20"/>
              </w:rPr>
            </w:r>
            <w:r w:rsidR="000B755B" w:rsidRPr="00B62F9C">
              <w:rPr>
                <w:noProof/>
                <w:webHidden/>
                <w:sz w:val="20"/>
              </w:rPr>
              <w:fldChar w:fldCharType="separate"/>
            </w:r>
            <w:r w:rsidR="00593976">
              <w:rPr>
                <w:noProof/>
                <w:webHidden/>
                <w:sz w:val="20"/>
              </w:rPr>
              <w:t>29</w:t>
            </w:r>
            <w:r w:rsidR="000B755B" w:rsidRPr="00B62F9C">
              <w:rPr>
                <w:noProof/>
                <w:webHidden/>
                <w:sz w:val="20"/>
              </w:rPr>
              <w:fldChar w:fldCharType="end"/>
            </w:r>
          </w:hyperlink>
        </w:p>
        <w:p w14:paraId="5BF3A9B4" w14:textId="3B6A4695" w:rsidR="000B755B" w:rsidRPr="00B62F9C" w:rsidRDefault="009E292F">
          <w:pPr>
            <w:pStyle w:val="TOC3"/>
            <w:tabs>
              <w:tab w:val="left" w:pos="1100"/>
              <w:tab w:val="right" w:leader="dot" w:pos="9062"/>
            </w:tabs>
            <w:rPr>
              <w:rFonts w:asciiTheme="minorHAnsi" w:hAnsiTheme="minorHAnsi"/>
              <w:noProof/>
              <w:sz w:val="20"/>
              <w:lang w:val="en-US"/>
            </w:rPr>
          </w:pPr>
          <w:hyperlink w:anchor="_Toc117591250" w:history="1">
            <w:r w:rsidR="000B755B" w:rsidRPr="00B62F9C">
              <w:rPr>
                <w:rStyle w:val="Hyperlink"/>
                <w:noProof/>
                <w:sz w:val="20"/>
              </w:rPr>
              <w:t>4.3.</w:t>
            </w:r>
            <w:r w:rsidR="000B755B" w:rsidRPr="00B62F9C">
              <w:rPr>
                <w:rFonts w:asciiTheme="minorHAnsi" w:hAnsiTheme="minorHAnsi"/>
                <w:noProof/>
                <w:sz w:val="20"/>
                <w:lang w:val="en-US"/>
              </w:rPr>
              <w:tab/>
            </w:r>
            <w:r w:rsidR="000B755B" w:rsidRPr="00B62F9C">
              <w:rPr>
                <w:rStyle w:val="Hyperlink"/>
                <w:noProof/>
                <w:sz w:val="20"/>
              </w:rPr>
              <w:t>Whole-Brain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_Toc117591250 \h </w:instrText>
            </w:r>
            <w:r w:rsidR="000B755B" w:rsidRPr="00B62F9C">
              <w:rPr>
                <w:noProof/>
                <w:webHidden/>
                <w:sz w:val="20"/>
              </w:rPr>
            </w:r>
            <w:r w:rsidR="000B755B" w:rsidRPr="00B62F9C">
              <w:rPr>
                <w:noProof/>
                <w:webHidden/>
                <w:sz w:val="20"/>
              </w:rPr>
              <w:fldChar w:fldCharType="separate"/>
            </w:r>
            <w:r w:rsidR="00593976">
              <w:rPr>
                <w:noProof/>
                <w:webHidden/>
                <w:sz w:val="20"/>
              </w:rPr>
              <w:t>30</w:t>
            </w:r>
            <w:r w:rsidR="000B755B" w:rsidRPr="00B62F9C">
              <w:rPr>
                <w:noProof/>
                <w:webHidden/>
                <w:sz w:val="20"/>
              </w:rPr>
              <w:fldChar w:fldCharType="end"/>
            </w:r>
          </w:hyperlink>
        </w:p>
        <w:p w14:paraId="2DC24A24" w14:textId="023CDEF9" w:rsidR="000B755B" w:rsidRPr="00B62F9C" w:rsidRDefault="009E292F">
          <w:pPr>
            <w:pStyle w:val="TOC3"/>
            <w:tabs>
              <w:tab w:val="left" w:pos="1100"/>
              <w:tab w:val="right" w:leader="dot" w:pos="9062"/>
            </w:tabs>
            <w:rPr>
              <w:rFonts w:asciiTheme="minorHAnsi" w:hAnsiTheme="minorHAnsi"/>
              <w:noProof/>
              <w:sz w:val="20"/>
              <w:lang w:val="en-US"/>
            </w:rPr>
          </w:pPr>
          <w:hyperlink w:anchor="_Toc117591251" w:history="1">
            <w:r w:rsidR="000B755B" w:rsidRPr="00B62F9C">
              <w:rPr>
                <w:rStyle w:val="Hyperlink"/>
                <w:noProof/>
                <w:sz w:val="20"/>
              </w:rPr>
              <w:t>4.4.</w:t>
            </w:r>
            <w:r w:rsidR="000B755B" w:rsidRPr="00B62F9C">
              <w:rPr>
                <w:rFonts w:asciiTheme="minorHAnsi" w:hAnsiTheme="minorHAnsi"/>
                <w:noProof/>
                <w:sz w:val="20"/>
                <w:lang w:val="en-US"/>
              </w:rPr>
              <w:tab/>
            </w:r>
            <w:r w:rsidR="000B755B" w:rsidRPr="00B62F9C">
              <w:rPr>
                <w:rStyle w:val="Hyperlink"/>
                <w:noProof/>
                <w:sz w:val="20"/>
              </w:rPr>
              <w:t>Region-to-Region Disconnectivity</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_Toc117591251 \h </w:instrText>
            </w:r>
            <w:r w:rsidR="000B755B" w:rsidRPr="00B62F9C">
              <w:rPr>
                <w:noProof/>
                <w:webHidden/>
                <w:sz w:val="20"/>
              </w:rPr>
            </w:r>
            <w:r w:rsidR="000B755B" w:rsidRPr="00B62F9C">
              <w:rPr>
                <w:noProof/>
                <w:webHidden/>
                <w:sz w:val="20"/>
              </w:rPr>
              <w:fldChar w:fldCharType="separate"/>
            </w:r>
            <w:r w:rsidR="00593976">
              <w:rPr>
                <w:noProof/>
                <w:webHidden/>
                <w:sz w:val="20"/>
              </w:rPr>
              <w:t>31</w:t>
            </w:r>
            <w:r w:rsidR="000B755B" w:rsidRPr="00B62F9C">
              <w:rPr>
                <w:noProof/>
                <w:webHidden/>
                <w:sz w:val="20"/>
              </w:rPr>
              <w:fldChar w:fldCharType="end"/>
            </w:r>
          </w:hyperlink>
        </w:p>
        <w:p w14:paraId="11A30233" w14:textId="3A4AA0D9" w:rsidR="000B755B" w:rsidRPr="00B62F9C" w:rsidRDefault="009E292F">
          <w:pPr>
            <w:pStyle w:val="TOC3"/>
            <w:tabs>
              <w:tab w:val="left" w:pos="1100"/>
              <w:tab w:val="right" w:leader="dot" w:pos="9062"/>
            </w:tabs>
            <w:rPr>
              <w:rFonts w:asciiTheme="minorHAnsi" w:hAnsiTheme="minorHAnsi"/>
              <w:noProof/>
              <w:sz w:val="20"/>
              <w:lang w:val="en-US"/>
            </w:rPr>
          </w:pPr>
          <w:hyperlink w:anchor="_Toc117591252" w:history="1">
            <w:r w:rsidR="000B755B" w:rsidRPr="00B62F9C">
              <w:rPr>
                <w:rStyle w:val="Hyperlink"/>
                <w:noProof/>
                <w:sz w:val="20"/>
              </w:rPr>
              <w:t>4.5.</w:t>
            </w:r>
            <w:r w:rsidR="000B755B" w:rsidRPr="00B62F9C">
              <w:rPr>
                <w:rFonts w:asciiTheme="minorHAnsi" w:hAnsiTheme="minorHAnsi"/>
                <w:noProof/>
                <w:sz w:val="20"/>
                <w:lang w:val="en-US"/>
              </w:rPr>
              <w:tab/>
            </w:r>
            <w:r w:rsidR="000B755B" w:rsidRPr="00B62F9C">
              <w:rPr>
                <w:rStyle w:val="Hyperlink"/>
                <w:noProof/>
                <w:sz w:val="20"/>
              </w:rPr>
              <w:t>Prediction of Patient Status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_Toc117591252 \h </w:instrText>
            </w:r>
            <w:r w:rsidR="000B755B" w:rsidRPr="00B62F9C">
              <w:rPr>
                <w:noProof/>
                <w:webHidden/>
                <w:sz w:val="20"/>
              </w:rPr>
            </w:r>
            <w:r w:rsidR="000B755B" w:rsidRPr="00B62F9C">
              <w:rPr>
                <w:noProof/>
                <w:webHidden/>
                <w:sz w:val="20"/>
              </w:rPr>
              <w:fldChar w:fldCharType="separate"/>
            </w:r>
            <w:r w:rsidR="00593976">
              <w:rPr>
                <w:noProof/>
                <w:webHidden/>
                <w:sz w:val="20"/>
              </w:rPr>
              <w:t>33</w:t>
            </w:r>
            <w:r w:rsidR="000B755B" w:rsidRPr="00B62F9C">
              <w:rPr>
                <w:noProof/>
                <w:webHidden/>
                <w:sz w:val="20"/>
              </w:rPr>
              <w:fldChar w:fldCharType="end"/>
            </w:r>
          </w:hyperlink>
        </w:p>
        <w:p w14:paraId="35981E11" w14:textId="714235B1" w:rsidR="000B755B" w:rsidRPr="00B62F9C" w:rsidRDefault="009E292F">
          <w:pPr>
            <w:pStyle w:val="TOC3"/>
            <w:tabs>
              <w:tab w:val="left" w:pos="1100"/>
              <w:tab w:val="right" w:leader="dot" w:pos="9062"/>
            </w:tabs>
            <w:rPr>
              <w:rFonts w:asciiTheme="minorHAnsi" w:hAnsiTheme="minorHAnsi"/>
              <w:noProof/>
              <w:sz w:val="20"/>
              <w:lang w:val="en-US"/>
            </w:rPr>
          </w:pPr>
          <w:hyperlink w:anchor="_Toc117591253" w:history="1">
            <w:r w:rsidR="000B755B" w:rsidRPr="00B62F9C">
              <w:rPr>
                <w:rStyle w:val="Hyperlink"/>
                <w:noProof/>
                <w:sz w:val="20"/>
              </w:rPr>
              <w:t>4.6.</w:t>
            </w:r>
            <w:r w:rsidR="000B755B" w:rsidRPr="00B62F9C">
              <w:rPr>
                <w:rFonts w:asciiTheme="minorHAnsi" w:hAnsiTheme="minorHAnsi"/>
                <w:noProof/>
                <w:sz w:val="20"/>
                <w:lang w:val="en-US"/>
              </w:rPr>
              <w:tab/>
            </w:r>
            <w:r w:rsidR="000B755B" w:rsidRPr="00B62F9C">
              <w:rPr>
                <w:rStyle w:val="Hyperlink"/>
                <w:noProof/>
                <w:sz w:val="20"/>
              </w:rPr>
              <w:t>Limitations &amp; Outlook</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_Toc117591253 \h </w:instrText>
            </w:r>
            <w:r w:rsidR="000B755B" w:rsidRPr="00B62F9C">
              <w:rPr>
                <w:noProof/>
                <w:webHidden/>
                <w:sz w:val="20"/>
              </w:rPr>
            </w:r>
            <w:r w:rsidR="000B755B" w:rsidRPr="00B62F9C">
              <w:rPr>
                <w:noProof/>
                <w:webHidden/>
                <w:sz w:val="20"/>
              </w:rPr>
              <w:fldChar w:fldCharType="separate"/>
            </w:r>
            <w:r w:rsidR="00593976">
              <w:rPr>
                <w:noProof/>
                <w:webHidden/>
                <w:sz w:val="20"/>
              </w:rPr>
              <w:t>33</w:t>
            </w:r>
            <w:r w:rsidR="000B755B" w:rsidRPr="00B62F9C">
              <w:rPr>
                <w:noProof/>
                <w:webHidden/>
                <w:sz w:val="20"/>
              </w:rPr>
              <w:fldChar w:fldCharType="end"/>
            </w:r>
          </w:hyperlink>
        </w:p>
        <w:p w14:paraId="27C64D37" w14:textId="2CD61022" w:rsidR="000B755B" w:rsidRPr="00B62F9C" w:rsidRDefault="009E292F">
          <w:pPr>
            <w:pStyle w:val="TOC2"/>
            <w:tabs>
              <w:tab w:val="left" w:pos="660"/>
              <w:tab w:val="right" w:leader="dot" w:pos="9062"/>
            </w:tabs>
            <w:rPr>
              <w:rFonts w:asciiTheme="minorHAnsi" w:hAnsiTheme="minorHAnsi"/>
              <w:noProof/>
              <w:sz w:val="20"/>
              <w:lang w:val="en-US"/>
            </w:rPr>
          </w:pPr>
          <w:hyperlink w:anchor="_Toc117591254" w:history="1">
            <w:r w:rsidR="000B755B" w:rsidRPr="00B62F9C">
              <w:rPr>
                <w:rStyle w:val="Hyperlink"/>
                <w:noProof/>
                <w:sz w:val="20"/>
              </w:rPr>
              <w:t>5.</w:t>
            </w:r>
            <w:r w:rsidR="000B755B" w:rsidRPr="00B62F9C">
              <w:rPr>
                <w:rFonts w:asciiTheme="minorHAnsi" w:hAnsiTheme="minorHAnsi"/>
                <w:noProof/>
                <w:sz w:val="20"/>
                <w:lang w:val="en-US"/>
              </w:rPr>
              <w:tab/>
            </w:r>
            <w:r w:rsidR="000B755B" w:rsidRPr="00B62F9C">
              <w:rPr>
                <w:rStyle w:val="Hyperlink"/>
                <w:noProof/>
                <w:sz w:val="20"/>
              </w:rPr>
              <w:t>Conclusion</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_Toc117591254 \h </w:instrText>
            </w:r>
            <w:r w:rsidR="000B755B" w:rsidRPr="00B62F9C">
              <w:rPr>
                <w:noProof/>
                <w:webHidden/>
                <w:sz w:val="20"/>
              </w:rPr>
            </w:r>
            <w:r w:rsidR="000B755B" w:rsidRPr="00B62F9C">
              <w:rPr>
                <w:noProof/>
                <w:webHidden/>
                <w:sz w:val="20"/>
              </w:rPr>
              <w:fldChar w:fldCharType="separate"/>
            </w:r>
            <w:r w:rsidR="00593976">
              <w:rPr>
                <w:noProof/>
                <w:webHidden/>
                <w:sz w:val="20"/>
              </w:rPr>
              <w:t>37</w:t>
            </w:r>
            <w:r w:rsidR="000B755B" w:rsidRPr="00B62F9C">
              <w:rPr>
                <w:noProof/>
                <w:webHidden/>
                <w:sz w:val="20"/>
              </w:rPr>
              <w:fldChar w:fldCharType="end"/>
            </w:r>
          </w:hyperlink>
        </w:p>
        <w:p w14:paraId="7D8D050D" w14:textId="45A76328" w:rsidR="000B755B" w:rsidRPr="00B62F9C" w:rsidRDefault="009E292F">
          <w:pPr>
            <w:pStyle w:val="TOC2"/>
            <w:tabs>
              <w:tab w:val="right" w:leader="dot" w:pos="9062"/>
            </w:tabs>
            <w:rPr>
              <w:rFonts w:asciiTheme="minorHAnsi" w:hAnsiTheme="minorHAnsi"/>
              <w:noProof/>
              <w:sz w:val="20"/>
              <w:lang w:val="en-US"/>
            </w:rPr>
          </w:pPr>
          <w:hyperlink w:anchor="_Toc117591255" w:history="1">
            <w:r w:rsidR="000B755B" w:rsidRPr="00B62F9C">
              <w:rPr>
                <w:rStyle w:val="Hyperlink"/>
                <w:noProof/>
                <w:sz w:val="20"/>
              </w:rPr>
              <w:t>References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_Toc117591255 \h </w:instrText>
            </w:r>
            <w:r w:rsidR="000B755B" w:rsidRPr="00B62F9C">
              <w:rPr>
                <w:noProof/>
                <w:webHidden/>
                <w:sz w:val="20"/>
              </w:rPr>
            </w:r>
            <w:r w:rsidR="000B755B" w:rsidRPr="00B62F9C">
              <w:rPr>
                <w:noProof/>
                <w:webHidden/>
                <w:sz w:val="20"/>
              </w:rPr>
              <w:fldChar w:fldCharType="separate"/>
            </w:r>
            <w:r w:rsidR="00593976">
              <w:rPr>
                <w:noProof/>
                <w:webHidden/>
                <w:sz w:val="20"/>
              </w:rPr>
              <w:t>38</w:t>
            </w:r>
            <w:r w:rsidR="000B755B" w:rsidRPr="00B62F9C">
              <w:rPr>
                <w:noProof/>
                <w:webHidden/>
                <w:sz w:val="20"/>
              </w:rPr>
              <w:fldChar w:fldCharType="end"/>
            </w:r>
          </w:hyperlink>
        </w:p>
        <w:p w14:paraId="2607CE44" w14:textId="604A8CE1" w:rsidR="000B755B" w:rsidRPr="00B62F9C" w:rsidRDefault="009E292F">
          <w:pPr>
            <w:pStyle w:val="TOC2"/>
            <w:tabs>
              <w:tab w:val="right" w:leader="dot" w:pos="9062"/>
            </w:tabs>
            <w:rPr>
              <w:rFonts w:asciiTheme="minorHAnsi" w:hAnsiTheme="minorHAnsi"/>
              <w:noProof/>
              <w:sz w:val="20"/>
              <w:lang w:val="en-US"/>
            </w:rPr>
          </w:pPr>
          <w:hyperlink w:anchor="_Toc117591256" w:history="1">
            <w:r w:rsidR="000B755B" w:rsidRPr="00B62F9C">
              <w:rPr>
                <w:rStyle w:val="Hyperlink"/>
                <w:noProof/>
                <w:sz w:val="20"/>
              </w:rPr>
              <w:t>Acknowledgements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_Toc117591256 \h </w:instrText>
            </w:r>
            <w:r w:rsidR="000B755B" w:rsidRPr="00B62F9C">
              <w:rPr>
                <w:noProof/>
                <w:webHidden/>
                <w:sz w:val="20"/>
              </w:rPr>
            </w:r>
            <w:r w:rsidR="000B755B" w:rsidRPr="00B62F9C">
              <w:rPr>
                <w:noProof/>
                <w:webHidden/>
                <w:sz w:val="20"/>
              </w:rPr>
              <w:fldChar w:fldCharType="separate"/>
            </w:r>
            <w:r w:rsidR="00593976">
              <w:rPr>
                <w:noProof/>
                <w:webHidden/>
                <w:sz w:val="20"/>
              </w:rPr>
              <w:t>55</w:t>
            </w:r>
            <w:r w:rsidR="000B755B" w:rsidRPr="00B62F9C">
              <w:rPr>
                <w:noProof/>
                <w:webHidden/>
                <w:sz w:val="20"/>
              </w:rPr>
              <w:fldChar w:fldCharType="end"/>
            </w:r>
          </w:hyperlink>
        </w:p>
        <w:p w14:paraId="1480DB00" w14:textId="7D2CB049" w:rsidR="000B755B" w:rsidRPr="00B62F9C" w:rsidRDefault="009E292F">
          <w:pPr>
            <w:pStyle w:val="TOC2"/>
            <w:tabs>
              <w:tab w:val="right" w:leader="dot" w:pos="9062"/>
            </w:tabs>
            <w:rPr>
              <w:rFonts w:asciiTheme="minorHAnsi" w:hAnsiTheme="minorHAnsi"/>
              <w:noProof/>
              <w:sz w:val="20"/>
              <w:lang w:val="en-US"/>
            </w:rPr>
          </w:pPr>
          <w:hyperlink w:anchor="_Toc117591257" w:history="1">
            <w:r w:rsidR="000B755B" w:rsidRPr="00B62F9C">
              <w:rPr>
                <w:rStyle w:val="Hyperlink"/>
                <w:noProof/>
                <w:sz w:val="20"/>
              </w:rPr>
              <w:t>Data Usage Statement</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_Toc117591257 \h </w:instrText>
            </w:r>
            <w:r w:rsidR="000B755B" w:rsidRPr="00B62F9C">
              <w:rPr>
                <w:noProof/>
                <w:webHidden/>
                <w:sz w:val="20"/>
              </w:rPr>
            </w:r>
            <w:r w:rsidR="000B755B" w:rsidRPr="00B62F9C">
              <w:rPr>
                <w:noProof/>
                <w:webHidden/>
                <w:sz w:val="20"/>
              </w:rPr>
              <w:fldChar w:fldCharType="separate"/>
            </w:r>
            <w:r w:rsidR="00593976">
              <w:rPr>
                <w:noProof/>
                <w:webHidden/>
                <w:sz w:val="20"/>
              </w:rPr>
              <w:t>56</w:t>
            </w:r>
            <w:r w:rsidR="000B755B" w:rsidRPr="00B62F9C">
              <w:rPr>
                <w:noProof/>
                <w:webHidden/>
                <w:sz w:val="20"/>
              </w:rPr>
              <w:fldChar w:fldCharType="end"/>
            </w:r>
          </w:hyperlink>
        </w:p>
        <w:p w14:paraId="2E5E4FBD" w14:textId="17C5BC45" w:rsidR="000B755B" w:rsidRPr="00B62F9C" w:rsidRDefault="009E292F">
          <w:pPr>
            <w:pStyle w:val="TOC2"/>
            <w:tabs>
              <w:tab w:val="right" w:leader="dot" w:pos="9062"/>
            </w:tabs>
            <w:rPr>
              <w:rFonts w:asciiTheme="minorHAnsi" w:hAnsiTheme="minorHAnsi"/>
              <w:noProof/>
              <w:sz w:val="20"/>
              <w:lang w:val="en-US"/>
            </w:rPr>
          </w:pPr>
          <w:hyperlink w:anchor="_Toc117591258" w:history="1">
            <w:r w:rsidR="000B755B" w:rsidRPr="00B62F9C">
              <w:rPr>
                <w:rStyle w:val="Hyperlink"/>
                <w:noProof/>
                <w:sz w:val="20"/>
              </w:rPr>
              <w:t>Appendix</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_Toc117591258 \h </w:instrText>
            </w:r>
            <w:r w:rsidR="000B755B" w:rsidRPr="00B62F9C">
              <w:rPr>
                <w:noProof/>
                <w:webHidden/>
                <w:sz w:val="20"/>
              </w:rPr>
            </w:r>
            <w:r w:rsidR="000B755B" w:rsidRPr="00B62F9C">
              <w:rPr>
                <w:noProof/>
                <w:webHidden/>
                <w:sz w:val="20"/>
              </w:rPr>
              <w:fldChar w:fldCharType="separate"/>
            </w:r>
            <w:r w:rsidR="00593976">
              <w:rPr>
                <w:noProof/>
                <w:webHidden/>
                <w:sz w:val="20"/>
              </w:rPr>
              <w:t>57</w:t>
            </w:r>
            <w:r w:rsidR="000B755B" w:rsidRPr="00B62F9C">
              <w:rPr>
                <w:noProof/>
                <w:webHidden/>
                <w:sz w:val="20"/>
              </w:rPr>
              <w:fldChar w:fldCharType="end"/>
            </w:r>
          </w:hyperlink>
        </w:p>
        <w:p w14:paraId="7325DD19" w14:textId="472B8E20" w:rsidR="000B755B" w:rsidRPr="00B62F9C" w:rsidRDefault="009E292F">
          <w:pPr>
            <w:pStyle w:val="TOC3"/>
            <w:tabs>
              <w:tab w:val="right" w:leader="dot" w:pos="9062"/>
            </w:tabs>
            <w:rPr>
              <w:rFonts w:asciiTheme="minorHAnsi" w:hAnsiTheme="minorHAnsi"/>
              <w:noProof/>
              <w:sz w:val="20"/>
              <w:lang w:val="en-US"/>
            </w:rPr>
          </w:pPr>
          <w:hyperlink w:anchor="_Toc117591259" w:history="1">
            <w:r w:rsidR="000B755B" w:rsidRPr="00B62F9C">
              <w:rPr>
                <w:rStyle w:val="Hyperlink"/>
                <w:noProof/>
                <w:sz w:val="20"/>
              </w:rPr>
              <w:t>Appendix A: List of Abbreviations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_Toc117591259 \h </w:instrText>
            </w:r>
            <w:r w:rsidR="000B755B" w:rsidRPr="00B62F9C">
              <w:rPr>
                <w:noProof/>
                <w:webHidden/>
                <w:sz w:val="20"/>
              </w:rPr>
            </w:r>
            <w:r w:rsidR="000B755B" w:rsidRPr="00B62F9C">
              <w:rPr>
                <w:noProof/>
                <w:webHidden/>
                <w:sz w:val="20"/>
              </w:rPr>
              <w:fldChar w:fldCharType="separate"/>
            </w:r>
            <w:r w:rsidR="00593976">
              <w:rPr>
                <w:noProof/>
                <w:webHidden/>
                <w:sz w:val="20"/>
              </w:rPr>
              <w:t>57</w:t>
            </w:r>
            <w:r w:rsidR="000B755B" w:rsidRPr="00B62F9C">
              <w:rPr>
                <w:noProof/>
                <w:webHidden/>
                <w:sz w:val="20"/>
              </w:rPr>
              <w:fldChar w:fldCharType="end"/>
            </w:r>
          </w:hyperlink>
        </w:p>
        <w:p w14:paraId="0EA00750" w14:textId="0B8C64B5" w:rsidR="000B755B" w:rsidRPr="00B62F9C" w:rsidRDefault="009E292F">
          <w:pPr>
            <w:pStyle w:val="TOC3"/>
            <w:tabs>
              <w:tab w:val="right" w:leader="dot" w:pos="9062"/>
            </w:tabs>
            <w:rPr>
              <w:rFonts w:asciiTheme="minorHAnsi" w:hAnsiTheme="minorHAnsi"/>
              <w:noProof/>
              <w:sz w:val="20"/>
              <w:lang w:val="en-US"/>
            </w:rPr>
          </w:pPr>
          <w:hyperlink w:anchor="_Toc117591260" w:history="1">
            <w:r w:rsidR="000B755B" w:rsidRPr="00B62F9C">
              <w:rPr>
                <w:rStyle w:val="Hyperlink"/>
                <w:noProof/>
                <w:sz w:val="20"/>
              </w:rPr>
              <w:t>Appendix B: Supplementary Tables and Figures</w:t>
            </w:r>
            <w:r w:rsidR="000B755B" w:rsidRPr="00B62F9C">
              <w:rPr>
                <w:noProof/>
                <w:webHidden/>
                <w:sz w:val="20"/>
              </w:rPr>
              <w:tab/>
            </w:r>
            <w:r w:rsidR="000B755B" w:rsidRPr="00B62F9C">
              <w:rPr>
                <w:noProof/>
                <w:webHidden/>
                <w:sz w:val="20"/>
              </w:rPr>
              <w:fldChar w:fldCharType="begin"/>
            </w:r>
            <w:r w:rsidR="000B755B" w:rsidRPr="00B62F9C">
              <w:rPr>
                <w:noProof/>
                <w:webHidden/>
                <w:sz w:val="20"/>
              </w:rPr>
              <w:instrText xml:space="preserve"> PAGEREF _Toc117591260 \h </w:instrText>
            </w:r>
            <w:r w:rsidR="000B755B" w:rsidRPr="00B62F9C">
              <w:rPr>
                <w:noProof/>
                <w:webHidden/>
                <w:sz w:val="20"/>
              </w:rPr>
            </w:r>
            <w:r w:rsidR="000B755B" w:rsidRPr="00B62F9C">
              <w:rPr>
                <w:noProof/>
                <w:webHidden/>
                <w:sz w:val="20"/>
              </w:rPr>
              <w:fldChar w:fldCharType="separate"/>
            </w:r>
            <w:r w:rsidR="00593976">
              <w:rPr>
                <w:noProof/>
                <w:webHidden/>
                <w:sz w:val="20"/>
              </w:rPr>
              <w:t>58</w:t>
            </w:r>
            <w:r w:rsidR="000B755B" w:rsidRPr="00B62F9C">
              <w:rPr>
                <w:noProof/>
                <w:webHidden/>
                <w:sz w:val="20"/>
              </w:rPr>
              <w:fldChar w:fldCharType="end"/>
            </w:r>
          </w:hyperlink>
        </w:p>
        <w:p w14:paraId="5399C8AF" w14:textId="526DC48D" w:rsidR="007E6C19" w:rsidRDefault="00BA6867" w:rsidP="00834B09">
          <w:pPr>
            <w:sectPr w:rsidR="007E6C19" w:rsidSect="004D0CF4">
              <w:headerReference w:type="default" r:id="rId8"/>
              <w:pgSz w:w="11906" w:h="16838"/>
              <w:pgMar w:top="1417" w:right="1417" w:bottom="1134" w:left="1417" w:header="708" w:footer="708" w:gutter="0"/>
              <w:cols w:space="708"/>
              <w:docGrid w:linePitch="360"/>
            </w:sectPr>
          </w:pPr>
          <w:r w:rsidRPr="00B62F9C">
            <w:rPr>
              <w:b/>
              <w:bCs/>
              <w:sz w:val="20"/>
            </w:rPr>
            <w:fldChar w:fldCharType="end"/>
          </w:r>
        </w:p>
      </w:sdtContent>
    </w:sdt>
    <w:p w14:paraId="2267EB2C" w14:textId="6FF70736" w:rsidR="007E6C19" w:rsidRPr="00250B3C" w:rsidRDefault="007E6C19" w:rsidP="007E6C19">
      <w:pPr>
        <w:keepNext/>
        <w:keepLines/>
        <w:spacing w:after="120" w:line="276" w:lineRule="auto"/>
        <w:ind w:left="720"/>
        <w:outlineLvl w:val="1"/>
        <w:rPr>
          <w:rFonts w:ascii="Avenir Next LT Pro Light" w:eastAsiaTheme="majorEastAsia" w:hAnsi="Avenir Next LT Pro Light" w:cstheme="majorBidi"/>
          <w:sz w:val="28"/>
          <w:szCs w:val="28"/>
        </w:rPr>
      </w:pPr>
      <w:bookmarkStart w:id="0" w:name="_Toc117591226"/>
      <w:r>
        <w:rPr>
          <w:rFonts w:ascii="Avenir Next LT Pro Light" w:eastAsiaTheme="majorEastAsia" w:hAnsi="Avenir Next LT Pro Light" w:cstheme="majorBidi"/>
          <w:sz w:val="28"/>
          <w:szCs w:val="28"/>
        </w:rPr>
        <w:lastRenderedPageBreak/>
        <w:t>Abstract</w:t>
      </w:r>
      <w:bookmarkEnd w:id="0"/>
    </w:p>
    <w:p w14:paraId="16A60DE6" w14:textId="5BFCC197" w:rsidR="00DB1544" w:rsidRDefault="0084607C" w:rsidP="00967B7F">
      <w:pPr>
        <w:spacing w:line="276" w:lineRule="auto"/>
        <w:rPr>
          <w:rFonts w:cs="Arial"/>
        </w:rPr>
      </w:pPr>
      <w:r w:rsidRPr="00101A41">
        <w:rPr>
          <w:rFonts w:cs="Arial"/>
        </w:rPr>
        <w:t>One of the many factors affecting cognition and brain health is biological sex, and while the exact neurobiological underpinnings have not been identified so far, it has been proposed that this m</w:t>
      </w:r>
      <w:r w:rsidR="002F1AEC" w:rsidRPr="00101A41">
        <w:rPr>
          <w:rFonts w:cs="Arial"/>
        </w:rPr>
        <w:t>ay</w:t>
      </w:r>
      <w:r w:rsidRPr="00101A41">
        <w:rPr>
          <w:rFonts w:cs="Arial"/>
        </w:rPr>
        <w:t xml:space="preserve"> be rooted in sex differences in brain connectivity. Previous research has demonstrated that women exhibit more interhemispheric white matter connections, while men have a </w:t>
      </w:r>
      <w:r w:rsidR="00DB1544" w:rsidRPr="00101A41">
        <w:rPr>
          <w:rFonts w:cs="Arial"/>
        </w:rPr>
        <w:t>greater proportion</w:t>
      </w:r>
      <w:r w:rsidRPr="00101A41">
        <w:rPr>
          <w:rFonts w:cs="Arial"/>
        </w:rPr>
        <w:t xml:space="preserve"> of intrahemispheric connections. However, it is still unclear if/how those underlying sex differences in brain connectivity affect white matter disconnections caused by focal strokes and thus, how severe stroke-induced syndromes, such as visuospatial neglect, manifest. Here we show that while men and women do not differ</w:t>
      </w:r>
      <w:r w:rsidR="00DB1544" w:rsidRPr="00101A41">
        <w:rPr>
          <w:rFonts w:cs="Arial"/>
        </w:rPr>
        <w:t xml:space="preserve"> significantly</w:t>
      </w:r>
      <w:r w:rsidRPr="00101A41">
        <w:rPr>
          <w:rFonts w:cs="Arial"/>
        </w:rPr>
        <w:t xml:space="preserve"> in their lesion localisation after acute right-hemispheric stroke, they exhibit sex-specific disconnectivity patterns. We identified different clusters of voxels in women and men that contribute to neglect severity when damaged. Further, we revealed sex-specific region-to-region disconnectivity patterns, with thalamus disconnections being significantly associated with the female sex. </w:t>
      </w:r>
      <w:r w:rsidR="0054098C" w:rsidRPr="00101A41">
        <w:rPr>
          <w:rFonts w:cs="Arial"/>
        </w:rPr>
        <w:t xml:space="preserve">In the predictive modelling of patient status, disconnection-based models outperformed lesion-based models, especially during the prediction of neglect diagnosis. </w:t>
      </w:r>
      <w:r w:rsidRPr="00101A41">
        <w:rPr>
          <w:rFonts w:cs="Arial"/>
        </w:rPr>
        <w:t xml:space="preserve">Our findings </w:t>
      </w:r>
      <w:r w:rsidR="00F211C8" w:rsidRPr="00101A41">
        <w:rPr>
          <w:rFonts w:cs="Arial"/>
        </w:rPr>
        <w:t xml:space="preserve">highlight while there are sex-specific disconnectivity </w:t>
      </w:r>
      <w:r w:rsidR="00101A41" w:rsidRPr="00101A41">
        <w:rPr>
          <w:rFonts w:cs="Arial"/>
        </w:rPr>
        <w:t>patterns</w:t>
      </w:r>
      <w:r w:rsidR="00F211C8" w:rsidRPr="00101A41">
        <w:rPr>
          <w:rFonts w:cs="Arial"/>
        </w:rPr>
        <w:t xml:space="preserve"> after stroke, future studies are needed to further our understanding of the underlying mechanisms and ultimately contribute to personalised medicine.</w:t>
      </w:r>
    </w:p>
    <w:p w14:paraId="649DDF85" w14:textId="77777777" w:rsidR="00C603F6" w:rsidRPr="0063784D" w:rsidRDefault="00C603F6" w:rsidP="00967B7F">
      <w:pPr>
        <w:spacing w:line="276" w:lineRule="auto"/>
        <w:rPr>
          <w:lang w:val="en-US"/>
        </w:rPr>
      </w:pPr>
      <w:bookmarkStart w:id="1" w:name="_Toc116064595"/>
      <w:bookmarkStart w:id="2" w:name="_Hlk116122224"/>
      <w:r w:rsidRPr="0063784D">
        <w:rPr>
          <w:lang w:val="en-US"/>
        </w:rPr>
        <w:br w:type="page"/>
      </w:r>
    </w:p>
    <w:p w14:paraId="1FBBB25F" w14:textId="0660E4F1" w:rsidR="005B2D23" w:rsidRPr="0024216F" w:rsidRDefault="005B2D23" w:rsidP="00967B7F">
      <w:pPr>
        <w:pStyle w:val="Heading2"/>
        <w:numPr>
          <w:ilvl w:val="0"/>
          <w:numId w:val="3"/>
        </w:numPr>
        <w:spacing w:before="0" w:after="120"/>
        <w:rPr>
          <w:b w:val="0"/>
        </w:rPr>
      </w:pPr>
      <w:bookmarkStart w:id="3" w:name="_Toc117591227"/>
      <w:r w:rsidRPr="0024216F">
        <w:rPr>
          <w:b w:val="0"/>
        </w:rPr>
        <w:lastRenderedPageBreak/>
        <w:t>Introduction</w:t>
      </w:r>
      <w:bookmarkEnd w:id="1"/>
      <w:bookmarkEnd w:id="3"/>
    </w:p>
    <w:p w14:paraId="7EB6A7C5" w14:textId="79445CB0" w:rsidR="005B2D23" w:rsidRPr="00250B3C" w:rsidRDefault="00296FFC" w:rsidP="00967B7F">
      <w:pPr>
        <w:pStyle w:val="Heading3"/>
        <w:numPr>
          <w:ilvl w:val="1"/>
          <w:numId w:val="3"/>
        </w:numPr>
        <w:spacing w:before="0" w:after="120"/>
      </w:pPr>
      <w:bookmarkStart w:id="4" w:name="_Toc116064596"/>
      <w:bookmarkStart w:id="5" w:name="_Toc117591228"/>
      <w:r>
        <w:t>Sex Differences in</w:t>
      </w:r>
      <w:r w:rsidR="005B2D23" w:rsidRPr="00250B3C">
        <w:t xml:space="preserve"> </w:t>
      </w:r>
      <w:r>
        <w:rPr>
          <w:lang w:val="en-US"/>
        </w:rPr>
        <w:t>Brain Connectivity</w:t>
      </w:r>
      <w:bookmarkEnd w:id="4"/>
      <w:bookmarkEnd w:id="5"/>
    </w:p>
    <w:p w14:paraId="0C7715EF" w14:textId="368A3EBB" w:rsidR="00546BD9" w:rsidRPr="009B1762" w:rsidRDefault="00546BD9" w:rsidP="00447FEA">
      <w:pPr>
        <w:spacing w:after="120" w:line="276" w:lineRule="auto"/>
      </w:pPr>
      <w:r w:rsidRPr="009B1762">
        <w:t xml:space="preserve">Sex differences in cognitive abilities have been a widely discussed subject since the 1870s </w:t>
      </w:r>
      <w:r>
        <w:t xml:space="preserve">already </w:t>
      </w:r>
      <w:r w:rsidRPr="009B1762">
        <w:t xml:space="preserve">(for a review see </w:t>
      </w:r>
      <w:hyperlink w:anchor="shields1975" w:history="1">
        <w:r w:rsidRPr="001D330E">
          <w:rPr>
            <w:rStyle w:val="Hyperlink"/>
            <w:rFonts w:ascii="Ebrima" w:hAnsi="Ebrima"/>
          </w:rPr>
          <w:t>Shields, 1975</w:t>
        </w:r>
      </w:hyperlink>
      <w:r w:rsidRPr="009B1762">
        <w:t>).</w:t>
      </w:r>
      <w:r w:rsidR="00447FEA">
        <w:t xml:space="preserve"> T</w:t>
      </w:r>
      <w:r w:rsidRPr="009B1762">
        <w:t>he so-called “gender differences hypothesis”, which maintain</w:t>
      </w:r>
      <w:r>
        <w:t>s</w:t>
      </w:r>
      <w:r w:rsidRPr="009B1762">
        <w:t xml:space="preserve"> that the brains and cognitive abilities of men and women</w:t>
      </w:r>
      <w:r w:rsidR="00F55A8B">
        <w:rPr>
          <w:rStyle w:val="FootnoteReference"/>
        </w:rPr>
        <w:footnoteReference w:id="1"/>
      </w:r>
      <w:r w:rsidRPr="009B1762">
        <w:t xml:space="preserve"> are fundamentally different,</w:t>
      </w:r>
      <w:r w:rsidR="00B10987">
        <w:t xml:space="preserve"> still</w:t>
      </w:r>
      <w:r w:rsidRPr="009B1762">
        <w:t xml:space="preserve"> remain</w:t>
      </w:r>
      <w:r w:rsidR="00B10987">
        <w:t>s</w:t>
      </w:r>
      <w:r w:rsidRPr="009B1762">
        <w:t xml:space="preserve"> relatively common throughout both the minds of the general population, as well as the scientific community </w:t>
      </w:r>
      <w:r w:rsidR="00B10987">
        <w:t>to this date</w:t>
      </w:r>
      <w:r>
        <w:t xml:space="preserve"> </w:t>
      </w:r>
      <w:r w:rsidRPr="009B1762">
        <w:t>(</w:t>
      </w:r>
      <w:hyperlink w:anchor="hyde2005" w:history="1">
        <w:r w:rsidRPr="001D330E">
          <w:rPr>
            <w:rStyle w:val="Hyperlink"/>
            <w:rFonts w:ascii="Ebrima" w:hAnsi="Ebrima"/>
          </w:rPr>
          <w:t>Hyde, 2</w:t>
        </w:r>
        <w:r w:rsidR="005F6022">
          <w:rPr>
            <w:rStyle w:val="Hyperlink"/>
            <w:rFonts w:ascii="Ebrima" w:hAnsi="Ebrima"/>
          </w:rPr>
          <w:t>F</w:t>
        </w:r>
        <w:r w:rsidRPr="001D330E">
          <w:rPr>
            <w:rStyle w:val="Hyperlink"/>
            <w:rFonts w:ascii="Ebrima" w:hAnsi="Ebrima"/>
          </w:rPr>
          <w:t>005</w:t>
        </w:r>
      </w:hyperlink>
      <w:r w:rsidRPr="009B1762">
        <w:t xml:space="preserve">; </w:t>
      </w:r>
      <w:hyperlink w:anchor="hirnstein2019" w:history="1">
        <w:r w:rsidRPr="001D330E">
          <w:rPr>
            <w:rStyle w:val="Hyperlink"/>
            <w:rFonts w:ascii="Ebrima" w:hAnsi="Ebrima"/>
          </w:rPr>
          <w:t>Hirnstein et al., 2019</w:t>
        </w:r>
      </w:hyperlink>
      <w:r w:rsidRPr="009B1762">
        <w:t xml:space="preserve">). However, contrary to popular conceptions of psychological sex differences, numerous meta-analyses and meta-syntheses demonstrated that if any </w:t>
      </w:r>
      <w:r w:rsidR="005F6022">
        <w:t>sex</w:t>
      </w:r>
      <w:r w:rsidRPr="009B1762">
        <w:t xml:space="preserve"> differences are detectable in cognitive tests, they often are negligibly small (</w:t>
      </w:r>
      <w:hyperlink w:anchor="choleris2018" w:history="1">
        <w:r w:rsidRPr="001D330E">
          <w:rPr>
            <w:rStyle w:val="Hyperlink"/>
            <w:rFonts w:ascii="Ebrima" w:hAnsi="Ebrima"/>
          </w:rPr>
          <w:t>Choleris et al., 2018</w:t>
        </w:r>
      </w:hyperlink>
      <w:r>
        <w:t xml:space="preserve">; </w:t>
      </w:r>
      <w:hyperlink w:anchor="hirnstein2019" w:history="1">
        <w:r w:rsidRPr="001D330E">
          <w:rPr>
            <w:rStyle w:val="Hyperlink"/>
            <w:rFonts w:ascii="Ebrima" w:hAnsi="Ebrima"/>
          </w:rPr>
          <w:t>Hirnstein et al., 2019</w:t>
        </w:r>
      </w:hyperlink>
      <w:r w:rsidRPr="009B1762">
        <w:t xml:space="preserve">; </w:t>
      </w:r>
      <w:hyperlink w:anchor="hyde2005" w:history="1">
        <w:r w:rsidRPr="001D330E">
          <w:rPr>
            <w:rStyle w:val="Hyperlink"/>
            <w:rFonts w:ascii="Ebrima" w:hAnsi="Ebrima"/>
          </w:rPr>
          <w:t>Hyde, 2005</w:t>
        </w:r>
      </w:hyperlink>
      <w:r w:rsidRPr="009B1762">
        <w:t>;</w:t>
      </w:r>
      <w:r w:rsidRPr="009B1762">
        <w:rPr>
          <w:color w:val="7F7F7F" w:themeColor="text1" w:themeTint="80"/>
        </w:rPr>
        <w:t xml:space="preserve"> </w:t>
      </w:r>
      <w:hyperlink w:anchor="zell2015" w:history="1">
        <w:r w:rsidRPr="001D330E">
          <w:rPr>
            <w:rStyle w:val="Hyperlink"/>
            <w:rFonts w:ascii="Ebrima" w:hAnsi="Ebrima"/>
          </w:rPr>
          <w:t>Zell et al., 2015</w:t>
        </w:r>
      </w:hyperlink>
      <w:r w:rsidRPr="009B1762">
        <w:t xml:space="preserve">). </w:t>
      </w:r>
      <w:hyperlink w:anchor="hyde2005" w:history="1">
        <w:r w:rsidRPr="001D330E">
          <w:rPr>
            <w:rStyle w:val="Hyperlink"/>
            <w:rFonts w:ascii="Ebrima" w:hAnsi="Ebrima"/>
          </w:rPr>
          <w:t>Hyde (2005</w:t>
        </w:r>
      </w:hyperlink>
      <w:r w:rsidRPr="009B1762">
        <w:rPr>
          <w:color w:val="7F7F7F" w:themeColor="text1" w:themeTint="80"/>
        </w:rPr>
        <w:t xml:space="preserve"> </w:t>
      </w:r>
      <w:r w:rsidRPr="009173D1">
        <w:t xml:space="preserve">&amp; </w:t>
      </w:r>
      <w:hyperlink w:anchor="hyde2014" w:history="1">
        <w:r w:rsidRPr="001D330E">
          <w:rPr>
            <w:rStyle w:val="Hyperlink"/>
            <w:rFonts w:ascii="Ebrima" w:hAnsi="Ebrima"/>
          </w:rPr>
          <w:t>2014)</w:t>
        </w:r>
      </w:hyperlink>
      <w:r w:rsidRPr="009B1762">
        <w:rPr>
          <w:color w:val="7F7F7F" w:themeColor="text1" w:themeTint="80"/>
        </w:rPr>
        <w:t xml:space="preserve"> </w:t>
      </w:r>
      <w:r w:rsidRPr="009B1762">
        <w:t xml:space="preserve">found that in most cognitive tasks, women and men achieved equal performances. The strongest and most robust difference in cognitive tasks that a meta-synthesis by </w:t>
      </w:r>
      <w:hyperlink w:anchor="zell2015" w:history="1">
        <w:r w:rsidRPr="001D330E">
          <w:rPr>
            <w:rStyle w:val="Hyperlink"/>
            <w:rFonts w:ascii="Ebrima" w:hAnsi="Ebrima"/>
          </w:rPr>
          <w:t>Zell et al. (2015)</w:t>
        </w:r>
      </w:hyperlink>
      <w:r w:rsidRPr="009B1762">
        <w:rPr>
          <w:color w:val="7F7F7F" w:themeColor="text1" w:themeTint="80"/>
        </w:rPr>
        <w:t xml:space="preserve"> </w:t>
      </w:r>
      <w:r w:rsidRPr="009B1762">
        <w:t xml:space="preserve">identified was better performance of men in mental rotation tasks. </w:t>
      </w:r>
      <w:hyperlink w:anchor="voyer2016" w:history="1">
        <w:r w:rsidRPr="001D330E">
          <w:rPr>
            <w:rStyle w:val="Hyperlink"/>
            <w:rFonts w:ascii="Ebrima" w:hAnsi="Ebrima"/>
          </w:rPr>
          <w:t>Voyer et al.’s (2016)</w:t>
        </w:r>
      </w:hyperlink>
      <w:r w:rsidRPr="009B1762">
        <w:rPr>
          <w:color w:val="7F7F7F" w:themeColor="text1" w:themeTint="80"/>
        </w:rPr>
        <w:t xml:space="preserve"> </w:t>
      </w:r>
      <w:r w:rsidRPr="009B1762">
        <w:t>meta-analysis identified a significant, albeit small male advantage in visuospatial working memory tasks. A few studies found a small female advantage in certain language tasks, such as verbal fluency, but this effect was not consistently found across other tests in the language domain (</w:t>
      </w:r>
      <w:hyperlink w:anchor="hyde2014" w:history="1">
        <w:r w:rsidRPr="001D330E">
          <w:rPr>
            <w:rStyle w:val="Hyperlink"/>
            <w:rFonts w:ascii="Ebrima" w:hAnsi="Ebrima"/>
          </w:rPr>
          <w:t>Hyde, 2014</w:t>
        </w:r>
      </w:hyperlink>
      <w:r w:rsidRPr="009B1762">
        <w:rPr>
          <w:color w:val="7F7F7F" w:themeColor="text1" w:themeTint="80"/>
        </w:rPr>
        <w:t xml:space="preserve"> </w:t>
      </w:r>
      <w:r w:rsidRPr="009173D1">
        <w:t>&amp;</w:t>
      </w:r>
      <w:r w:rsidRPr="009B1762">
        <w:rPr>
          <w:color w:val="7F7F7F" w:themeColor="text1" w:themeTint="80"/>
        </w:rPr>
        <w:t xml:space="preserve"> </w:t>
      </w:r>
      <w:hyperlink w:anchor="hyde2016" w:history="1">
        <w:r w:rsidRPr="001D330E">
          <w:rPr>
            <w:rStyle w:val="Hyperlink"/>
            <w:rFonts w:ascii="Ebrima" w:hAnsi="Ebrima"/>
          </w:rPr>
          <w:t>2016</w:t>
        </w:r>
      </w:hyperlink>
      <w:r w:rsidRPr="009B1762">
        <w:t xml:space="preserve">; </w:t>
      </w:r>
      <w:hyperlink w:anchor="sommer2004" w:history="1">
        <w:r w:rsidRPr="001D330E">
          <w:rPr>
            <w:rStyle w:val="Hyperlink"/>
            <w:rFonts w:ascii="Ebrima" w:hAnsi="Ebrima"/>
          </w:rPr>
          <w:t>Sommer et al., 2004</w:t>
        </w:r>
      </w:hyperlink>
      <w:r w:rsidRPr="009B1762">
        <w:t>). Since most existing differences tended to be small in magnitude, this led researchers to coin the “gender similarities hypothesis”, stating that men and women are similar in most, but not all, psychological domains (</w:t>
      </w:r>
      <w:hyperlink w:anchor="hyde2005" w:history="1">
        <w:r w:rsidRPr="001D330E">
          <w:rPr>
            <w:rStyle w:val="Hyperlink"/>
            <w:rFonts w:ascii="Ebrima" w:hAnsi="Ebrima"/>
          </w:rPr>
          <w:t>Hyde, 2005</w:t>
        </w:r>
      </w:hyperlink>
      <w:r w:rsidRPr="009B1762">
        <w:t xml:space="preserve">; </w:t>
      </w:r>
      <w:hyperlink w:anchor="zell2015" w:history="1">
        <w:r w:rsidRPr="001D330E">
          <w:rPr>
            <w:rStyle w:val="Hyperlink"/>
            <w:rFonts w:ascii="Ebrima" w:hAnsi="Ebrima"/>
          </w:rPr>
          <w:t>Zell et al., 2015</w:t>
        </w:r>
      </w:hyperlink>
      <w:r w:rsidRPr="009B1762">
        <w:t>).</w:t>
      </w:r>
    </w:p>
    <w:p w14:paraId="4F9121C7" w14:textId="7238826F" w:rsidR="00546BD9" w:rsidRDefault="00546BD9" w:rsidP="00CE0083">
      <w:pPr>
        <w:spacing w:line="276" w:lineRule="auto"/>
      </w:pPr>
      <w:r w:rsidRPr="00E11E29">
        <w:t>Nevertheless,</w:t>
      </w:r>
      <w:r w:rsidRPr="009B1762">
        <w:t xml:space="preserve"> even </w:t>
      </w:r>
      <w:r>
        <w:t xml:space="preserve">small sex </w:t>
      </w:r>
      <w:r w:rsidRPr="009B1762">
        <w:t xml:space="preserve">differences </w:t>
      </w:r>
      <w:r>
        <w:t xml:space="preserve">in cognition </w:t>
      </w:r>
      <w:r w:rsidRPr="009B1762">
        <w:t>may be highly relevant</w:t>
      </w:r>
      <w:r>
        <w:t xml:space="preserve"> for societal issues, </w:t>
      </w:r>
      <w:r w:rsidRPr="00982497">
        <w:t xml:space="preserve">such as </w:t>
      </w:r>
      <w:r w:rsidR="00982497">
        <w:t>discrimination against one of the sexes in a particular career</w:t>
      </w:r>
      <w:r w:rsidR="00C65901">
        <w:t xml:space="preserve"> path</w:t>
      </w:r>
      <w:r w:rsidR="00982497">
        <w:t xml:space="preserve"> </w:t>
      </w:r>
      <w:r w:rsidR="00C65901">
        <w:t xml:space="preserve">based on harmful stereotypes </w:t>
      </w:r>
      <w:r>
        <w:t>(</w:t>
      </w:r>
      <w:hyperlink w:anchor="ceci2009" w:history="1">
        <w:r w:rsidRPr="001D330E">
          <w:rPr>
            <w:rStyle w:val="Hyperlink"/>
            <w:rFonts w:ascii="Ebrima" w:hAnsi="Ebrima"/>
          </w:rPr>
          <w:t>Ceci et al., 2009</w:t>
        </w:r>
      </w:hyperlink>
      <w:r w:rsidRPr="009173D1">
        <w:t>;</w:t>
      </w:r>
      <w:r w:rsidRPr="00E11E29">
        <w:rPr>
          <w:color w:val="7F7F7F" w:themeColor="text1" w:themeTint="80"/>
        </w:rPr>
        <w:t xml:space="preserve"> </w:t>
      </w:r>
      <w:hyperlink w:anchor="hartleysutton2013" w:history="1">
        <w:r w:rsidR="00982497" w:rsidRPr="001D330E">
          <w:rPr>
            <w:rStyle w:val="Hyperlink"/>
            <w:rFonts w:ascii="Ebrima" w:hAnsi="Ebrima"/>
          </w:rPr>
          <w:t>Hartley &amp; Sutton, 2013</w:t>
        </w:r>
      </w:hyperlink>
      <w:r w:rsidR="00982497" w:rsidRPr="009173D1">
        <w:t>;</w:t>
      </w:r>
      <w:r w:rsidR="00982497">
        <w:rPr>
          <w:color w:val="7F7F7F" w:themeColor="text1" w:themeTint="80"/>
        </w:rPr>
        <w:t xml:space="preserve"> </w:t>
      </w:r>
      <w:hyperlink w:anchor="hirnstein2019" w:history="1">
        <w:r w:rsidRPr="001D330E">
          <w:rPr>
            <w:rStyle w:val="Hyperlink"/>
            <w:rFonts w:ascii="Ebrima" w:hAnsi="Ebrima"/>
          </w:rPr>
          <w:t>Hirnstein et al., 2019</w:t>
        </w:r>
      </w:hyperlink>
      <w:r>
        <w:t>), as well as for clinical applications and personalised medical care (</w:t>
      </w:r>
      <w:hyperlink w:anchor="choleris2018" w:history="1">
        <w:r w:rsidRPr="001D330E">
          <w:rPr>
            <w:rStyle w:val="Hyperlink"/>
            <w:rFonts w:ascii="Ebrima" w:hAnsi="Ebrima"/>
          </w:rPr>
          <w:t>Choleris et al., 2018</w:t>
        </w:r>
      </w:hyperlink>
      <w:r w:rsidRPr="009173D1">
        <w:t>;</w:t>
      </w:r>
      <w:r w:rsidRPr="00E11E29">
        <w:rPr>
          <w:color w:val="7F7F7F" w:themeColor="text1" w:themeTint="80"/>
        </w:rPr>
        <w:t xml:space="preserve"> </w:t>
      </w:r>
      <w:hyperlink w:anchor="ritchie2018" w:history="1">
        <w:r w:rsidRPr="001D330E">
          <w:rPr>
            <w:rStyle w:val="Hyperlink"/>
            <w:rFonts w:ascii="Ebrima" w:hAnsi="Ebrima"/>
          </w:rPr>
          <w:t>Ritchie et al., 2018</w:t>
        </w:r>
      </w:hyperlink>
      <w:r>
        <w:t>). Still, there</w:t>
      </w:r>
      <w:r w:rsidRPr="009B1762">
        <w:t xml:space="preserve"> is no consensus regarding the exact neurobiological mechanisms underlying cognitive sex differences, but a complex interaction of nature and nurture has been proposed (</w:t>
      </w:r>
      <w:hyperlink w:anchor="hirnstein2019" w:history="1">
        <w:r w:rsidRPr="001D330E">
          <w:rPr>
            <w:rStyle w:val="Hyperlink"/>
            <w:rFonts w:ascii="Ebrima" w:hAnsi="Ebrima"/>
          </w:rPr>
          <w:t>Hirnstein et al., 2019</w:t>
        </w:r>
      </w:hyperlink>
      <w:r w:rsidRPr="009173D1">
        <w:t>;</w:t>
      </w:r>
      <w:r w:rsidRPr="009B1762">
        <w:rPr>
          <w:color w:val="7F7F7F" w:themeColor="text1" w:themeTint="80"/>
        </w:rPr>
        <w:t xml:space="preserve"> </w:t>
      </w:r>
      <w:hyperlink w:anchor="millerhalpern2014" w:history="1">
        <w:r w:rsidRPr="001D330E">
          <w:rPr>
            <w:rStyle w:val="Hyperlink"/>
            <w:rFonts w:ascii="Ebrima" w:hAnsi="Ebrima"/>
          </w:rPr>
          <w:t>Miller &amp; Halpern, 2014</w:t>
        </w:r>
      </w:hyperlink>
      <w:r w:rsidRPr="009B1762">
        <w:t xml:space="preserve">). A particularly </w:t>
      </w:r>
      <w:r>
        <w:t>influential</w:t>
      </w:r>
      <w:r w:rsidRPr="009B1762">
        <w:t xml:space="preserve"> theory proposes that cognitive sex differences may arise from differences in brain connectivity and hemispheric asymmetry </w:t>
      </w:r>
      <w:r w:rsidRPr="00906245">
        <w:t>(</w:t>
      </w:r>
      <w:hyperlink w:anchor="ingalhalikar2013" w:history="1">
        <w:r w:rsidRPr="0048723D">
          <w:rPr>
            <w:rStyle w:val="Hyperlink"/>
            <w:rFonts w:ascii="Ebrima" w:hAnsi="Ebrima"/>
          </w:rPr>
          <w:t>Ingalhalikar et al., 2013</w:t>
        </w:r>
      </w:hyperlink>
      <w:r w:rsidRPr="009173D1">
        <w:t>;</w:t>
      </w:r>
      <w:r w:rsidRPr="004D7D8A">
        <w:rPr>
          <w:color w:val="7F7F7F" w:themeColor="text1" w:themeTint="80"/>
        </w:rPr>
        <w:t xml:space="preserve"> </w:t>
      </w:r>
      <w:hyperlink w:anchor="pletzer2014" w:history="1">
        <w:r w:rsidRPr="0048723D">
          <w:rPr>
            <w:rStyle w:val="Hyperlink"/>
            <w:rFonts w:ascii="Ebrima" w:hAnsi="Ebrima"/>
          </w:rPr>
          <w:t>Pletzer, 2014</w:t>
        </w:r>
      </w:hyperlink>
      <w:r w:rsidRPr="009173D1">
        <w:t>;</w:t>
      </w:r>
      <w:r w:rsidRPr="00E11E29">
        <w:t xml:space="preserve"> see </w:t>
      </w:r>
      <w:hyperlink w:anchor="hirnstein2019" w:history="1">
        <w:r w:rsidRPr="0048723D">
          <w:rPr>
            <w:rStyle w:val="Hyperlink"/>
            <w:rFonts w:ascii="Ebrima" w:hAnsi="Ebrima"/>
          </w:rPr>
          <w:t>Hirnstein et al., 2019</w:t>
        </w:r>
      </w:hyperlink>
      <w:r w:rsidRPr="004D7D8A">
        <w:rPr>
          <w:color w:val="7F7F7F" w:themeColor="text1" w:themeTint="80"/>
        </w:rPr>
        <w:t xml:space="preserve"> </w:t>
      </w:r>
      <w:r w:rsidRPr="00E11E29">
        <w:t>for a review</w:t>
      </w:r>
      <w:r w:rsidRPr="00906245">
        <w:t>).</w:t>
      </w:r>
      <w:r w:rsidRPr="009B1762">
        <w:t xml:space="preserve"> </w:t>
      </w:r>
    </w:p>
    <w:p w14:paraId="0DC9B2BA" w14:textId="68DBBE29" w:rsidR="00546BD9" w:rsidRPr="009B1762" w:rsidRDefault="00546BD9" w:rsidP="00CE0083">
      <w:pPr>
        <w:spacing w:line="276" w:lineRule="auto"/>
      </w:pPr>
      <w:r w:rsidRPr="009B1762">
        <w:t xml:space="preserve">A large-scale diffusion tensor imaging (DTI) study by </w:t>
      </w:r>
      <w:hyperlink w:anchor="ingalhalikar2013" w:history="1">
        <w:r w:rsidRPr="0048723D">
          <w:rPr>
            <w:rStyle w:val="Hyperlink"/>
            <w:rFonts w:ascii="Ebrima" w:hAnsi="Ebrima"/>
          </w:rPr>
          <w:t>Ingalhalikar et al. (2013)</w:t>
        </w:r>
      </w:hyperlink>
      <w:r w:rsidRPr="009B1762">
        <w:rPr>
          <w:color w:val="7F7F7F" w:themeColor="text1" w:themeTint="80"/>
        </w:rPr>
        <w:t xml:space="preserve"> </w:t>
      </w:r>
      <w:r w:rsidRPr="009B1762">
        <w:t>investigating sex-differences in the structural connectome</w:t>
      </w:r>
      <w:r>
        <w:t xml:space="preserve"> of the</w:t>
      </w:r>
      <w:r w:rsidR="005F6022">
        <w:t xml:space="preserve"> healthy</w:t>
      </w:r>
      <w:r>
        <w:t xml:space="preserve"> human brain</w:t>
      </w:r>
      <w:r w:rsidRPr="009B1762">
        <w:t xml:space="preserve"> found a higher proportion of intrahemispheric </w:t>
      </w:r>
      <w:r w:rsidR="00B51177">
        <w:t>white matter (</w:t>
      </w:r>
      <w:r w:rsidRPr="009B1762">
        <w:t>WM</w:t>
      </w:r>
      <w:r w:rsidR="00B51177">
        <w:t>)</w:t>
      </w:r>
      <w:r w:rsidRPr="009B1762">
        <w:t xml:space="preserve"> tracts in men, and a higher ratio of interhemispheric connections, especially via the corpus callosum, in women. In other words, men exhibit a stronger hemispheric asymmetry. These differences in the </w:t>
      </w:r>
      <w:r w:rsidR="00967B7F">
        <w:t>proportion</w:t>
      </w:r>
      <w:r w:rsidRPr="009B1762">
        <w:t xml:space="preserve"> of inter- and </w:t>
      </w:r>
      <w:r w:rsidRPr="009B1762">
        <w:lastRenderedPageBreak/>
        <w:t xml:space="preserve">intrahemispheric connections grew more pronounced throughout development from childhood and adolescence to (young) adulthood. Further, they found men to have significantly stronger intrahemispheric connections between the four lobes (e.g., between the right frontal and right temporal lobes) and increased </w:t>
      </w:r>
      <w:r w:rsidR="00334F5D">
        <w:t xml:space="preserve">connectivity </w:t>
      </w:r>
      <w:r>
        <w:t>within the respective lobes</w:t>
      </w:r>
      <w:r w:rsidRPr="009B1762">
        <w:t>, compared to women. Moreover, they concluded that male brains possess enhanced modularity, meaning that their brains can clearly be delineated into sub-networks that emphasise local short-range connectivity within the lobes.</w:t>
      </w:r>
    </w:p>
    <w:p w14:paraId="0DDA3E79" w14:textId="37DFBDD2" w:rsidR="00546BD9" w:rsidRPr="009B1762" w:rsidRDefault="00546BD9" w:rsidP="00CE0083">
      <w:pPr>
        <w:spacing w:line="276" w:lineRule="auto"/>
      </w:pPr>
      <w:r w:rsidRPr="009B1762">
        <w:t xml:space="preserve">Those </w:t>
      </w:r>
      <w:r>
        <w:t>findings</w:t>
      </w:r>
      <w:r w:rsidRPr="009B1762">
        <w:t xml:space="preserve"> of male brains being optimised for intrahemispheric connections and female brains for interhemispheric connections are in line with anatomical studies establishing that men possess a higher proportion of cortical WM, whereas women have larger corpora callosa in proportion to their total WM volume (</w:t>
      </w:r>
      <w:hyperlink w:anchor="allen1991" w:history="1">
        <w:r w:rsidRPr="0048723D">
          <w:rPr>
            <w:rStyle w:val="Hyperlink"/>
            <w:rFonts w:ascii="Ebrima" w:hAnsi="Ebrima"/>
          </w:rPr>
          <w:t>Allen et al., 1991</w:t>
        </w:r>
      </w:hyperlink>
      <w:r w:rsidRPr="009173D1">
        <w:t>;</w:t>
      </w:r>
      <w:r w:rsidRPr="009B1762">
        <w:rPr>
          <w:color w:val="7F7F7F" w:themeColor="text1" w:themeTint="80"/>
        </w:rPr>
        <w:t xml:space="preserve"> </w:t>
      </w:r>
      <w:hyperlink w:anchor="allen03" w:history="1">
        <w:r w:rsidRPr="0048723D">
          <w:rPr>
            <w:rStyle w:val="Hyperlink"/>
            <w:rFonts w:ascii="Ebrima" w:hAnsi="Ebrima"/>
          </w:rPr>
          <w:t>Allen et al., 2003</w:t>
        </w:r>
      </w:hyperlink>
      <w:r w:rsidRPr="009173D1">
        <w:t>;</w:t>
      </w:r>
      <w:r w:rsidRPr="009B1762">
        <w:rPr>
          <w:color w:val="7F7F7F" w:themeColor="text1" w:themeTint="80"/>
        </w:rPr>
        <w:t xml:space="preserve"> </w:t>
      </w:r>
      <w:hyperlink w:anchor="dubb2003" w:history="1">
        <w:r w:rsidRPr="0048723D">
          <w:rPr>
            <w:rStyle w:val="Hyperlink"/>
            <w:rFonts w:ascii="Ebrima" w:hAnsi="Ebrima"/>
          </w:rPr>
          <w:t>Dubb et al., 2003</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B1762">
        <w:t>). Other DTI studies investigating the architecture of cortical WM fibre tracts supported those findings, by establishing that men tend to have increased axonal diameters, fibre bundle density and myelination (as inferred from fractional anisotropy), whereas those parameters were higher in the corpus callosum in women (</w:t>
      </w:r>
      <w:hyperlink w:anchor="boespflug2011" w:history="1">
        <w:r w:rsidRPr="0048723D">
          <w:rPr>
            <w:rStyle w:val="Hyperlink"/>
            <w:rFonts w:ascii="Ebrima" w:hAnsi="Ebrima"/>
          </w:rPr>
          <w:t>Boespflug et al., 2011</w:t>
        </w:r>
      </w:hyperlink>
      <w:r w:rsidRPr="009173D1">
        <w:t>;</w:t>
      </w:r>
      <w:r w:rsidRPr="009B1762">
        <w:rPr>
          <w:color w:val="7F7F7F" w:themeColor="text1" w:themeTint="80"/>
        </w:rPr>
        <w:t xml:space="preserve"> </w:t>
      </w:r>
      <w:hyperlink w:anchor="kanaan2012" w:history="1">
        <w:r w:rsidRPr="0048723D">
          <w:rPr>
            <w:rStyle w:val="Hyperlink"/>
            <w:rFonts w:ascii="Ebrima" w:hAnsi="Ebrima"/>
          </w:rPr>
          <w:t>Kanaan et al., 2012</w:t>
        </w:r>
      </w:hyperlink>
      <w:r w:rsidRPr="009173D1">
        <w:t xml:space="preserve">; </w:t>
      </w:r>
      <w:hyperlink w:anchor="zaslerkaplan2016" w:history="1">
        <w:r w:rsidRPr="0048723D">
          <w:rPr>
            <w:rStyle w:val="Hyperlink"/>
            <w:rFonts w:ascii="Ebrima" w:hAnsi="Ebrima"/>
          </w:rPr>
          <w:t>Zasler &amp; Kaplan, 2017</w:t>
        </w:r>
      </w:hyperlink>
      <w:r w:rsidRPr="009B1762">
        <w:t xml:space="preserve">). </w:t>
      </w:r>
    </w:p>
    <w:p w14:paraId="089B6494" w14:textId="1B8293CF" w:rsidR="00546BD9" w:rsidRPr="009B1762" w:rsidRDefault="00546BD9" w:rsidP="00CE0083">
      <w:pPr>
        <w:spacing w:line="276" w:lineRule="auto"/>
      </w:pPr>
      <w:r w:rsidRPr="009B1762">
        <w:t>Some researchers even claim that the increased interhemispheric connectivity, especially via the corpus callosum, makes female brains more efficient on a global level, compared to male brains, which are organized in a more modular manner (</w:t>
      </w:r>
      <w:hyperlink w:anchor="gong2009" w:history="1">
        <w:r w:rsidRPr="0048723D">
          <w:rPr>
            <w:rStyle w:val="Hyperlink"/>
            <w:rFonts w:ascii="Ebrima" w:hAnsi="Ebrima"/>
          </w:rPr>
          <w:t>Gong et al., 2009</w:t>
        </w:r>
      </w:hyperlink>
      <w:r w:rsidRPr="009173D1">
        <w:t>;</w:t>
      </w:r>
      <w:r w:rsidRPr="009B1762">
        <w:rPr>
          <w:color w:val="7F7F7F" w:themeColor="text1" w:themeTint="80"/>
        </w:rPr>
        <w:t xml:space="preserve"> </w:t>
      </w:r>
      <w:hyperlink w:anchor="gur1999" w:history="1">
        <w:r w:rsidRPr="0048723D">
          <w:rPr>
            <w:rStyle w:val="Hyperlink"/>
            <w:rFonts w:ascii="Ebrima" w:hAnsi="Ebrima"/>
          </w:rPr>
          <w:t>Gur et al., 1999</w:t>
        </w:r>
      </w:hyperlink>
      <w:r w:rsidRPr="009173D1">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yan2010" w:history="1">
        <w:r w:rsidRPr="0048723D">
          <w:rPr>
            <w:rStyle w:val="Hyperlink"/>
            <w:rFonts w:ascii="Ebrima" w:hAnsi="Ebrima"/>
          </w:rPr>
          <w:t>Yan et al., 2011</w:t>
        </w:r>
      </w:hyperlink>
      <w:r w:rsidRPr="009B1762">
        <w:t>). Based on this</w:t>
      </w:r>
      <w:r w:rsidRPr="00BB08AB">
        <w:t xml:space="preserve">, it is </w:t>
      </w:r>
      <w:r w:rsidRPr="009B1762">
        <w:t>argued that those sex differences in structural hemispheric asymmetry may give rise to differences in functional lateralisation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ingalhalikar2013" w:history="1">
        <w:r w:rsidRPr="0048723D">
          <w:rPr>
            <w:rStyle w:val="Hyperlink"/>
            <w:rFonts w:ascii="Ebrima" w:hAnsi="Ebrima"/>
          </w:rPr>
          <w:t>Ingalhalikar et al., 2013</w:t>
        </w:r>
      </w:hyperlink>
      <w:r w:rsidRPr="009173D1">
        <w:t>;</w:t>
      </w:r>
      <w:r w:rsidRPr="009B1762">
        <w:rPr>
          <w:color w:val="7F7F7F" w:themeColor="text1" w:themeTint="80"/>
        </w:rPr>
        <w:t xml:space="preserve"> </w:t>
      </w:r>
      <w:hyperlink w:anchor="kovalev2003" w:history="1">
        <w:r w:rsidRPr="0048723D">
          <w:rPr>
            <w:rStyle w:val="Hyperlink"/>
            <w:rFonts w:ascii="Ebrima" w:hAnsi="Ebrima"/>
          </w:rPr>
          <w:t>Kovalev et al., 2003</w:t>
        </w:r>
      </w:hyperlink>
      <w:r w:rsidRPr="009B1762">
        <w:t xml:space="preserve">; see </w:t>
      </w:r>
      <w:hyperlink w:anchor="hirnstein2019" w:history="1">
        <w:r w:rsidRPr="0048723D">
          <w:rPr>
            <w:rStyle w:val="Hyperlink"/>
            <w:rFonts w:ascii="Ebrima" w:hAnsi="Ebrima"/>
          </w:rPr>
          <w:t>Hirnstein et al., 2019</w:t>
        </w:r>
      </w:hyperlink>
      <w:r w:rsidRPr="009B1762">
        <w:rPr>
          <w:color w:val="7F7F7F" w:themeColor="text1" w:themeTint="80"/>
        </w:rPr>
        <w:t xml:space="preserve"> </w:t>
      </w:r>
      <w:r w:rsidRPr="009B1762">
        <w:t>for a review).</w:t>
      </w:r>
    </w:p>
    <w:p w14:paraId="4C6E3338" w14:textId="438547FF" w:rsidR="00546BD9" w:rsidRPr="009B1762" w:rsidRDefault="00546BD9" w:rsidP="00CE0083">
      <w:pPr>
        <w:spacing w:line="276" w:lineRule="auto"/>
      </w:pPr>
      <w:r w:rsidRPr="009B1762">
        <w:t>Generally, functional lateralisation can be understood as hemispheric asymmetries in the functional connectivity of the brain, and it refers to relative differences in the neural functions and cognitive processes between the two hemispheres with one hemisphere typically playing a “dominant” role for a given cognitive domain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B1762">
        <w:t>). Therefore, functional lateralisation is considered to be an instance of functional specialization within the brain (</w:t>
      </w:r>
      <w:hyperlink w:anchor="gotts2013" w:history="1">
        <w:r w:rsidRPr="0048723D">
          <w:rPr>
            <w:rStyle w:val="Hyperlink"/>
            <w:rFonts w:ascii="Ebrima" w:hAnsi="Ebrima"/>
          </w:rPr>
          <w:t>Gotts et al., 2013</w:t>
        </w:r>
      </w:hyperlink>
      <w:r w:rsidRPr="009B1762">
        <w:t xml:space="preserve">). Well-known examples are the left lateralisation of language and the right lateralisation of visuospatial </w:t>
      </w:r>
      <w:r w:rsidR="005F6022">
        <w:t>attention</w:t>
      </w:r>
      <w:r w:rsidRPr="009B1762">
        <w:t xml:space="preserve"> (</w:t>
      </w:r>
      <w:hyperlink w:anchor="hausmann2016" w:history="1">
        <w:r w:rsidRPr="0048723D">
          <w:rPr>
            <w:rStyle w:val="Hyperlink"/>
            <w:rFonts w:ascii="Ebrima" w:hAnsi="Ebrima"/>
          </w:rPr>
          <w:t>Hausmann, 2016</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w:t>
      </w:r>
      <w:r w:rsidRPr="009B1762">
        <w:rPr>
          <w:color w:val="7F7F7F" w:themeColor="text1" w:themeTint="80"/>
        </w:rPr>
        <w:t xml:space="preserve"> </w:t>
      </w:r>
      <w:hyperlink w:anchor="jia2022" w:history="1">
        <w:r w:rsidR="005F6022" w:rsidRPr="005F6022">
          <w:rPr>
            <w:rStyle w:val="Hyperlink"/>
            <w:rFonts w:ascii="Ebrima" w:hAnsi="Ebrima"/>
          </w:rPr>
          <w:t>Jia et al., 2022</w:t>
        </w:r>
      </w:hyperlink>
      <w:r w:rsidR="005F6022" w:rsidRPr="009173D1">
        <w:t>;</w:t>
      </w:r>
      <w:r w:rsidR="005F602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w:t>
      </w:r>
    </w:p>
    <w:p w14:paraId="3AAFC0B0" w14:textId="14A46DF4" w:rsidR="00546BD9" w:rsidRPr="009B1762" w:rsidRDefault="00546BD9" w:rsidP="00CE0083">
      <w:pPr>
        <w:tabs>
          <w:tab w:val="left" w:pos="1185"/>
        </w:tabs>
        <w:spacing w:line="276" w:lineRule="auto"/>
      </w:pPr>
      <w:r w:rsidRPr="009B1762">
        <w:t>A number of studies have compared functional lateralisation between the sexes for different modalities and tasks and found lower levels of lateralisation in women compared to men (</w:t>
      </w:r>
      <w:hyperlink w:anchor="hiscock1995" w:history="1">
        <w:r w:rsidRPr="0048723D">
          <w:rPr>
            <w:rStyle w:val="Hyperlink"/>
            <w:rFonts w:ascii="Ebrima" w:hAnsi="Ebrima"/>
          </w:rPr>
          <w:t>Hiscock et al., 1995</w:t>
        </w:r>
      </w:hyperlink>
      <w:r w:rsidRPr="009B1762">
        <w:t xml:space="preserve">, </w:t>
      </w:r>
      <w:hyperlink w:anchor="hiscock1999" w:history="1">
        <w:r w:rsidRPr="0048723D">
          <w:rPr>
            <w:rStyle w:val="Hyperlink"/>
            <w:rFonts w:ascii="Ebrima" w:hAnsi="Ebrima"/>
          </w:rPr>
          <w:t>1999</w:t>
        </w:r>
      </w:hyperlink>
      <w:r w:rsidRPr="009B1762">
        <w:t xml:space="preserve"> &amp; </w:t>
      </w:r>
      <w:hyperlink w:anchor="hiscock2001" w:history="1">
        <w:r w:rsidRPr="0048723D">
          <w:rPr>
            <w:rStyle w:val="Hyperlink"/>
            <w:rFonts w:ascii="Ebrima" w:hAnsi="Ebrima"/>
          </w:rPr>
          <w:t>2001</w:t>
        </w:r>
      </w:hyperlink>
      <w:r w:rsidRPr="009B1762">
        <w:t xml:space="preserve">; </w:t>
      </w:r>
      <w:hyperlink w:anchor="liu2009" w:history="1">
        <w:r w:rsidRPr="0048723D">
          <w:rPr>
            <w:rStyle w:val="Hyperlink"/>
            <w:rFonts w:ascii="Ebrima" w:hAnsi="Ebrima"/>
          </w:rPr>
          <w:t>Liu et al., 2009</w:t>
        </w:r>
      </w:hyperlink>
      <w:r w:rsidRPr="009B1762">
        <w:t xml:space="preserve">; </w:t>
      </w:r>
      <w:hyperlink w:anchor="voyer1996" w:history="1">
        <w:r w:rsidRPr="0048723D">
          <w:rPr>
            <w:rStyle w:val="Hyperlink"/>
            <w:rFonts w:ascii="Ebrima" w:hAnsi="Ebrima"/>
          </w:rPr>
          <w:t>Voyer, 1996</w:t>
        </w:r>
      </w:hyperlink>
      <w:r w:rsidRPr="009B1762">
        <w:t xml:space="preserve">). This means that cognitive representations and brain activation patterns tend to be more bilateral and symmetrical in women, while they </w:t>
      </w:r>
      <w:r w:rsidR="005F6022">
        <w:t>tend to be</w:t>
      </w:r>
      <w:r w:rsidRPr="009B1762">
        <w:t xml:space="preserve"> restricted to one hemisphere in men – or in other words</w:t>
      </w:r>
      <w:r>
        <w:t>:</w:t>
      </w:r>
      <w:r w:rsidRPr="009B1762">
        <w:t xml:space="preserve"> in female brains there is a less strict separation of functions between the hemispheres. </w:t>
      </w:r>
      <w:hyperlink w:anchor="ingalhalikar2013" w:history="1">
        <w:r w:rsidRPr="0048723D">
          <w:rPr>
            <w:rStyle w:val="Hyperlink"/>
            <w:rFonts w:ascii="Ebrima" w:hAnsi="Ebrima"/>
          </w:rPr>
          <w:t>Ingalhalikar et al. (2013)</w:t>
        </w:r>
      </w:hyperlink>
      <w:r w:rsidRPr="00EB124C">
        <w:rPr>
          <w:color w:val="7F7F7F" w:themeColor="text1" w:themeTint="80"/>
        </w:rPr>
        <w:t xml:space="preserve"> </w:t>
      </w:r>
      <w:r w:rsidRPr="00EB124C">
        <w:t xml:space="preserve">argue that those differences in functional lateralisation are related to the different ratios of inter- and intrahemispheric connections between the sexes: Male brains </w:t>
      </w:r>
      <w:r w:rsidRPr="00EB124C">
        <w:lastRenderedPageBreak/>
        <w:t>possess increased levels of lateralisation with more pronounced intrahemispheric connections, whereas female brains have stronger interhemispheric connectivity and thus, process information more symmetrically.</w:t>
      </w:r>
      <w:r w:rsidRPr="009B1762">
        <w:t xml:space="preserve"> </w:t>
      </w:r>
    </w:p>
    <w:p w14:paraId="037FF582" w14:textId="7B50153C" w:rsidR="00546BD9" w:rsidRPr="009B1762" w:rsidRDefault="00546BD9" w:rsidP="00CE0083">
      <w:pPr>
        <w:spacing w:line="276" w:lineRule="auto"/>
      </w:pPr>
      <w:r w:rsidRPr="009B1762">
        <w:t xml:space="preserve">While so far there is not enough research to determine if anatomical WM asymmetries and functional lateralisation are really related in such a way (for reviews see </w:t>
      </w:r>
      <w:hyperlink w:anchor="corballis2017" w:history="1">
        <w:r w:rsidRPr="0048723D">
          <w:rPr>
            <w:rStyle w:val="Hyperlink"/>
            <w:rFonts w:ascii="Ebrima" w:hAnsi="Ebrima"/>
          </w:rPr>
          <w:t>Corballis &amp; Häberling, 2017</w:t>
        </w:r>
      </w:hyperlink>
      <w:r w:rsidRPr="009173D1">
        <w:t>;</w:t>
      </w:r>
      <w:r w:rsidRPr="009B1762">
        <w:rPr>
          <w:color w:val="7F7F7F" w:themeColor="text1" w:themeTint="80"/>
        </w:rPr>
        <w:t xml:space="preserve"> </w:t>
      </w:r>
      <w:hyperlink w:anchor="ocklenburggüntürkün2012" w:history="1">
        <w:r w:rsidRPr="0048723D">
          <w:rPr>
            <w:rStyle w:val="Hyperlink"/>
            <w:rFonts w:ascii="Ebrima" w:hAnsi="Ebrima"/>
          </w:rPr>
          <w:t>Ocklenburg &amp; Güntürkün, 2012</w:t>
        </w:r>
      </w:hyperlink>
      <w:r w:rsidRPr="009B1762">
        <w:t>), many researchers argue that</w:t>
      </w:r>
      <w:r>
        <w:t xml:space="preserve"> such</w:t>
      </w:r>
      <w:r w:rsidRPr="009B1762">
        <w:t xml:space="preserve"> differences in brain connectivity may be caused, or at least influenced, by sex hormones (e.g., </w:t>
      </w:r>
      <w:hyperlink w:anchor="cosgrove2007" w:history="1">
        <w:r w:rsidRPr="0048723D">
          <w:rPr>
            <w:rStyle w:val="Hyperlink"/>
            <w:rFonts w:ascii="Ebrima" w:hAnsi="Ebrima"/>
          </w:rPr>
          <w:t>Cosgrove et al., 2007</w:t>
        </w:r>
      </w:hyperlink>
      <w:r w:rsidRPr="009173D1">
        <w:t xml:space="preserve">; </w:t>
      </w:r>
      <w:hyperlink w:anchor="grabowska2017" w:history="1">
        <w:r w:rsidRPr="0048723D">
          <w:rPr>
            <w:rStyle w:val="Hyperlink"/>
            <w:rFonts w:ascii="Ebrima" w:hAnsi="Ebrima"/>
          </w:rPr>
          <w:t>Grabowska, 2017</w:t>
        </w:r>
      </w:hyperlink>
      <w:r w:rsidRPr="009173D1">
        <w:t>;</w:t>
      </w:r>
      <w:r w:rsidRPr="009B1762">
        <w:rPr>
          <w:color w:val="7F7F7F" w:themeColor="text1" w:themeTint="80"/>
        </w:rPr>
        <w:t xml:space="preserve"> </w:t>
      </w:r>
      <w:hyperlink w:anchor="hirnstein2019" w:history="1">
        <w:r w:rsidRPr="0048723D">
          <w:rPr>
            <w:rStyle w:val="Hyperlink"/>
            <w:rFonts w:ascii="Ebrima" w:hAnsi="Ebrima"/>
          </w:rPr>
          <w:t>Hirnstein et al., 2019</w:t>
        </w:r>
      </w:hyperlink>
      <w:r w:rsidRPr="009173D1">
        <w:t xml:space="preserve">; </w:t>
      </w:r>
      <w:hyperlink w:anchor="kimurahampson1994" w:history="1">
        <w:r w:rsidRPr="0048723D">
          <w:rPr>
            <w:rStyle w:val="Hyperlink"/>
            <w:rFonts w:ascii="Ebrima" w:hAnsi="Ebrima"/>
          </w:rPr>
          <w:t>Kimura &amp; Hampson, 1994</w:t>
        </w:r>
      </w:hyperlink>
      <w:r w:rsidRPr="009B1762">
        <w:t>).</w:t>
      </w:r>
    </w:p>
    <w:p w14:paraId="5EFA4056" w14:textId="1DCEE708" w:rsidR="00546BD9" w:rsidRPr="009B1762" w:rsidRDefault="00546BD9" w:rsidP="00CE0083">
      <w:pPr>
        <w:spacing w:line="276" w:lineRule="auto"/>
      </w:pPr>
      <w:r w:rsidRPr="009B1762">
        <w:t>Sex hormones, such as oestradiol, progesterone, and testosterone, have been shown to be able to alter neuronal excitability (</w:t>
      </w:r>
      <w:hyperlink w:anchor="hausmann2016" w:history="1">
        <w:r w:rsidRPr="0048723D">
          <w:rPr>
            <w:rStyle w:val="Hyperlink"/>
            <w:rFonts w:ascii="Ebrima" w:hAnsi="Ebrima"/>
          </w:rPr>
          <w:t>Hausmann, 2016</w:t>
        </w:r>
      </w:hyperlink>
      <w:r w:rsidRPr="009173D1">
        <w:t>;</w:t>
      </w:r>
      <w:r w:rsidRPr="009B1762">
        <w:t xml:space="preserve"> </w:t>
      </w:r>
      <w:hyperlink w:anchor="rupprecht2003" w:history="1">
        <w:r w:rsidRPr="0048723D">
          <w:rPr>
            <w:rStyle w:val="Hyperlink"/>
            <w:rFonts w:ascii="Ebrima" w:hAnsi="Ebrima"/>
          </w:rPr>
          <w:t>Rupprecht, 2003</w:t>
        </w:r>
      </w:hyperlink>
      <w:r w:rsidRPr="009B1762">
        <w:t xml:space="preserve">) and there is great evidence that functional lateralisation fluctuates throughout the menstrual cycle due to the varying levels of those hormones (e.g., </w:t>
      </w:r>
      <w:hyperlink w:anchor="bibawi1995" w:history="1">
        <w:r w:rsidRPr="0048723D">
          <w:rPr>
            <w:rStyle w:val="Hyperlink"/>
            <w:rFonts w:ascii="Ebrima" w:hAnsi="Ebrima"/>
          </w:rPr>
          <w:t>Bibawi et al., 1995</w:t>
        </w:r>
      </w:hyperlink>
      <w:r w:rsidRPr="009173D1">
        <w:t xml:space="preserve">; </w:t>
      </w:r>
      <w:hyperlink w:anchor="hausmann2005" w:history="1">
        <w:r w:rsidRPr="0048723D">
          <w:rPr>
            <w:rStyle w:val="Hyperlink"/>
            <w:rFonts w:ascii="Ebrima" w:hAnsi="Ebrima"/>
          </w:rPr>
          <w:t>Hausmann, 2005</w:t>
        </w:r>
      </w:hyperlink>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 xml:space="preserve">; </w:t>
      </w:r>
      <w:hyperlink w:anchor="wisniewski1998" w:history="1">
        <w:r w:rsidRPr="0048723D">
          <w:rPr>
            <w:rStyle w:val="Hyperlink"/>
            <w:rFonts w:ascii="Ebrima" w:hAnsi="Ebrima"/>
          </w:rPr>
          <w:t>Wisniewski, 1998</w:t>
        </w:r>
      </w:hyperlink>
      <w:r w:rsidRPr="009B1762">
        <w:t>). Studies have established that lateralisation is stable over time in men, as well as in post-menopausal women</w:t>
      </w:r>
      <w:r w:rsidR="00840552">
        <w:t xml:space="preserve"> (e.g., </w:t>
      </w:r>
      <w:hyperlink w:anchor="hausmanngüntürkün2000" w:history="1">
        <w:r w:rsidR="00840552" w:rsidRPr="00840552">
          <w:rPr>
            <w:rStyle w:val="Hyperlink"/>
            <w:rFonts w:ascii="Ebrima" w:hAnsi="Ebrima"/>
          </w:rPr>
          <w:t>Hausmann &amp; Güntürkün, 2000</w:t>
        </w:r>
      </w:hyperlink>
      <w:r w:rsidR="00840552">
        <w:t>)</w:t>
      </w:r>
      <w:r w:rsidRPr="009B1762">
        <w:t xml:space="preserve">. Further, there is evidence that high levels of progesterone and oestradiol during the midluteal phase may </w:t>
      </w:r>
      <w:r w:rsidR="00E83111">
        <w:t>up</w:t>
      </w:r>
      <w:r w:rsidRPr="009B1762">
        <w:t>-regulate interhemispheric interactions and thus, further decrease lateralisation, whereas increased levels of functional lateralisation were found during the menses when levels of oestradiol and progesterone are the lowest (</w:t>
      </w:r>
      <w:hyperlink w:anchor="bibawi1995" w:history="1">
        <w:r w:rsidRPr="0048723D">
          <w:rPr>
            <w:rStyle w:val="Hyperlink"/>
            <w:rFonts w:ascii="Ebrima" w:hAnsi="Ebrima"/>
          </w:rPr>
          <w:t>Bibawi et al., 1995</w:t>
        </w:r>
      </w:hyperlink>
      <w:r w:rsidRPr="009173D1">
        <w:t>;</w:t>
      </w:r>
      <w:r w:rsidRPr="009B1762">
        <w:rPr>
          <w:color w:val="7F7F7F" w:themeColor="text1" w:themeTint="80"/>
        </w:rPr>
        <w:t xml:space="preserve"> </w:t>
      </w:r>
      <w:hyperlink w:anchor="hausmann2002" w:history="1">
        <w:r w:rsidRPr="0048723D">
          <w:rPr>
            <w:rStyle w:val="Hyperlink"/>
            <w:rFonts w:ascii="Ebrima" w:hAnsi="Ebrima"/>
          </w:rPr>
          <w:t>Hausmann et al., 2002</w:t>
        </w:r>
      </w:hyperlink>
      <w:r w:rsidRPr="009173D1">
        <w:t>;</w:t>
      </w:r>
      <w:r w:rsidRPr="009B1762">
        <w:rPr>
          <w:color w:val="7F7F7F" w:themeColor="text1" w:themeTint="80"/>
        </w:rPr>
        <w:t xml:space="preserve"> </w:t>
      </w:r>
      <w:hyperlink w:anchor="hausmanngüntürkün2000" w:history="1">
        <w:r w:rsidRPr="0048723D">
          <w:rPr>
            <w:rStyle w:val="Hyperlink"/>
            <w:rFonts w:ascii="Ebrima" w:hAnsi="Ebrima"/>
          </w:rPr>
          <w:t>Hausmann &amp; Güntürkün, 2000</w:t>
        </w:r>
      </w:hyperlink>
      <w:r w:rsidRPr="009173D1">
        <w:t>;</w:t>
      </w:r>
      <w:r w:rsidRPr="009B1762">
        <w:rPr>
          <w:color w:val="7F7F7F" w:themeColor="text1" w:themeTint="80"/>
        </w:rPr>
        <w:t xml:space="preserve"> </w:t>
      </w:r>
      <w:hyperlink w:anchor="meadhampson1997" w:history="1">
        <w:r w:rsidRPr="0048723D">
          <w:rPr>
            <w:rStyle w:val="Hyperlink"/>
            <w:rFonts w:ascii="Ebrima" w:hAnsi="Ebrima"/>
          </w:rPr>
          <w:t>Mead &amp; Hampson, 1997</w:t>
        </w:r>
      </w:hyperlink>
      <w:r w:rsidRPr="009B1762">
        <w:t>).</w:t>
      </w:r>
    </w:p>
    <w:p w14:paraId="4CE22581" w14:textId="77777777" w:rsidR="005B2D23" w:rsidRPr="00250B3C" w:rsidRDefault="005B2D23" w:rsidP="005B2D23">
      <w:pPr>
        <w:spacing w:after="120" w:line="276" w:lineRule="auto"/>
      </w:pPr>
      <w:r w:rsidRPr="00250B3C">
        <w:br w:type="page"/>
      </w:r>
    </w:p>
    <w:p w14:paraId="1AC592BE" w14:textId="582C8143" w:rsidR="005B2D23" w:rsidRPr="00250B3C" w:rsidRDefault="005B2D23" w:rsidP="00967B7F">
      <w:pPr>
        <w:pStyle w:val="Heading3"/>
        <w:numPr>
          <w:ilvl w:val="1"/>
          <w:numId w:val="3"/>
        </w:numPr>
        <w:spacing w:before="0" w:after="120"/>
        <w:ind w:left="1077"/>
        <w:rPr>
          <w:lang w:val="de-DE"/>
        </w:rPr>
      </w:pPr>
      <w:bookmarkStart w:id="6" w:name="_Toc116064597"/>
      <w:bookmarkStart w:id="7" w:name="_Toc117591229"/>
      <w:r w:rsidRPr="00250B3C">
        <w:lastRenderedPageBreak/>
        <w:t xml:space="preserve">Sex Differences in </w:t>
      </w:r>
      <w:r w:rsidRPr="00250B3C">
        <w:rPr>
          <w:lang w:val="de-DE"/>
        </w:rPr>
        <w:t>Stroke</w:t>
      </w:r>
      <w:bookmarkEnd w:id="6"/>
      <w:bookmarkEnd w:id="7"/>
    </w:p>
    <w:p w14:paraId="29855BFE" w14:textId="7C6B5859" w:rsidR="00546BD9" w:rsidRPr="00250B3C" w:rsidRDefault="00546BD9" w:rsidP="00CE0083">
      <w:pPr>
        <w:spacing w:after="120" w:line="276" w:lineRule="auto"/>
        <w:rPr>
          <w:rFonts w:cs="Arial"/>
        </w:rPr>
      </w:pPr>
      <w:r w:rsidRPr="00250B3C">
        <w:t>Vascular diseases, such as stroke and ischemic heart diseases, currently constitute the second leading cause of death worldwide and are one of the leading causes of disability, especially in the elderly population (</w:t>
      </w:r>
      <w:hyperlink w:anchor="bonkhoff2021" w:history="1">
        <w:r w:rsidRPr="005A0C89">
          <w:rPr>
            <w:rStyle w:val="Hyperlink"/>
            <w:rFonts w:ascii="Ebrima" w:hAnsi="Ebrima"/>
          </w:rPr>
          <w:t>Bonkhoff et al., 2021</w:t>
        </w:r>
      </w:hyperlink>
      <w:r w:rsidRPr="00250B3C">
        <w:t xml:space="preserve">; </w:t>
      </w:r>
      <w:hyperlink w:anchor="feigin2014" w:history="1">
        <w:r w:rsidRPr="005A0C89">
          <w:rPr>
            <w:rStyle w:val="Hyperlink"/>
            <w:rFonts w:ascii="Ebrima" w:hAnsi="Ebrima"/>
          </w:rPr>
          <w:t>Feigin et al., 2014</w:t>
        </w:r>
      </w:hyperlink>
      <w:r w:rsidRPr="00250B3C">
        <w:t xml:space="preserve">; </w:t>
      </w:r>
      <w:hyperlink w:anchor="katanluft2018" w:history="1">
        <w:r w:rsidRPr="005A0C89">
          <w:rPr>
            <w:rStyle w:val="Hyperlink"/>
            <w:rFonts w:ascii="Ebrima" w:hAnsi="Ebrima"/>
          </w:rPr>
          <w:t>Katan &amp; Luft, 2018</w:t>
        </w:r>
      </w:hyperlink>
      <w:r w:rsidRPr="00250B3C">
        <w:t>). The Lancet’s Global Burden of Disease review for the year 2019 reported 12.2 million global incident cases of stroke: 62.4% of those strokes were ischaemias/infarcts, while the remaining 37.6% were haemorrhages. They further identified stroke</w:t>
      </w:r>
      <w:r w:rsidR="00CE0083">
        <w:t>s</w:t>
      </w:r>
      <w:r w:rsidRPr="00250B3C">
        <w:t xml:space="preserve"> to be the second-leading cause of death, accounting for a total</w:t>
      </w:r>
      <w:r>
        <w:t xml:space="preserve"> of 6.55 million global deaths. </w:t>
      </w:r>
      <w:r w:rsidRPr="00250B3C">
        <w:t xml:space="preserve">Women suffered from strokes </w:t>
      </w:r>
      <w:r w:rsidR="00BB08AB">
        <w:t xml:space="preserve">more often </w:t>
      </w:r>
      <w:r w:rsidRPr="00250B3C">
        <w:t>(6.44 million incident cases, 56.4 million prevalent cases) compared to men (5.79 million incident stroke</w:t>
      </w:r>
      <w:r>
        <w:t xml:space="preserve"> cases</w:t>
      </w:r>
      <w:r w:rsidRPr="00250B3C">
        <w:t>,</w:t>
      </w:r>
      <w:r w:rsidR="00B62F9C">
        <w:t xml:space="preserve"> 45.0 million prevalent cases; </w:t>
      </w:r>
      <w:hyperlink w:anchor="feigin2021" w:history="1">
        <w:r w:rsidRPr="005A0C89">
          <w:rPr>
            <w:rStyle w:val="Hyperlink"/>
            <w:rFonts w:ascii="Ebrima" w:hAnsi="Ebrima"/>
          </w:rPr>
          <w:t>Feigin et al., 2021</w:t>
        </w:r>
      </w:hyperlink>
      <w:r w:rsidRPr="00250B3C">
        <w:t xml:space="preserve">). Most likely, this can </w:t>
      </w:r>
      <w:r>
        <w:t xml:space="preserve">be </w:t>
      </w:r>
      <w:r w:rsidRPr="00250B3C">
        <w:t>at least partially attributed to the higher life expectancy of women</w:t>
      </w:r>
      <w:r w:rsidR="00BB08AB">
        <w:t>, as stroke risk increases with age</w:t>
      </w:r>
      <w:r w:rsidRPr="00250B3C">
        <w:t xml:space="preserve"> (</w:t>
      </w:r>
      <w:hyperlink w:anchor="giroud2017" w:history="1">
        <w:r w:rsidRPr="005A0C89">
          <w:rPr>
            <w:rStyle w:val="Hyperlink"/>
            <w:rFonts w:ascii="Ebrima" w:hAnsi="Ebrima"/>
          </w:rPr>
          <w:t>Giroud et al., 2017</w:t>
        </w:r>
      </w:hyperlink>
      <w:r w:rsidRPr="00250B3C">
        <w:t xml:space="preserve">; </w:t>
      </w:r>
      <w:hyperlink w:anchor="bonkhoff2021" w:history="1">
        <w:r w:rsidRPr="005A0C89">
          <w:rPr>
            <w:rStyle w:val="Hyperlink"/>
            <w:rFonts w:ascii="Ebrima" w:hAnsi="Ebrima"/>
          </w:rPr>
          <w:t>Bonkhoff et al., 2021</w:t>
        </w:r>
      </w:hyperlink>
      <w:r w:rsidRPr="00250B3C">
        <w:t xml:space="preserve">). </w:t>
      </w:r>
    </w:p>
    <w:p w14:paraId="7C26F909" w14:textId="0FB7E32B" w:rsidR="00546BD9" w:rsidRDefault="00546BD9" w:rsidP="00CE0083">
      <w:pPr>
        <w:spacing w:after="120" w:line="276" w:lineRule="auto"/>
        <w:rPr>
          <w:rFonts w:cs="Arial"/>
        </w:rPr>
      </w:pPr>
      <w:r w:rsidRPr="00250B3C">
        <w:rPr>
          <w:rFonts w:cs="Arial"/>
        </w:rPr>
        <w:t xml:space="preserve">A meta-analysis by </w:t>
      </w:r>
      <w:hyperlink w:anchor="gargano2008" w:history="1">
        <w:r w:rsidRPr="005A0C89">
          <w:rPr>
            <w:rStyle w:val="Hyperlink"/>
            <w:rFonts w:ascii="Ebrima" w:hAnsi="Ebrima" w:cs="Arial"/>
          </w:rPr>
          <w:t>Gargano et al. (200</w:t>
        </w:r>
        <w:r w:rsidR="00B92904">
          <w:rPr>
            <w:rStyle w:val="Hyperlink"/>
            <w:rFonts w:ascii="Ebrima" w:hAnsi="Ebrima" w:cs="Arial"/>
          </w:rPr>
          <w:t>8</w:t>
        </w:r>
        <w:r w:rsidRPr="005A0C89">
          <w:rPr>
            <w:rStyle w:val="Hyperlink"/>
            <w:rFonts w:ascii="Ebrima" w:hAnsi="Ebrima" w:cs="Arial"/>
          </w:rPr>
          <w:t>)</w:t>
        </w:r>
      </w:hyperlink>
      <w:r w:rsidRPr="00250B3C">
        <w:rPr>
          <w:rFonts w:cs="Arial"/>
        </w:rPr>
        <w:t xml:space="preserve"> concluded that women are on average 4 years older than men are when suffering their first ischemic stroke. Since increased age is positively correlated with stroke risk and negatively correlated with functional outcomes, elderly women suffer the largest burden of stroke-induced disability and death (</w:t>
      </w:r>
      <w:hyperlink w:anchor="appelros2009" w:history="1">
        <w:r w:rsidRPr="005A0C89">
          <w:rPr>
            <w:rStyle w:val="Hyperlink"/>
            <w:rFonts w:ascii="Ebrima" w:hAnsi="Ebrima" w:cs="Arial"/>
          </w:rPr>
          <w:t>Appelros et al., 2009</w:t>
        </w:r>
      </w:hyperlink>
      <w:r w:rsidRPr="00250B3C">
        <w:rPr>
          <w:rFonts w:cs="Arial"/>
        </w:rPr>
        <w:t xml:space="preserve">;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Pr="005A0C89">
          <w:rPr>
            <w:rStyle w:val="Hyperlink"/>
            <w:rFonts w:ascii="Ebrima" w:hAnsi="Ebrima" w:cs="Arial"/>
          </w:rPr>
          <w:t>Reeves et al., 2008</w:t>
        </w:r>
      </w:hyperlink>
      <w:r w:rsidRPr="00250B3C">
        <w:rPr>
          <w:rFonts w:cs="Arial"/>
        </w:rPr>
        <w:t xml:space="preserve">; </w:t>
      </w:r>
      <w:hyperlink w:anchor="silva2010" w:history="1">
        <w:r w:rsidRPr="005A0C89">
          <w:rPr>
            <w:rStyle w:val="Hyperlink"/>
            <w:rFonts w:ascii="Ebrima" w:hAnsi="Ebrima" w:cs="Arial"/>
          </w:rPr>
          <w:t>Silva et al., 2010</w:t>
        </w:r>
      </w:hyperlink>
      <w:r w:rsidRPr="00250B3C">
        <w:rPr>
          <w:rFonts w:cs="Arial"/>
        </w:rPr>
        <w:t>). Multiple studies have found that in the chronic post-stroke phase women are more likely to have significantly decreased quality of life, including impaired locomotor function and mental abilities, compared to men (</w:t>
      </w:r>
      <w:hyperlink w:anchor="gibson2013" w:history="1">
        <w:r w:rsidRPr="005A0C89">
          <w:rPr>
            <w:rStyle w:val="Hyperlink"/>
            <w:rFonts w:ascii="Ebrima" w:hAnsi="Ebrima" w:cs="Arial"/>
          </w:rPr>
          <w:t>Gibson, 2013</w:t>
        </w:r>
      </w:hyperlink>
      <w:r w:rsidRPr="00250B3C">
        <w:rPr>
          <w:rFonts w:cs="Arial"/>
        </w:rPr>
        <w:t xml:space="preserve">; </w:t>
      </w:r>
      <w:hyperlink w:anchor="reeves2008" w:history="1">
        <w:r w:rsidR="005A0C89" w:rsidRPr="005A0C89">
          <w:rPr>
            <w:rStyle w:val="Hyperlink"/>
            <w:rFonts w:ascii="Ebrima" w:hAnsi="Ebrima" w:cs="Arial"/>
          </w:rPr>
          <w:t>Reeves et al., 2008</w:t>
        </w:r>
      </w:hyperlink>
      <w:r w:rsidR="009173D1">
        <w:rPr>
          <w:rFonts w:cs="Arial"/>
        </w:rPr>
        <w:t>;</w:t>
      </w:r>
      <w:r w:rsidRPr="00250B3C">
        <w:rPr>
          <w:rFonts w:cs="Arial"/>
        </w:rPr>
        <w:t xml:space="preserve"> </w:t>
      </w:r>
      <w:hyperlink w:anchor="sturm2004" w:history="1">
        <w:r w:rsidRPr="005A0C89">
          <w:rPr>
            <w:rStyle w:val="Hyperlink"/>
            <w:rFonts w:ascii="Ebrima" w:hAnsi="Ebrima" w:cs="Arial"/>
          </w:rPr>
          <w:t>Sturm et al., 2004</w:t>
        </w:r>
      </w:hyperlink>
      <w:r w:rsidRPr="00250B3C">
        <w:rPr>
          <w:rFonts w:cs="Arial"/>
        </w:rPr>
        <w:t>)</w:t>
      </w:r>
      <w:r>
        <w:rPr>
          <w:rFonts w:cs="Arial"/>
        </w:rPr>
        <w:t>. T</w:t>
      </w:r>
      <w:r w:rsidRPr="00250B3C">
        <w:rPr>
          <w:rFonts w:cs="Arial"/>
        </w:rPr>
        <w:t>he</w:t>
      </w:r>
      <w:r>
        <w:rPr>
          <w:rFonts w:cs="Arial"/>
        </w:rPr>
        <w:t>se</w:t>
      </w:r>
      <w:r w:rsidRPr="00250B3C">
        <w:rPr>
          <w:rFonts w:cs="Arial"/>
        </w:rPr>
        <w:t xml:space="preserve"> effects can even persist up to 5 years after initial stroke onset (</w:t>
      </w:r>
      <w:hyperlink w:anchor="fukuda2009" w:history="1">
        <w:r w:rsidRPr="005A0C89">
          <w:rPr>
            <w:rStyle w:val="Hyperlink"/>
            <w:rFonts w:ascii="Ebrima" w:hAnsi="Ebrima" w:cs="Arial"/>
          </w:rPr>
          <w:t>Fukuda et al., 2009</w:t>
        </w:r>
      </w:hyperlink>
      <w:r w:rsidRPr="00250B3C">
        <w:rPr>
          <w:rFonts w:cs="Arial"/>
        </w:rPr>
        <w:t xml:space="preserve">). </w:t>
      </w:r>
      <w:r w:rsidRPr="00C65901">
        <w:rPr>
          <w:rFonts w:cs="Arial"/>
        </w:rPr>
        <w:t>Importantly, the increased stroke severity in women remains significant even after adjusting for age differences at stroke onset and does not arise from differences in lesion size (</w:t>
      </w:r>
      <w:hyperlink w:anchor="bonkhoff2021" w:history="1">
        <w:r w:rsidR="005A0C89" w:rsidRPr="005A0C89">
          <w:rPr>
            <w:rStyle w:val="Hyperlink"/>
            <w:rFonts w:ascii="Ebrima" w:hAnsi="Ebrima"/>
          </w:rPr>
          <w:t>Bonkhoff et al., 2021</w:t>
        </w:r>
      </w:hyperlink>
      <w:r w:rsidRPr="00C65901">
        <w:rPr>
          <w:rFonts w:cs="Arial"/>
        </w:rPr>
        <w:t xml:space="preserve">; </w:t>
      </w:r>
      <w:hyperlink w:anchor="dehlendorff2015" w:history="1">
        <w:r w:rsidRPr="005A0C89">
          <w:rPr>
            <w:rStyle w:val="Hyperlink"/>
            <w:rFonts w:ascii="Ebrima" w:hAnsi="Ebrima" w:cs="Arial"/>
          </w:rPr>
          <w:t>Dehlendorff et al., 2015</w:t>
        </w:r>
      </w:hyperlink>
      <w:r w:rsidRPr="00C65901">
        <w:rPr>
          <w:rFonts w:cs="Arial"/>
        </w:rPr>
        <w:t xml:space="preserve">; </w:t>
      </w:r>
      <w:hyperlink w:anchor="silva2010" w:history="1">
        <w:r w:rsidR="005A0C89" w:rsidRPr="005A0C89">
          <w:rPr>
            <w:rStyle w:val="Hyperlink"/>
            <w:rFonts w:ascii="Ebrima" w:hAnsi="Ebrima" w:cs="Arial"/>
          </w:rPr>
          <w:t>Silva et al., 2010</w:t>
        </w:r>
      </w:hyperlink>
      <w:r w:rsidR="00C65901" w:rsidRPr="00C65901">
        <w:rPr>
          <w:rFonts w:cs="Arial"/>
        </w:rPr>
        <w:t xml:space="preserve">). </w:t>
      </w:r>
      <w:r w:rsidR="00C65901">
        <w:rPr>
          <w:rFonts w:cs="Arial"/>
        </w:rPr>
        <w:t>Therefore, it seems likely that there must be some other underlying reason for the increased vulnerability to the effects of stroke in women.</w:t>
      </w:r>
    </w:p>
    <w:p w14:paraId="235F38FC" w14:textId="74051077" w:rsidR="00C65901" w:rsidRDefault="00C65901" w:rsidP="00CE0083">
      <w:pPr>
        <w:spacing w:after="120" w:line="276" w:lineRule="auto"/>
        <w:rPr>
          <w:rFonts w:cs="Arial"/>
        </w:rPr>
      </w:pPr>
      <w:r>
        <w:rPr>
          <w:rFonts w:cs="Arial"/>
        </w:rPr>
        <w:t xml:space="preserve">A study by </w:t>
      </w:r>
      <w:hyperlink w:anchor="barrett2007" w:history="1">
        <w:r w:rsidRPr="005A0C89">
          <w:rPr>
            <w:rStyle w:val="Hyperlink"/>
            <w:rFonts w:ascii="Ebrima" w:hAnsi="Ebrima" w:cs="Arial"/>
          </w:rPr>
          <w:t>Barrett et al. (2007)</w:t>
        </w:r>
      </w:hyperlink>
      <w:r>
        <w:rPr>
          <w:rFonts w:cs="Arial"/>
        </w:rPr>
        <w:t xml:space="preserve"> found that in </w:t>
      </w:r>
      <w:r w:rsidR="004217D9">
        <w:rPr>
          <w:rFonts w:cs="Arial"/>
        </w:rPr>
        <w:t xml:space="preserve">first-ever </w:t>
      </w:r>
      <w:r>
        <w:rPr>
          <w:rFonts w:cs="Arial"/>
        </w:rPr>
        <w:t>minor ischaemic strokes (i.e., strokes with small lesion size and minor severity and symptoms)</w:t>
      </w:r>
      <w:r w:rsidR="004217D9">
        <w:rPr>
          <w:rFonts w:cs="Arial"/>
        </w:rPr>
        <w:t xml:space="preserve"> men and women did not differ significantly in regards to lesion size and location or stroke severity. However, they note that their results may not be able to generalise to more severe stroke populations. </w:t>
      </w:r>
    </w:p>
    <w:p w14:paraId="7E2CBF55" w14:textId="7C88F473" w:rsidR="00546BD9" w:rsidRPr="00250B3C" w:rsidRDefault="00546BD9" w:rsidP="00CE0083">
      <w:pPr>
        <w:spacing w:after="120" w:line="276" w:lineRule="auto"/>
        <w:rPr>
          <w:rFonts w:cs="Arial"/>
        </w:rPr>
      </w:pPr>
      <w:r w:rsidRPr="00164608">
        <w:rPr>
          <w:rFonts w:cs="Arial"/>
        </w:rPr>
        <w:t xml:space="preserve">In a large-scale study, </w:t>
      </w:r>
      <w:hyperlink w:anchor="bonkhoff2021" w:history="1">
        <w:r w:rsidRPr="00164608">
          <w:rPr>
            <w:rStyle w:val="Hyperlink"/>
            <w:rFonts w:ascii="Ebrima" w:hAnsi="Ebrima" w:cs="Arial"/>
          </w:rPr>
          <w:t>Bonkhoff et al. (2021)</w:t>
        </w:r>
      </w:hyperlink>
      <w:r w:rsidRPr="00164608">
        <w:rPr>
          <w:rFonts w:cs="Arial"/>
          <w:color w:val="7F7F7F" w:themeColor="text1" w:themeTint="80"/>
        </w:rPr>
        <w:t xml:space="preserve"> </w:t>
      </w:r>
      <w:r w:rsidRPr="00164608">
        <w:rPr>
          <w:rFonts w:cs="Arial"/>
        </w:rPr>
        <w:t xml:space="preserve">investigated sex differences in ischaemic strokes and found that in both sexes the majority of lesions occurred in left and </w:t>
      </w:r>
      <w:r w:rsidR="002A6659" w:rsidRPr="00164608">
        <w:rPr>
          <w:rFonts w:cs="Arial"/>
        </w:rPr>
        <w:t>right-hemispheric</w:t>
      </w:r>
      <w:r w:rsidRPr="00164608">
        <w:rPr>
          <w:rFonts w:cs="Arial"/>
        </w:rPr>
        <w:t xml:space="preserve"> territories supplied by the middle cerebral artery (MCA) and to a lesser extent in regions supplied by the posterior cerebral artery (PCA). Further, they found that cortical lesions to the pre- and postcentral gyri, the supramarginal gyrus and parietal regions </w:t>
      </w:r>
      <w:r w:rsidR="00B73858" w:rsidRPr="00164608">
        <w:rPr>
          <w:rFonts w:cs="Arial"/>
        </w:rPr>
        <w:t xml:space="preserve">were associated with </w:t>
      </w:r>
      <w:r w:rsidRPr="00164608">
        <w:rPr>
          <w:rFonts w:cs="Arial"/>
        </w:rPr>
        <w:t>higher stroke severity</w:t>
      </w:r>
      <w:r w:rsidR="00B73858" w:rsidRPr="00164608">
        <w:rPr>
          <w:rFonts w:cs="Arial"/>
        </w:rPr>
        <w:t>,</w:t>
      </w:r>
      <w:r w:rsidRPr="00164608">
        <w:rPr>
          <w:rFonts w:cs="Arial"/>
        </w:rPr>
        <w:t xml:space="preserve"> independent of hemisphere. Likewise, subcortical lesions to the thalamus, basal ganglia (BG) and certain white matter tracts, such as the inferior occipitofrontal fasciculus, superior longitudinal fasciculus, corticospinal tract, and anterior thalamic radiation also explained higher stroke severity. This is in line with the findings of </w:t>
      </w:r>
      <w:hyperlink w:anchor="wu2015" w:history="1">
        <w:r w:rsidRPr="00164608">
          <w:rPr>
            <w:rStyle w:val="Hyperlink"/>
            <w:rFonts w:ascii="Ebrima" w:hAnsi="Ebrima" w:cs="Arial"/>
          </w:rPr>
          <w:t>Wu et al. (2015)</w:t>
        </w:r>
      </w:hyperlink>
      <w:r w:rsidRPr="00164608">
        <w:rPr>
          <w:rFonts w:cs="Arial"/>
        </w:rPr>
        <w:t xml:space="preserve">, who also identified lesions in similar regions to be directly correlated with increased stroke severity and long-term disability. Especially lesions to the </w:t>
      </w:r>
      <w:r w:rsidRPr="00164608">
        <w:t xml:space="preserve">insula, operculum, and putamen in the right </w:t>
      </w:r>
      <w:r w:rsidRPr="00164608">
        <w:lastRenderedPageBreak/>
        <w:t>hemisphere were found to be likely responsible for more severe long-term disability, irrespective of the size of the lesion.</w:t>
      </w:r>
    </w:p>
    <w:p w14:paraId="15B523D5" w14:textId="5EC4B474" w:rsidR="00546BD9" w:rsidRPr="00250B3C" w:rsidRDefault="00546BD9" w:rsidP="00CE0083">
      <w:pPr>
        <w:spacing w:after="120" w:line="276" w:lineRule="auto"/>
      </w:pPr>
      <w:r w:rsidRPr="00250B3C">
        <w:rPr>
          <w:rFonts w:cs="Arial"/>
        </w:rPr>
        <w:t xml:space="preserve">Further, </w:t>
      </w:r>
      <w:hyperlink w:anchor="bonkhoff2021" w:history="1">
        <w:r w:rsidRPr="005A0C89">
          <w:rPr>
            <w:rStyle w:val="Hyperlink"/>
            <w:rFonts w:ascii="Ebrima" w:hAnsi="Ebrima" w:cs="Arial"/>
          </w:rPr>
          <w:t>Bonkhoff et al. (2021)</w:t>
        </w:r>
      </w:hyperlink>
      <w:r w:rsidRPr="00250B3C">
        <w:rPr>
          <w:rFonts w:cs="Arial"/>
        </w:rPr>
        <w:t xml:space="preserve"> detected no differences in lesion volume between men and women but found that </w:t>
      </w:r>
      <w:r w:rsidR="00B51177">
        <w:rPr>
          <w:rFonts w:cs="Arial"/>
        </w:rPr>
        <w:t xml:space="preserve">lesions </w:t>
      </w:r>
      <w:r w:rsidR="00E83111">
        <w:rPr>
          <w:rFonts w:cs="Arial"/>
        </w:rPr>
        <w:t>affecting</w:t>
      </w:r>
      <w:r w:rsidR="00B51177">
        <w:rPr>
          <w:rFonts w:cs="Arial"/>
        </w:rPr>
        <w:t xml:space="preserve"> </w:t>
      </w:r>
      <w:r w:rsidRPr="00B51177">
        <w:rPr>
          <w:rFonts w:cs="Arial"/>
        </w:rPr>
        <w:t xml:space="preserve">more regions </w:t>
      </w:r>
      <w:r w:rsidR="00B51177" w:rsidRPr="00B51177">
        <w:rPr>
          <w:rFonts w:cs="Arial"/>
        </w:rPr>
        <w:t>were significantly associated with increased stroke severity in women</w:t>
      </w:r>
      <w:r w:rsidRPr="00250B3C">
        <w:rPr>
          <w:rFonts w:cs="Arial"/>
        </w:rPr>
        <w:t xml:space="preserve"> and thus, that similar lesion patterns elici</w:t>
      </w:r>
      <w:r w:rsidR="00E83111">
        <w:rPr>
          <w:rFonts w:cs="Arial"/>
        </w:rPr>
        <w:t xml:space="preserve">t more severe strokes in women </w:t>
      </w:r>
      <w:r w:rsidRPr="00250B3C">
        <w:rPr>
          <w:rFonts w:cs="Arial"/>
        </w:rPr>
        <w:t>compared to men. The most robust sex differences were strictly left lateralised, meaning that women are more vulnerable to the effects of a left hemispheric stroke, especially to regions supplied by the PCA</w:t>
      </w:r>
      <w:r w:rsidRPr="00250B3C">
        <w:t>, such as the hippocampus, thalamus, or precuneus.</w:t>
      </w:r>
      <w:r w:rsidR="00CE0083">
        <w:t xml:space="preserve"> </w:t>
      </w:r>
      <w:r w:rsidRPr="00250B3C">
        <w:t>Interestingly, those sex-specific effects were not present when comparing men and women below the age of 52, which is the median age of menopause onset (</w:t>
      </w:r>
      <w:hyperlink w:anchor="mckinlay1992" w:history="1">
        <w:r w:rsidRPr="005A0C89">
          <w:rPr>
            <w:rStyle w:val="Hyperlink"/>
            <w:rFonts w:ascii="Ebrima" w:hAnsi="Ebrima"/>
          </w:rPr>
          <w:t>McKinley et al., 1992</w:t>
        </w:r>
      </w:hyperlink>
      <w:r w:rsidRPr="00250B3C">
        <w:t>), suggesting that sex hormones play an important role in the neuropathology of stroke.</w:t>
      </w:r>
      <w:r>
        <w:t xml:space="preserve"> </w:t>
      </w:r>
    </w:p>
    <w:p w14:paraId="0CF25393" w14:textId="3C4FBF3B" w:rsidR="00546BD9" w:rsidRDefault="00546BD9" w:rsidP="00CE0083">
      <w:pPr>
        <w:spacing w:after="120" w:line="276" w:lineRule="auto"/>
        <w:rPr>
          <w:rFonts w:cs="Arial"/>
        </w:rPr>
      </w:pPr>
      <w:r w:rsidRPr="00C01DC7">
        <w:rPr>
          <w:rFonts w:cs="Arial"/>
        </w:rPr>
        <w:t>Many researchers believe that (neuro</w:t>
      </w:r>
      <w:proofErr w:type="gramStart"/>
      <w:r w:rsidRPr="00C01DC7">
        <w:rPr>
          <w:rFonts w:cs="Arial"/>
        </w:rPr>
        <w:t>)biological</w:t>
      </w:r>
      <w:proofErr w:type="gramEnd"/>
      <w:r w:rsidRPr="00C01DC7">
        <w:rPr>
          <w:rFonts w:cs="Arial"/>
        </w:rPr>
        <w:t xml:space="preserve"> sex differences, such as sex chromosomes or sex steroid hormones, contribute to different responses to cerebral ischemia (</w:t>
      </w:r>
      <w:hyperlink w:anchor="bonkhoff2021" w:history="1">
        <w:r w:rsidRPr="00C01DC7">
          <w:rPr>
            <w:rStyle w:val="Hyperlink"/>
            <w:rFonts w:ascii="Ebrima" w:hAnsi="Ebrima" w:cs="Arial"/>
          </w:rPr>
          <w:t>Bonkhoff et al., 2021</w:t>
        </w:r>
      </w:hyperlink>
      <w:r w:rsidRPr="00C01DC7">
        <w:rPr>
          <w:rFonts w:cs="Arial"/>
        </w:rPr>
        <w:t xml:space="preserve">; </w:t>
      </w:r>
      <w:hyperlink w:anchor="bushnell2018" w:history="1">
        <w:r w:rsidRPr="00C01DC7">
          <w:rPr>
            <w:rStyle w:val="Hyperlink"/>
            <w:rFonts w:ascii="Ebrima" w:hAnsi="Ebrima" w:cs="Arial"/>
          </w:rPr>
          <w:t>Bushnell et al., 2018</w:t>
        </w:r>
      </w:hyperlink>
      <w:r w:rsidRPr="00C01DC7">
        <w:rPr>
          <w:rFonts w:cs="Arial"/>
        </w:rPr>
        <w:t xml:space="preserve">; </w:t>
      </w:r>
      <w:hyperlink w:anchor="gibson2013" w:history="1">
        <w:r w:rsidRPr="00C01DC7">
          <w:rPr>
            <w:rStyle w:val="Hyperlink"/>
            <w:rFonts w:ascii="Ebrima" w:hAnsi="Ebrima" w:cs="Arial"/>
          </w:rPr>
          <w:t>Gibson, 2013</w:t>
        </w:r>
      </w:hyperlink>
      <w:r w:rsidR="00BB08AB" w:rsidRPr="00C01DC7">
        <w:rPr>
          <w:rFonts w:cs="Arial"/>
        </w:rPr>
        <w:t xml:space="preserve">). For example, the primary male sex steroid testosterone </w:t>
      </w:r>
      <w:r w:rsidRPr="00C01DC7">
        <w:rPr>
          <w:rFonts w:cs="Arial"/>
        </w:rPr>
        <w:t>is considered to increase sensitivity to ischaemic strokes, as it has been demonstrated to promote inflammatory effects on cerebral blood vessels and impede cerebral blood flow by constricting vasculature. Conversely, oestrogens have consistently been shown to exhibit neuroprotective effects, such as inhibiting cerebrovascular inflammation, suppressing cell death mechanisms, stimulating the formation of new blood vessels, and improving cerebral blood flow (</w:t>
      </w:r>
      <w:hyperlink w:anchor="krause2006" w:history="1">
        <w:r w:rsidRPr="00C01DC7">
          <w:rPr>
            <w:rStyle w:val="Hyperlink"/>
            <w:rFonts w:ascii="Ebrima" w:hAnsi="Ebrima" w:cs="Arial"/>
          </w:rPr>
          <w:t>Krause et al., 2006</w:t>
        </w:r>
      </w:hyperlink>
      <w:r w:rsidRPr="00C01DC7">
        <w:rPr>
          <w:rFonts w:cs="Arial"/>
        </w:rPr>
        <w:t xml:space="preserve">; </w:t>
      </w:r>
      <w:hyperlink w:anchor="manwani2014" w:history="1">
        <w:r w:rsidRPr="00C01DC7">
          <w:rPr>
            <w:rStyle w:val="Hyperlink"/>
            <w:rFonts w:ascii="Ebrima" w:hAnsi="Ebrima" w:cs="Arial"/>
          </w:rPr>
          <w:t>Manwani et al., 2014</w:t>
        </w:r>
      </w:hyperlink>
      <w:r w:rsidRPr="00C01DC7">
        <w:rPr>
          <w:rFonts w:cs="Arial"/>
        </w:rPr>
        <w:t xml:space="preserve">; </w:t>
      </w:r>
      <w:hyperlink w:anchor="suzuki2009" w:history="1">
        <w:r w:rsidRPr="00C01DC7">
          <w:rPr>
            <w:rStyle w:val="Hyperlink"/>
            <w:rFonts w:ascii="Ebrima" w:hAnsi="Ebrima" w:cs="Arial"/>
          </w:rPr>
          <w:t>Suzuki et al., 2009</w:t>
        </w:r>
      </w:hyperlink>
      <w:r w:rsidRPr="00C01DC7">
        <w:rPr>
          <w:rFonts w:cs="Arial"/>
        </w:rPr>
        <w:t xml:space="preserve">). </w:t>
      </w:r>
      <w:r w:rsidR="00BB08AB" w:rsidRPr="00C01DC7">
        <w:rPr>
          <w:rFonts w:cs="Arial"/>
        </w:rPr>
        <w:t xml:space="preserve">The </w:t>
      </w:r>
      <w:r w:rsidR="0073148A" w:rsidRPr="00C01DC7">
        <w:rPr>
          <w:rFonts w:cs="Arial"/>
        </w:rPr>
        <w:t>fact that oestradiol</w:t>
      </w:r>
      <w:r w:rsidRPr="00C01DC7">
        <w:rPr>
          <w:rFonts w:cs="Arial"/>
        </w:rPr>
        <w:t xml:space="preserve"> has strong neuroprotective properties may seem counterintuitive considering the increased vulnerability of women to the effects of stroke. Women, compared to men, have a lower incidence of stroke throughout most of their lives – up until the menopause-induced decrease in oestrogen levels, at which point they become disproportionately sensitive to stroke. Taken together with the fact that increased age facilitates chronic low-grade inflammations in the brain through a natural loss of endogenous anti-inflammatory substances, the additional loss of the neuroprotective properties provided by oestradiol and the higher age of women when suffering their first stroke increases the risks imposed by stroke for women (</w:t>
      </w:r>
      <w:hyperlink w:anchor="bushnell2018" w:history="1">
        <w:r w:rsidRPr="00C01DC7">
          <w:rPr>
            <w:rStyle w:val="Hyperlink"/>
            <w:rFonts w:ascii="Ebrima" w:hAnsi="Ebrima" w:cs="Arial"/>
          </w:rPr>
          <w:t>Bushnell et al., 2018</w:t>
        </w:r>
      </w:hyperlink>
      <w:r w:rsidRPr="00C01DC7">
        <w:rPr>
          <w:rFonts w:cs="Arial"/>
        </w:rPr>
        <w:t xml:space="preserve">; </w:t>
      </w:r>
      <w:hyperlink w:anchor="koellhoffermccullough2012" w:history="1">
        <w:r w:rsidRPr="00C01DC7">
          <w:rPr>
            <w:rStyle w:val="Hyperlink"/>
            <w:rFonts w:ascii="Ebrima" w:hAnsi="Ebrima" w:cs="Arial"/>
          </w:rPr>
          <w:t>Koellhoffer &amp; McCullough, 2012</w:t>
        </w:r>
      </w:hyperlink>
      <w:r w:rsidRPr="00C01DC7">
        <w:rPr>
          <w:rFonts w:cs="Arial"/>
        </w:rPr>
        <w:t xml:space="preserve">; </w:t>
      </w:r>
      <w:hyperlink w:anchor="manwanimccullough2012" w:history="1">
        <w:r w:rsidRPr="00C01DC7">
          <w:rPr>
            <w:rStyle w:val="Hyperlink"/>
            <w:rFonts w:ascii="Ebrima" w:hAnsi="Ebrima" w:cs="Arial"/>
          </w:rPr>
          <w:t>Manwani &amp; McCullough, 2012</w:t>
        </w:r>
      </w:hyperlink>
      <w:r w:rsidRPr="00C01DC7">
        <w:rPr>
          <w:rFonts w:cs="Arial"/>
        </w:rPr>
        <w:t xml:space="preserve">; </w:t>
      </w:r>
      <w:hyperlink w:anchor="sohrabji2016" w:history="1">
        <w:r w:rsidRPr="00C01DC7">
          <w:rPr>
            <w:rStyle w:val="Hyperlink"/>
            <w:rFonts w:ascii="Ebrima" w:hAnsi="Ebrima" w:cs="Arial"/>
          </w:rPr>
          <w:t>Sohrabji et al., 2017</w:t>
        </w:r>
      </w:hyperlink>
      <w:r w:rsidRPr="00C01DC7">
        <w:rPr>
          <w:rFonts w:cs="Arial"/>
        </w:rPr>
        <w:t>).</w:t>
      </w:r>
      <w:r w:rsidRPr="00250B3C">
        <w:rPr>
          <w:rFonts w:cs="Arial"/>
        </w:rPr>
        <w:t xml:space="preserve"> </w:t>
      </w:r>
    </w:p>
    <w:p w14:paraId="477CDD02" w14:textId="6A5C4E13" w:rsidR="00546BD9" w:rsidRPr="00250B3C" w:rsidRDefault="0073148A" w:rsidP="00CE0083">
      <w:pPr>
        <w:spacing w:after="120" w:line="276" w:lineRule="auto"/>
        <w:rPr>
          <w:rFonts w:cs="Arial"/>
        </w:rPr>
      </w:pPr>
      <w:r>
        <w:rPr>
          <w:rFonts w:cs="Arial"/>
        </w:rPr>
        <w:t>Interestingly, t</w:t>
      </w:r>
      <w:r w:rsidR="00546BD9" w:rsidRPr="00250B3C">
        <w:rPr>
          <w:rFonts w:cs="Arial"/>
        </w:rPr>
        <w:t xml:space="preserve">here is also some evidence that sex differences in stroke sensitivity are not purely mediated by the different sex steroids, which fluctuate through life, </w:t>
      </w:r>
      <w:r w:rsidR="00546BD9" w:rsidRPr="00264207">
        <w:rPr>
          <w:rFonts w:cs="Arial"/>
        </w:rPr>
        <w:t>but also by sex chromosomes.  Studies have shown that in cells derived from neonatal populations, male-derived (XY) cells are more vulnerable to ischaemic injuries than female-derived (XX) cells – even in low hormonal concentrations (</w:t>
      </w:r>
      <w:hyperlink w:anchor="koellhoffermccullough2012" w:history="1">
        <w:r w:rsidR="005A0C89" w:rsidRPr="005A0C89">
          <w:rPr>
            <w:rStyle w:val="Hyperlink"/>
            <w:rFonts w:ascii="Ebrima" w:hAnsi="Ebrima" w:cs="Arial"/>
          </w:rPr>
          <w:t>Koellhoffer &amp; McCullough, 2012</w:t>
        </w:r>
      </w:hyperlink>
      <w:r w:rsidR="00546BD9" w:rsidRPr="00264207">
        <w:rPr>
          <w:rFonts w:cs="Arial"/>
        </w:rPr>
        <w:t>;</w:t>
      </w:r>
      <w:hyperlink w:anchor="li2005" w:history="1">
        <w:r w:rsidR="00546BD9" w:rsidRPr="00E83111">
          <w:rPr>
            <w:rStyle w:val="Hyperlink"/>
            <w:rFonts w:ascii="Ebrima" w:hAnsi="Ebrima" w:cs="Arial"/>
          </w:rPr>
          <w:t xml:space="preserve"> Li et al., 2005</w:t>
        </w:r>
      </w:hyperlink>
      <w:r w:rsidR="00546BD9" w:rsidRPr="00264207">
        <w:rPr>
          <w:rFonts w:cs="Arial"/>
        </w:rPr>
        <w:t xml:space="preserve">; </w:t>
      </w:r>
      <w:hyperlink w:anchor="liu2008" w:history="1">
        <w:r w:rsidR="00546BD9" w:rsidRPr="005A0C89">
          <w:rPr>
            <w:rStyle w:val="Hyperlink"/>
            <w:rFonts w:ascii="Ebrima" w:hAnsi="Ebrima" w:cs="Arial"/>
          </w:rPr>
          <w:t>Liu et al., 2008</w:t>
        </w:r>
      </w:hyperlink>
      <w:r w:rsidR="00546BD9" w:rsidRPr="00264207">
        <w:rPr>
          <w:rFonts w:cs="Arial"/>
        </w:rPr>
        <w:t xml:space="preserve">). </w:t>
      </w:r>
      <w:r>
        <w:rPr>
          <w:rFonts w:cs="Arial"/>
        </w:rPr>
        <w:t xml:space="preserve">Taking everything together, it therefore </w:t>
      </w:r>
      <w:r w:rsidR="00546BD9" w:rsidRPr="00250B3C">
        <w:rPr>
          <w:rFonts w:cs="Arial"/>
        </w:rPr>
        <w:t>seems likely that (ischemic) strokes are affected by a complex interaction of aging, sex-specific neuro-steroids, and sex chromosomes (</w:t>
      </w:r>
      <w:hyperlink w:anchor="bushnell2018" w:history="1">
        <w:r w:rsidR="005A0C89" w:rsidRPr="005A0C89">
          <w:rPr>
            <w:rStyle w:val="Hyperlink"/>
            <w:rFonts w:ascii="Ebrima" w:hAnsi="Ebrima" w:cs="Arial"/>
          </w:rPr>
          <w:t>Bushnell et al., 2018</w:t>
        </w:r>
      </w:hyperlink>
      <w:r w:rsidR="00546BD9" w:rsidRPr="00250B3C">
        <w:rPr>
          <w:rFonts w:cs="Arial"/>
        </w:rPr>
        <w:t xml:space="preserve">; </w:t>
      </w:r>
      <w:hyperlink w:anchor="manwani2014" w:history="1">
        <w:r w:rsidR="00546BD9" w:rsidRPr="005A0C89">
          <w:rPr>
            <w:rStyle w:val="Hyperlink"/>
            <w:rFonts w:ascii="Ebrima" w:hAnsi="Ebrima" w:cs="Arial"/>
          </w:rPr>
          <w:t>Manwani et al., 2014</w:t>
        </w:r>
      </w:hyperlink>
      <w:r w:rsidR="00546BD9" w:rsidRPr="00250B3C">
        <w:rPr>
          <w:rFonts w:cs="Arial"/>
        </w:rPr>
        <w:t xml:space="preserve">; </w:t>
      </w:r>
      <w:hyperlink w:anchor="mccullough2016" w:history="1">
        <w:r w:rsidR="00546BD9" w:rsidRPr="005A0C89">
          <w:rPr>
            <w:rStyle w:val="Hyperlink"/>
            <w:rFonts w:ascii="Ebrima" w:hAnsi="Ebrima" w:cs="Arial"/>
          </w:rPr>
          <w:t>McCullough et al., 2016</w:t>
        </w:r>
      </w:hyperlink>
      <w:r w:rsidR="00546BD9" w:rsidRPr="00250B3C">
        <w:rPr>
          <w:rFonts w:cs="Arial"/>
        </w:rPr>
        <w:t xml:space="preserve">). </w:t>
      </w:r>
    </w:p>
    <w:p w14:paraId="6F7C4157" w14:textId="77777777" w:rsidR="005B2D23" w:rsidRPr="00250B3C" w:rsidRDefault="005B2D23" w:rsidP="005B2D23">
      <w:pPr>
        <w:spacing w:after="120" w:line="276" w:lineRule="auto"/>
        <w:rPr>
          <w:rFonts w:cs="Arial"/>
        </w:rPr>
      </w:pPr>
      <w:r w:rsidRPr="00250B3C">
        <w:rPr>
          <w:rFonts w:cs="Arial"/>
        </w:rPr>
        <w:br w:type="page"/>
      </w:r>
    </w:p>
    <w:p w14:paraId="0665BC7B" w14:textId="0AE1B309" w:rsidR="0024216F" w:rsidRPr="0024216F" w:rsidRDefault="005B2D23" w:rsidP="00967B7F">
      <w:pPr>
        <w:pStyle w:val="Heading3"/>
        <w:numPr>
          <w:ilvl w:val="1"/>
          <w:numId w:val="3"/>
        </w:numPr>
        <w:spacing w:before="0" w:after="120"/>
        <w:ind w:left="1077"/>
      </w:pPr>
      <w:bookmarkStart w:id="8" w:name="_Toc116064598"/>
      <w:bookmarkStart w:id="9" w:name="_Toc117591230"/>
      <w:r w:rsidRPr="00250B3C">
        <w:lastRenderedPageBreak/>
        <w:t>Visuospatial Neglect</w:t>
      </w:r>
      <w:bookmarkEnd w:id="8"/>
      <w:bookmarkEnd w:id="9"/>
    </w:p>
    <w:p w14:paraId="7D6C4DF8" w14:textId="3FBAD1ED" w:rsidR="00546BD9" w:rsidRPr="00250B3C" w:rsidRDefault="00546BD9" w:rsidP="00546BD9">
      <w:pPr>
        <w:spacing w:after="120" w:line="276" w:lineRule="auto"/>
        <w:rPr>
          <w:strike/>
        </w:rPr>
      </w:pPr>
      <w:r w:rsidRPr="00250B3C">
        <w:rPr>
          <w:rFonts w:cs="Arial"/>
          <w:lang w:val="en-US"/>
        </w:rPr>
        <w:t>Stroke can cause a number of ensuing neuropsychological conditions, as even small focal lesions can significantly disrupt the brain network’s overall connectivity and thus, its functionality (</w:t>
      </w:r>
      <w:hyperlink w:anchor="carreratononi2014" w:history="1">
        <w:r w:rsidRPr="007D5197">
          <w:rPr>
            <w:rStyle w:val="Hyperlink"/>
            <w:rFonts w:ascii="Ebrima" w:hAnsi="Ebrima" w:cs="Arial"/>
            <w:lang w:val="en-US"/>
          </w:rPr>
          <w:t>Carrera &amp; Tononi, 2014</w:t>
        </w:r>
      </w:hyperlink>
      <w:r w:rsidRPr="00250B3C">
        <w:rPr>
          <w:rFonts w:cs="Arial"/>
          <w:lang w:val="en-US"/>
        </w:rPr>
        <w:t xml:space="preserve">; </w:t>
      </w:r>
      <w:hyperlink w:anchor="griffis2019" w:history="1">
        <w:r w:rsidRPr="007D5197">
          <w:rPr>
            <w:rStyle w:val="Hyperlink"/>
            <w:rFonts w:ascii="Ebrima" w:hAnsi="Ebrima" w:cs="Arial"/>
            <w:lang w:val="en-US"/>
          </w:rPr>
          <w:t>Griffis et al., 2019</w:t>
        </w:r>
      </w:hyperlink>
      <w:r w:rsidRPr="00250B3C">
        <w:rPr>
          <w:rFonts w:cs="Arial"/>
          <w:lang w:val="en-US"/>
        </w:rPr>
        <w:t xml:space="preserve">). </w:t>
      </w:r>
      <w:r w:rsidRPr="00250B3C">
        <w:rPr>
          <w:rFonts w:cs="Arial"/>
        </w:rPr>
        <w:t xml:space="preserve">One syndrome that commonly occurs during the acute stage after predominantly </w:t>
      </w:r>
      <w:r w:rsidR="002A6659">
        <w:rPr>
          <w:rFonts w:cs="Arial"/>
        </w:rPr>
        <w:t>right-hemispheric</w:t>
      </w:r>
      <w:r w:rsidRPr="00250B3C">
        <w:rPr>
          <w:rFonts w:cs="Arial"/>
        </w:rPr>
        <w:t xml:space="preserve"> </w:t>
      </w:r>
      <w:r w:rsidRPr="00250B3C">
        <w:rPr>
          <w:rFonts w:cs="Arial"/>
          <w:lang w:val="en-US"/>
        </w:rPr>
        <w:t>stroke</w:t>
      </w:r>
      <w:r w:rsidRPr="00250B3C">
        <w:rPr>
          <w:rFonts w:cs="Arial"/>
        </w:rPr>
        <w:t xml:space="preserve"> is visuospatial neglect</w:t>
      </w:r>
      <w:r w:rsidRPr="00250B3C">
        <w:rPr>
          <w:rFonts w:cs="Arial"/>
          <w:lang w:val="en-US"/>
        </w:rPr>
        <w:t>, though it may also be caused by other forms of unilateral brain injury</w:t>
      </w:r>
      <w:r w:rsidRPr="00250B3C">
        <w:rPr>
          <w:rFonts w:cs="Arial"/>
        </w:rPr>
        <w:t xml:space="preserve"> (</w:t>
      </w:r>
      <w:hyperlink w:anchor="karnathrorden2012" w:history="1">
        <w:r w:rsidRPr="007D5197">
          <w:rPr>
            <w:rStyle w:val="Hyperlink"/>
            <w:rFonts w:ascii="Ebrima" w:hAnsi="Ebrima" w:cs="Arial"/>
            <w:lang w:val="en-US"/>
          </w:rPr>
          <w:t>Karnath &amp; Rorden, 2012</w:t>
        </w:r>
      </w:hyperlink>
      <w:r w:rsidRPr="00250B3C">
        <w:rPr>
          <w:rFonts w:cs="Arial"/>
          <w:lang w:val="en-US"/>
        </w:rPr>
        <w:t xml:space="preserve">; </w:t>
      </w:r>
      <w:hyperlink w:anchor="limalhotra2015" w:history="1">
        <w:r w:rsidRPr="007D5197">
          <w:rPr>
            <w:rStyle w:val="Hyperlink"/>
            <w:rFonts w:ascii="Ebrima" w:hAnsi="Ebrima" w:cs="Arial"/>
          </w:rPr>
          <w:t>Li &amp; Malhotra, 2015</w:t>
        </w:r>
      </w:hyperlink>
      <w:r w:rsidRPr="00250B3C">
        <w:rPr>
          <w:rFonts w:cs="Arial"/>
        </w:rPr>
        <w:t xml:space="preserve">; </w:t>
      </w:r>
      <w:hyperlink w:anchor="stone1993" w:history="1">
        <w:r w:rsidRPr="007D5197">
          <w:rPr>
            <w:rStyle w:val="Hyperlink"/>
            <w:rFonts w:ascii="Ebrima" w:hAnsi="Ebrima" w:cs="Arial"/>
          </w:rPr>
          <w:t>Stone</w:t>
        </w:r>
        <w:r w:rsidRPr="007D5197">
          <w:rPr>
            <w:rStyle w:val="Hyperlink"/>
            <w:rFonts w:ascii="Ebrima" w:hAnsi="Ebrima" w:cs="Arial"/>
            <w:lang w:val="en-US"/>
          </w:rPr>
          <w:t xml:space="preserve"> et al.</w:t>
        </w:r>
        <w:r w:rsidRPr="007D5197">
          <w:rPr>
            <w:rStyle w:val="Hyperlink"/>
            <w:rFonts w:ascii="Ebrima" w:hAnsi="Ebrima" w:cs="Arial"/>
          </w:rPr>
          <w:t>, 1993</w:t>
        </w:r>
      </w:hyperlink>
      <w:r w:rsidRPr="00250B3C">
        <w:rPr>
          <w:rFonts w:cs="Arial"/>
        </w:rPr>
        <w:t>).</w:t>
      </w:r>
      <w:r w:rsidRPr="00250B3C">
        <w:rPr>
          <w:rFonts w:cs="Arial"/>
          <w:lang w:val="en-US"/>
        </w:rPr>
        <w:t xml:space="preserve"> </w:t>
      </w:r>
      <w:r w:rsidRPr="00250B3C">
        <w:t>Neglect is often described as a supramodal disorder of spatial attention with a “heterogenous collection of symptoms” (</w:t>
      </w:r>
      <w:hyperlink w:anchor="corbetta2005" w:history="1">
        <w:r w:rsidRPr="007D5197">
          <w:rPr>
            <w:rStyle w:val="Hyperlink"/>
            <w:rFonts w:ascii="Ebrima" w:hAnsi="Ebrima"/>
          </w:rPr>
          <w:t>Corbetta et al., 2005</w:t>
        </w:r>
      </w:hyperlink>
      <w:r w:rsidRPr="00250B3C">
        <w:t xml:space="preserve">; </w:t>
      </w:r>
      <w:hyperlink w:anchor="karnathrorden2012" w:history="1">
        <w:r w:rsidRPr="007D5197">
          <w:rPr>
            <w:rStyle w:val="Hyperlink"/>
            <w:rFonts w:ascii="Ebrima" w:hAnsi="Ebrima"/>
          </w:rPr>
          <w:t>Karnath &amp; Rorden, 2012</w:t>
        </w:r>
      </w:hyperlink>
      <w:r w:rsidRPr="00250B3C">
        <w:t>).  The core symptoms include a pathological spatial bias towards the ipsilesional (i.e., typically right) side of space, affecting both gaze direction and exploration. This manifests as sustained and spontaneous deviation of the head- and eye-position towards the ipsilesional side at rest, as well as during goal-directed behaviour, and it persists even in complete darkness (</w:t>
      </w:r>
      <w:hyperlink w:anchor="beckerkarnath2010" w:history="1">
        <w:r w:rsidRPr="007D5197">
          <w:rPr>
            <w:rStyle w:val="Hyperlink"/>
            <w:rFonts w:ascii="Ebrima" w:hAnsi="Ebrima"/>
          </w:rPr>
          <w:t>Becker &amp; Karnath, 2010</w:t>
        </w:r>
      </w:hyperlink>
      <w:r w:rsidRPr="00250B3C">
        <w:t xml:space="preserve">; </w:t>
      </w:r>
      <w:hyperlink w:anchor="karnath2012" w:history="1">
        <w:r w:rsidRPr="007D5197">
          <w:rPr>
            <w:rStyle w:val="Hyperlink"/>
            <w:rFonts w:ascii="Ebrima" w:hAnsi="Ebrima"/>
          </w:rPr>
          <w:t>Karnath, 2012</w:t>
        </w:r>
      </w:hyperlink>
      <w:r w:rsidRPr="00250B3C">
        <w:t xml:space="preserve">; </w:t>
      </w:r>
      <w:hyperlink w:anchor="karnathfetter1995" w:history="1">
        <w:r w:rsidRPr="007D5197">
          <w:rPr>
            <w:rStyle w:val="Hyperlink"/>
            <w:rFonts w:ascii="Ebrima" w:hAnsi="Ebrima"/>
          </w:rPr>
          <w:t>Karnath &amp; Fetter, 1995</w:t>
        </w:r>
      </w:hyperlink>
      <w:r w:rsidRPr="00250B3C">
        <w:t>). At the same time, patients have difficulties in orienting towards the contralesional side and will typically ignore information located there (</w:t>
      </w:r>
      <w:hyperlink w:anchor="beckerkarnath2010" w:history="1">
        <w:r w:rsidR="00A65217" w:rsidRPr="007D5197">
          <w:rPr>
            <w:rStyle w:val="Hyperlink"/>
            <w:rFonts w:ascii="Ebrima" w:hAnsi="Ebrima"/>
          </w:rPr>
          <w:t>Becker &amp; Karnath, 2010</w:t>
        </w:r>
      </w:hyperlink>
      <w:r w:rsidRPr="00250B3C">
        <w:t xml:space="preserve">; </w:t>
      </w:r>
      <w:hyperlink w:anchor="corbetta2011" w:history="1">
        <w:r w:rsidRPr="00A65217">
          <w:rPr>
            <w:rStyle w:val="Hyperlink"/>
            <w:rFonts w:ascii="Ebrima" w:hAnsi="Ebrima"/>
          </w:rPr>
          <w:t>Corbetta &amp; Shulman, 2011</w:t>
        </w:r>
      </w:hyperlink>
      <w:r w:rsidRPr="00250B3C">
        <w:t xml:space="preserve">; </w:t>
      </w:r>
      <w:hyperlink w:anchor="karnath2015" w:history="1">
        <w:r w:rsidRPr="00A65217">
          <w:rPr>
            <w:rStyle w:val="Hyperlink"/>
            <w:rFonts w:ascii="Ebrima" w:hAnsi="Ebrima"/>
          </w:rPr>
          <w:t>Karnath, 2015</w:t>
        </w:r>
      </w:hyperlink>
      <w:r w:rsidRPr="00250B3C">
        <w:t xml:space="preserve">; </w:t>
      </w:r>
      <w:hyperlink w:anchor="karnathrorden2012" w:history="1">
        <w:r w:rsidR="00A65217" w:rsidRPr="007D5197">
          <w:rPr>
            <w:rStyle w:val="Hyperlink"/>
            <w:rFonts w:ascii="Ebrima" w:hAnsi="Ebrima"/>
          </w:rPr>
          <w:t>Karnath &amp; Rorden, 2012</w:t>
        </w:r>
      </w:hyperlink>
      <w:r w:rsidRPr="00250B3C">
        <w:t xml:space="preserve">). </w:t>
      </w:r>
      <w:r w:rsidR="00B10987" w:rsidRPr="00B10987">
        <w:t>Typically, these behavioural core symptoms of neglect manifest with reference to the patient’s egocentre, i.e., relative to their own body centre (</w:t>
      </w:r>
      <w:hyperlink w:anchor="corbetta2011" w:history="1">
        <w:r w:rsidR="00A65217" w:rsidRPr="00A65217">
          <w:rPr>
            <w:rStyle w:val="Hyperlink"/>
            <w:rFonts w:ascii="Ebrima" w:hAnsi="Ebrima"/>
          </w:rPr>
          <w:t>Corbetta &amp; Shulman, 2011</w:t>
        </w:r>
      </w:hyperlink>
      <w:r w:rsidR="00B10987" w:rsidRPr="00B10987">
        <w:t xml:space="preserve">; </w:t>
      </w:r>
      <w:hyperlink w:anchor="karnathrorden2012" w:history="1">
        <w:r w:rsidR="00A65217" w:rsidRPr="007D5197">
          <w:rPr>
            <w:rStyle w:val="Hyperlink"/>
            <w:rFonts w:ascii="Ebrima" w:hAnsi="Ebrima"/>
          </w:rPr>
          <w:t>Karnath &amp; Rorden, 2012</w:t>
        </w:r>
      </w:hyperlink>
      <w:r w:rsidR="00B10987" w:rsidRPr="00B10987">
        <w:t xml:space="preserve">). </w:t>
      </w:r>
      <w:r w:rsidRPr="00250B3C">
        <w:t>Even though neglect is considered a basal disorder, meaning that the symptoms do not merely emerge in higher-order cognitive tasks, the spatial biases are not due to underlying paralysis or sensory deficits (</w:t>
      </w:r>
      <w:hyperlink w:anchor="heilmanvalenstein1979" w:history="1">
        <w:r w:rsidRPr="00A65217">
          <w:rPr>
            <w:rStyle w:val="Hyperlink"/>
            <w:rFonts w:ascii="Ebrima" w:hAnsi="Ebrima"/>
          </w:rPr>
          <w:t>Heilman &amp; Valenstein, 1979</w:t>
        </w:r>
      </w:hyperlink>
      <w:r w:rsidRPr="00250B3C">
        <w:t xml:space="preserve">; </w:t>
      </w:r>
      <w:hyperlink w:anchor="karnath2012" w:history="1">
        <w:r w:rsidR="00A65217" w:rsidRPr="007D5197">
          <w:rPr>
            <w:rStyle w:val="Hyperlink"/>
            <w:rFonts w:ascii="Ebrima" w:hAnsi="Ebrima"/>
          </w:rPr>
          <w:t>Karnath, 2012</w:t>
        </w:r>
      </w:hyperlink>
      <w:r w:rsidRPr="00250B3C">
        <w:t>).</w:t>
      </w:r>
      <w:r w:rsidRPr="00250B3C">
        <w:rPr>
          <w:strike/>
        </w:rPr>
        <w:t xml:space="preserve"> </w:t>
      </w:r>
    </w:p>
    <w:p w14:paraId="3EF81942" w14:textId="54D51FE5" w:rsidR="00546BD9" w:rsidRPr="00250B3C" w:rsidRDefault="00546BD9" w:rsidP="00546BD9">
      <w:pPr>
        <w:spacing w:after="120" w:line="276" w:lineRule="auto"/>
      </w:pPr>
      <w:r w:rsidRPr="00250B3C">
        <w:t>While there is no consensus on the exact prevalence of neglect, estimates of about 30% in the acute phase after stroke seem likely (e.</w:t>
      </w:r>
      <w:r w:rsidRPr="00F371C5">
        <w:t xml:space="preserve">g.: </w:t>
      </w:r>
      <w:hyperlink w:anchor="bowen1999" w:history="1">
        <w:r w:rsidRPr="00A65217">
          <w:rPr>
            <w:rStyle w:val="Hyperlink"/>
            <w:rFonts w:ascii="Ebrima" w:hAnsi="Ebrima"/>
          </w:rPr>
          <w:t>Bowen et al., 199</w:t>
        </w:r>
      </w:hyperlink>
      <w:r w:rsidRPr="00F371C5">
        <w:rPr>
          <w:color w:val="7F7F7F" w:themeColor="text1" w:themeTint="80"/>
        </w:rPr>
        <w:t>9</w:t>
      </w:r>
      <w:r w:rsidRPr="00250B3C">
        <w:t xml:space="preserve">; </w:t>
      </w:r>
      <w:hyperlink w:anchor="corbetta2014" w:history="1">
        <w:r w:rsidRPr="00A65217">
          <w:rPr>
            <w:rStyle w:val="Hyperlink"/>
            <w:rFonts w:ascii="Ebrima" w:hAnsi="Ebrima"/>
          </w:rPr>
          <w:t>Corbetta, 2014</w:t>
        </w:r>
      </w:hyperlink>
      <w:r w:rsidRPr="00250B3C">
        <w:t>;</w:t>
      </w:r>
      <w:r w:rsidR="009E42E1">
        <w:t xml:space="preserve"> </w:t>
      </w:r>
      <w:hyperlink w:anchor="esposito2021" w:history="1">
        <w:r w:rsidR="009E42E1" w:rsidRPr="00A65217">
          <w:rPr>
            <w:rStyle w:val="Hyperlink"/>
            <w:rFonts w:ascii="Ebrima" w:hAnsi="Ebrima"/>
          </w:rPr>
          <w:t>Esposito et al., 2021</w:t>
        </w:r>
      </w:hyperlink>
      <w:r w:rsidR="009E42E1">
        <w:t>;</w:t>
      </w:r>
      <w:r w:rsidRPr="00250B3C">
        <w:t xml:space="preserve"> </w:t>
      </w:r>
      <w:hyperlink w:anchor="hammerbeck2019" w:history="1">
        <w:r w:rsidRPr="00A65217">
          <w:rPr>
            <w:rStyle w:val="Hyperlink"/>
            <w:rFonts w:ascii="Ebrima" w:hAnsi="Ebrima"/>
          </w:rPr>
          <w:t>Hammerbeck et al., 2019</w:t>
        </w:r>
      </w:hyperlink>
      <w:r w:rsidRPr="00250B3C">
        <w:t xml:space="preserve">). In a large-scale observational study comprising more than 80,000 stroke patients from the United Kingdom, </w:t>
      </w:r>
      <w:hyperlink w:anchor="hammerbeck2019" w:history="1">
        <w:r w:rsidRPr="00A65217">
          <w:rPr>
            <w:rStyle w:val="Hyperlink"/>
            <w:rFonts w:ascii="Ebrima" w:hAnsi="Ebrima"/>
          </w:rPr>
          <w:t>Hammerbeck et al. (2019)</w:t>
        </w:r>
      </w:hyperlink>
      <w:r w:rsidRPr="00C01DC7">
        <w:t xml:space="preserve"> </w:t>
      </w:r>
      <w:r w:rsidR="00C01DC7" w:rsidRPr="00C01DC7">
        <w:t>found that neglect patients are on average 3 y</w:t>
      </w:r>
      <w:r w:rsidR="00C01DC7">
        <w:t xml:space="preserve">ears older at stroke onset than </w:t>
      </w:r>
      <w:r w:rsidR="00C01DC7" w:rsidRPr="00C01DC7">
        <w:t xml:space="preserve">patients without neglect, and that neglect is associated </w:t>
      </w:r>
      <w:r w:rsidRPr="00250B3C">
        <w:t>with more severe strokes, greater disability, and mortality. Further, they discovered a</w:t>
      </w:r>
      <w:r w:rsidR="00B60EA3">
        <w:t xml:space="preserve"> significant, but small</w:t>
      </w:r>
      <w:r w:rsidRPr="00250B3C">
        <w:t xml:space="preserve"> sex difference in acute neglect incidence, with women exhibiting a prevalence of 33% versus 27% in men. </w:t>
      </w:r>
      <w:r w:rsidRPr="00264207">
        <w:t>Recovery rates for the core symptoms during the post-acute phase are relatively high at 70-80% (</w:t>
      </w:r>
      <w:hyperlink w:anchor="demeyeregillebert2019" w:history="1">
        <w:r w:rsidRPr="00A65217">
          <w:rPr>
            <w:rStyle w:val="Hyperlink"/>
            <w:rFonts w:ascii="Ebrima" w:hAnsi="Ebrima"/>
          </w:rPr>
          <w:t>Demeyere &amp; Gillebert, 2019</w:t>
        </w:r>
      </w:hyperlink>
      <w:r w:rsidRPr="00264207">
        <w:t>), making the prevalence rates of chronic neglect considerably lower t</w:t>
      </w:r>
      <w:r w:rsidR="002A6659">
        <w:t>han for acute neglect. E</w:t>
      </w:r>
      <w:r w:rsidRPr="00264207">
        <w:t>stimates for chronic neglect prevalence vary from 8-12% (</w:t>
      </w:r>
      <w:hyperlink w:anchor="jehkonen2000" w:history="1">
        <w:r w:rsidRPr="00A65217">
          <w:rPr>
            <w:rStyle w:val="Hyperlink"/>
            <w:rFonts w:ascii="Ebrima" w:hAnsi="Ebrima"/>
          </w:rPr>
          <w:t>Jehkonen et al., 2000</w:t>
        </w:r>
      </w:hyperlink>
      <w:r w:rsidRPr="00264207">
        <w:t>) to up to 17% (</w:t>
      </w:r>
      <w:hyperlink w:anchor="esposito2021" w:history="1">
        <w:r w:rsidRPr="00A65217">
          <w:rPr>
            <w:rStyle w:val="Hyperlink"/>
            <w:rFonts w:ascii="Ebrima" w:hAnsi="Ebrima"/>
          </w:rPr>
          <w:t>Esposito et al., 2021</w:t>
        </w:r>
      </w:hyperlink>
      <w:r w:rsidRPr="00264207">
        <w:t>).</w:t>
      </w:r>
      <w:r w:rsidRPr="00250B3C">
        <w:t xml:space="preserve"> Still, neglect is commonly considered to be a negative predictor for functional outcome in stroke recovery (</w:t>
      </w:r>
      <w:hyperlink w:anchor="jehkonen2000" w:history="1">
        <w:r w:rsidR="00A65217" w:rsidRPr="00A65217">
          <w:rPr>
            <w:rStyle w:val="Hyperlink"/>
            <w:rFonts w:ascii="Ebrima" w:hAnsi="Ebrima"/>
          </w:rPr>
          <w:t>Jehkonen et al., 2000</w:t>
        </w:r>
      </w:hyperlink>
      <w:r w:rsidR="00A65217">
        <w:rPr>
          <w:color w:val="7F7F7F" w:themeColor="text1" w:themeTint="80"/>
        </w:rPr>
        <w:t xml:space="preserve"> </w:t>
      </w:r>
      <w:r w:rsidRPr="00F371C5">
        <w:rPr>
          <w:color w:val="7F7F7F" w:themeColor="text1" w:themeTint="80"/>
        </w:rPr>
        <w:t xml:space="preserve">&amp; </w:t>
      </w:r>
      <w:hyperlink w:anchor="jehkonen2007" w:history="1">
        <w:r w:rsidRPr="00A65217">
          <w:rPr>
            <w:rStyle w:val="Hyperlink"/>
            <w:rFonts w:ascii="Ebrima" w:hAnsi="Ebrima"/>
          </w:rPr>
          <w:t>2007</w:t>
        </w:r>
      </w:hyperlink>
      <w:r w:rsidRPr="00250B3C">
        <w:t xml:space="preserve">; </w:t>
      </w:r>
      <w:hyperlink w:anchor="wee2008" w:history="1">
        <w:r w:rsidRPr="00A65217">
          <w:rPr>
            <w:rStyle w:val="Hyperlink"/>
            <w:rFonts w:ascii="Ebrima" w:hAnsi="Ebrima"/>
          </w:rPr>
          <w:t>Wee &amp; Hopman, 2008</w:t>
        </w:r>
      </w:hyperlink>
      <w:r w:rsidRPr="00250B3C">
        <w:t xml:space="preserve">; </w:t>
      </w:r>
      <w:hyperlink w:anchor="wu2015" w:history="1">
        <w:r w:rsidRPr="00A65217">
          <w:rPr>
            <w:rStyle w:val="Hyperlink"/>
            <w:rFonts w:ascii="Ebrima" w:hAnsi="Ebrima"/>
          </w:rPr>
          <w:t>Wu et al., 2015</w:t>
        </w:r>
      </w:hyperlink>
      <w:r w:rsidRPr="00250B3C">
        <w:t xml:space="preserve">). </w:t>
      </w:r>
    </w:p>
    <w:p w14:paraId="1192D212" w14:textId="7ADC7CDA" w:rsidR="00546BD9" w:rsidRPr="00250B3C" w:rsidRDefault="00546BD9" w:rsidP="00546BD9">
      <w:pPr>
        <w:spacing w:after="120" w:line="276" w:lineRule="auto"/>
      </w:pPr>
      <w:r w:rsidRPr="00250B3C">
        <w:t xml:space="preserve">Further, </w:t>
      </w:r>
      <w:r w:rsidR="002A6659">
        <w:t>the</w:t>
      </w:r>
      <w:r w:rsidRPr="00250B3C">
        <w:t xml:space="preserve"> behavioural core symptoms </w:t>
      </w:r>
      <w:r w:rsidR="002A6659">
        <w:t xml:space="preserve">of neglect </w:t>
      </w:r>
      <w:r w:rsidRPr="00250B3C">
        <w:t xml:space="preserve">do not necessarily only affect vision, but may also affect other modalities, such as audition, olfaction, motion, and even </w:t>
      </w:r>
      <w:r w:rsidR="00215951">
        <w:t>mental representations</w:t>
      </w:r>
      <w:r w:rsidR="00B60EA3">
        <w:t xml:space="preserve"> </w:t>
      </w:r>
      <w:r w:rsidRPr="00250B3C">
        <w:t>(</w:t>
      </w:r>
      <w:hyperlink w:anchor="beschin1997" w:history="1">
        <w:r w:rsidR="002C5F2E" w:rsidRPr="00A65217">
          <w:rPr>
            <w:rStyle w:val="Hyperlink"/>
            <w:rFonts w:ascii="Ebrima" w:hAnsi="Ebrima"/>
          </w:rPr>
          <w:t>Beschin et al., 1997</w:t>
        </w:r>
      </w:hyperlink>
      <w:r w:rsidR="002C5F2E" w:rsidRPr="00250B3C">
        <w:t xml:space="preserve">; </w:t>
      </w:r>
      <w:hyperlink w:anchor="bisiach1978" w:history="1">
        <w:r w:rsidRPr="00A65217">
          <w:rPr>
            <w:rStyle w:val="Hyperlink"/>
            <w:rFonts w:ascii="Ebrima" w:hAnsi="Ebrima"/>
          </w:rPr>
          <w:t>Bisiach &amp; Luzatti, 1978</w:t>
        </w:r>
      </w:hyperlink>
      <w:r w:rsidRPr="00250B3C">
        <w:t xml:space="preserve">; </w:t>
      </w:r>
      <w:hyperlink w:anchor="karnath2012" w:history="1">
        <w:r w:rsidRPr="00A65217">
          <w:rPr>
            <w:rStyle w:val="Hyperlink"/>
            <w:rFonts w:ascii="Ebrima" w:hAnsi="Ebrima"/>
          </w:rPr>
          <w:t>Karnath, 2012</w:t>
        </w:r>
      </w:hyperlink>
      <w:r w:rsidRPr="00250B3C">
        <w:t xml:space="preserve">). Though the symptoms may be alleviated or overcome for a short period of time, this requires top-down (e.g., verbal request) or bottom-up (e.g., visual cues) input, as </w:t>
      </w:r>
      <w:r w:rsidR="002A6659">
        <w:t>pa</w:t>
      </w:r>
      <w:r w:rsidRPr="00250B3C">
        <w:t>tients are</w:t>
      </w:r>
      <w:r w:rsidR="002A6659">
        <w:t xml:space="preserve"> often</w:t>
      </w:r>
      <w:r w:rsidRPr="00250B3C">
        <w:t xml:space="preserve"> not aware of </w:t>
      </w:r>
      <w:r w:rsidRPr="00250B3C">
        <w:lastRenderedPageBreak/>
        <w:t>their deficit (</w:t>
      </w:r>
      <w:hyperlink w:anchor="karnath2012" w:history="1">
        <w:r w:rsidRPr="00A65217">
          <w:rPr>
            <w:rStyle w:val="Hyperlink"/>
            <w:rFonts w:ascii="Ebrima" w:hAnsi="Ebrima"/>
          </w:rPr>
          <w:t>Karnath, 2012</w:t>
        </w:r>
      </w:hyperlink>
      <w:r w:rsidRPr="00250B3C">
        <w:t>). Given the great heterogeneity of clinical symptoms, it is common that many patients show neglect in a particular diagnostic test, but no sign of it in another test (</w:t>
      </w:r>
      <w:hyperlink w:anchor="vaessen2016" w:history="1">
        <w:r w:rsidRPr="00A65217">
          <w:rPr>
            <w:rStyle w:val="Hyperlink"/>
            <w:rFonts w:ascii="Ebrima" w:hAnsi="Ebrima"/>
          </w:rPr>
          <w:t>Vaessen et al., 2016</w:t>
        </w:r>
      </w:hyperlink>
      <w:r w:rsidRPr="00250B3C">
        <w:t xml:space="preserve">; </w:t>
      </w:r>
      <w:hyperlink w:anchor="verdon2009" w:history="1">
        <w:r w:rsidRPr="00A65217">
          <w:rPr>
            <w:rStyle w:val="Hyperlink"/>
            <w:rFonts w:ascii="Ebrima" w:hAnsi="Ebrima"/>
          </w:rPr>
          <w:t>Verdon et al., 2010</w:t>
        </w:r>
      </w:hyperlink>
      <w:r w:rsidRPr="00250B3C">
        <w:t xml:space="preserve">). Therefore, a combination of multiple tests is commonly utilised to diagnose neglect (for more details see </w:t>
      </w:r>
      <w:hyperlink w:anchor="_Behavioural_Data" w:history="1">
        <w:r w:rsidRPr="008A7E9E">
          <w:rPr>
            <w:rStyle w:val="Hyperlink"/>
            <w:rFonts w:ascii="Ebrima" w:hAnsi="Ebrima"/>
          </w:rPr>
          <w:t>Section 2.2. Behavioural Data</w:t>
        </w:r>
      </w:hyperlink>
      <w:r w:rsidRPr="00250B3C">
        <w:t>).</w:t>
      </w:r>
    </w:p>
    <w:p w14:paraId="19B84881" w14:textId="630AE72C" w:rsidR="00546BD9" w:rsidRPr="006D028C" w:rsidRDefault="00546BD9" w:rsidP="00546BD9">
      <w:pPr>
        <w:spacing w:after="120" w:line="276" w:lineRule="auto"/>
      </w:pPr>
      <w:r w:rsidRPr="00250B3C">
        <w:t xml:space="preserve">The heterogeneity of clinical symptoms is also reflected in the neuroanatomy of neglect: Most often, the syndrome manifests after right unilateral brain damage in the territory of </w:t>
      </w:r>
      <w:r w:rsidR="00533EFF">
        <w:t>the MCA</w:t>
      </w:r>
      <w:r w:rsidRPr="00250B3C">
        <w:t xml:space="preserve"> (</w:t>
      </w:r>
      <w:hyperlink w:anchor="limalhotra2015" w:history="1">
        <w:r w:rsidRPr="008A7E9E">
          <w:rPr>
            <w:rStyle w:val="Hyperlink"/>
            <w:rFonts w:ascii="Ebrima" w:hAnsi="Ebrima"/>
          </w:rPr>
          <w:t>Li &amp; Malhotra, 2015</w:t>
        </w:r>
      </w:hyperlink>
      <w:r w:rsidRPr="00250B3C">
        <w:t xml:space="preserve">). The </w:t>
      </w:r>
      <w:r w:rsidR="002A6659">
        <w:t>right-hemispheric</w:t>
      </w:r>
      <w:r>
        <w:t xml:space="preserve"> perisylvian network – including </w:t>
      </w:r>
      <w:r w:rsidRPr="00250B3C">
        <w:t>the temporo-parietal junction, inferior parietal lobule (IPL), superior and middle temporal cortex, insula, and ventrolat</w:t>
      </w:r>
      <w:r>
        <w:t xml:space="preserve">eral prefrontal cortex – seems </w:t>
      </w:r>
      <w:r w:rsidRPr="00250B3C">
        <w:t>to underlie spatial orientation and it has been proposed that its disruption likely contributes to the core neglect deficits (</w:t>
      </w:r>
      <w:hyperlink w:anchor="bartolomeo2007" w:history="1">
        <w:r w:rsidRPr="008A7E9E">
          <w:rPr>
            <w:rStyle w:val="Hyperlink"/>
            <w:rFonts w:ascii="Ebrima" w:hAnsi="Ebrima"/>
          </w:rPr>
          <w:t>Bartolomeo et al.</w:t>
        </w:r>
        <w:r w:rsidR="008A7E9E">
          <w:rPr>
            <w:rStyle w:val="Hyperlink"/>
            <w:rFonts w:ascii="Ebrima" w:hAnsi="Ebrima"/>
          </w:rPr>
          <w:t>,</w:t>
        </w:r>
        <w:r w:rsidRPr="008A7E9E">
          <w:rPr>
            <w:rStyle w:val="Hyperlink"/>
            <w:rFonts w:ascii="Ebrima" w:hAnsi="Ebrima"/>
          </w:rPr>
          <w:t xml:space="preserve"> 2007</w:t>
        </w:r>
      </w:hyperlink>
      <w:r w:rsidRPr="009173D1">
        <w:t xml:space="preserve">; </w:t>
      </w:r>
      <w:hyperlink w:anchor="corbetta2005" w:history="1">
        <w:r w:rsidRPr="008A7E9E">
          <w:rPr>
            <w:rStyle w:val="Hyperlink"/>
            <w:rFonts w:ascii="Ebrima" w:hAnsi="Ebrima"/>
          </w:rPr>
          <w:t>Corbetta et al., 2005</w:t>
        </w:r>
      </w:hyperlink>
      <w:r w:rsidRPr="00250B3C">
        <w:t xml:space="preserve">; </w:t>
      </w:r>
      <w:hyperlink w:anchor="karnath2012" w:history="1">
        <w:r w:rsidR="008A7E9E" w:rsidRPr="00A65217">
          <w:rPr>
            <w:rStyle w:val="Hyperlink"/>
            <w:rFonts w:ascii="Ebrima" w:hAnsi="Ebrima"/>
          </w:rPr>
          <w:t>Karnath, 2012</w:t>
        </w:r>
      </w:hyperlink>
      <w:r w:rsidRPr="00250B3C">
        <w:t xml:space="preserve">; </w:t>
      </w:r>
      <w:hyperlink w:anchor="karnathrorden2012" w:history="1">
        <w:r w:rsidRPr="008A7E9E">
          <w:rPr>
            <w:rStyle w:val="Hyperlink"/>
            <w:rFonts w:ascii="Ebrima" w:hAnsi="Ebrima"/>
          </w:rPr>
          <w:t>Karnath &amp; Rorden, 2012</w:t>
        </w:r>
      </w:hyperlink>
      <w:r w:rsidRPr="00250B3C">
        <w:t>). Other notable cortical regions that have been implicated in neglect are the posterior parietal cortex, inferior frontal cortex, angular gyrus</w:t>
      </w:r>
      <w:r>
        <w:t xml:space="preserve">, and </w:t>
      </w:r>
      <w:r w:rsidRPr="00250B3C">
        <w:t>supramarginal gyrus (</w:t>
      </w:r>
      <w:hyperlink w:anchor="buxbaum2004" w:history="1">
        <w:r w:rsidRPr="008A7E9E">
          <w:rPr>
            <w:rStyle w:val="Hyperlink"/>
            <w:rFonts w:ascii="Ebrima" w:hAnsi="Ebrima"/>
          </w:rPr>
          <w:t>Buxbaum et al., 2004</w:t>
        </w:r>
      </w:hyperlink>
      <w:r w:rsidRPr="00250B3C">
        <w:t xml:space="preserve">; </w:t>
      </w:r>
      <w:hyperlink w:anchor="corbetta2011" w:history="1">
        <w:r w:rsidRPr="008A7E9E">
          <w:rPr>
            <w:rStyle w:val="Hyperlink"/>
            <w:rFonts w:ascii="Ebrima" w:hAnsi="Ebrima"/>
          </w:rPr>
          <w:t>Corbetta &amp; Shulman, 2011</w:t>
        </w:r>
      </w:hyperlink>
      <w:r w:rsidRPr="00250B3C">
        <w:t xml:space="preserve">; </w:t>
      </w:r>
      <w:hyperlink w:anchor="he2007" w:history="1">
        <w:r w:rsidRPr="008A7E9E">
          <w:rPr>
            <w:rStyle w:val="Hyperlink"/>
            <w:rFonts w:ascii="Ebrima" w:hAnsi="Ebrima"/>
          </w:rPr>
          <w:t>He et al., 2007</w:t>
        </w:r>
      </w:hyperlink>
      <w:r w:rsidRPr="00250B3C">
        <w:t xml:space="preserve">; </w:t>
      </w:r>
      <w:hyperlink w:anchor="hillis2005" w:history="1">
        <w:r w:rsidRPr="008A7E9E">
          <w:rPr>
            <w:rStyle w:val="Hyperlink"/>
            <w:rFonts w:ascii="Ebrima" w:hAnsi="Ebrima"/>
          </w:rPr>
          <w:t>Hillis et al., 2005</w:t>
        </w:r>
      </w:hyperlink>
      <w:r w:rsidRPr="00250B3C">
        <w:t xml:space="preserve">; </w:t>
      </w:r>
      <w:hyperlink w:anchor="verdon2009" w:history="1">
        <w:r w:rsidR="008A7E9E" w:rsidRPr="00A65217">
          <w:rPr>
            <w:rStyle w:val="Hyperlink"/>
            <w:rFonts w:ascii="Ebrima" w:hAnsi="Ebrima"/>
          </w:rPr>
          <w:t>Verdon et al., 2010</w:t>
        </w:r>
      </w:hyperlink>
      <w:r w:rsidRPr="00250B3C">
        <w:t>). However, there is still an ongoing debate surrounding the exact neurological correlates of neglect with many studies reporting contradictory findings, especially regarding the role of the temporal and parietal cortices in the syndrome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t xml:space="preserve">; </w:t>
      </w:r>
      <w:hyperlink w:anchor="karnath2001" w:history="1">
        <w:r w:rsidRPr="008A7E9E">
          <w:rPr>
            <w:rStyle w:val="Hyperlink"/>
            <w:rFonts w:ascii="Ebrima" w:hAnsi="Ebrima"/>
          </w:rPr>
          <w:t>Karnath et al., 2001</w:t>
        </w:r>
      </w:hyperlink>
      <w:r w:rsidR="006D028C">
        <w:t xml:space="preserve">). </w:t>
      </w:r>
      <w:r w:rsidRPr="00250B3C">
        <w:rPr>
          <w:bCs/>
        </w:rPr>
        <w:t>Further, lesions to certain subcortical regions, such as the thalamus and the b</w:t>
      </w:r>
      <w:r w:rsidR="008C1F40">
        <w:rPr>
          <w:bCs/>
        </w:rPr>
        <w:t>asal ganglia</w:t>
      </w:r>
      <w:r w:rsidRPr="00250B3C">
        <w:rPr>
          <w:bCs/>
        </w:rPr>
        <w:t>, have also been shown</w:t>
      </w:r>
      <w:r w:rsidR="00B51177">
        <w:rPr>
          <w:bCs/>
        </w:rPr>
        <w:t xml:space="preserve"> to be associated with neglect. H</w:t>
      </w:r>
      <w:r w:rsidRPr="00250B3C">
        <w:rPr>
          <w:bCs/>
        </w:rPr>
        <w:t>owever, it is hypothesised that not the lesion to those regions themselves causes neglect, but rather that the disorder emerges from the long-range effects of reduced functionality in the perisylvian network (</w:t>
      </w:r>
      <w:hyperlink w:anchor="he2007" w:history="1">
        <w:r w:rsidR="008A7E9E" w:rsidRPr="008A7E9E">
          <w:rPr>
            <w:rStyle w:val="Hyperlink"/>
            <w:rFonts w:ascii="Ebrima" w:hAnsi="Ebrima"/>
          </w:rPr>
          <w:t>He et al., 2007</w:t>
        </w:r>
      </w:hyperlink>
      <w:r w:rsidRPr="00250B3C">
        <w:rPr>
          <w:bCs/>
        </w:rPr>
        <w:t xml:space="preserve">; </w:t>
      </w:r>
      <w:hyperlink w:anchor="karnath2012" w:history="1">
        <w:r w:rsidR="008A7E9E" w:rsidRPr="00A65217">
          <w:rPr>
            <w:rStyle w:val="Hyperlink"/>
            <w:rFonts w:ascii="Ebrima" w:hAnsi="Ebrima"/>
          </w:rPr>
          <w:t>Karnath, 2012</w:t>
        </w:r>
      </w:hyperlink>
      <w:r w:rsidRPr="00250B3C">
        <w:rPr>
          <w:bCs/>
        </w:rPr>
        <w:t xml:space="preserve">; </w:t>
      </w:r>
      <w:hyperlink w:anchor="karnathniemeier2002" w:history="1">
        <w:r w:rsidRPr="008A7E9E">
          <w:rPr>
            <w:rStyle w:val="Hyperlink"/>
            <w:rFonts w:ascii="Ebrima" w:hAnsi="Ebrima"/>
            <w:bCs/>
          </w:rPr>
          <w:t>Karnath &amp; Niemeier, 2002</w:t>
        </w:r>
      </w:hyperlink>
      <w:r w:rsidRPr="00250B3C">
        <w:rPr>
          <w:bCs/>
        </w:rPr>
        <w:t xml:space="preserve">). </w:t>
      </w:r>
    </w:p>
    <w:p w14:paraId="4DC24445" w14:textId="0B4AE476" w:rsidR="00546BD9" w:rsidRPr="00250B3C" w:rsidRDefault="00546BD9" w:rsidP="00546BD9">
      <w:pPr>
        <w:spacing w:after="120" w:line="276" w:lineRule="auto"/>
        <w:rPr>
          <w:bCs/>
        </w:rPr>
      </w:pPr>
      <w:r w:rsidRPr="00250B3C">
        <w:rPr>
          <w:bCs/>
        </w:rPr>
        <w:t>The idea that the spatial-attentional processes whose disruption underlie neglect might emerge from damage to large networks rather than single brain areas has already been discussed for a long time (</w:t>
      </w:r>
      <w:hyperlink w:anchor="bartolomeo2007" w:history="1">
        <w:r w:rsidR="008A7E9E" w:rsidRPr="008A7E9E">
          <w:rPr>
            <w:rStyle w:val="Hyperlink"/>
            <w:rFonts w:ascii="Ebrima" w:hAnsi="Ebrima"/>
          </w:rPr>
          <w:t>Bartolomeo et al.</w:t>
        </w:r>
        <w:r w:rsidR="008A7E9E">
          <w:rPr>
            <w:rStyle w:val="Hyperlink"/>
            <w:rFonts w:ascii="Ebrima" w:hAnsi="Ebrima"/>
          </w:rPr>
          <w:t>,</w:t>
        </w:r>
        <w:r w:rsidR="008A7E9E" w:rsidRPr="008A7E9E">
          <w:rPr>
            <w:rStyle w:val="Hyperlink"/>
            <w:rFonts w:ascii="Ebrima" w:hAnsi="Ebrima"/>
          </w:rPr>
          <w:t xml:space="preserve"> 2007</w:t>
        </w:r>
      </w:hyperlink>
      <w:r w:rsidRPr="00250B3C">
        <w:rPr>
          <w:bCs/>
        </w:rPr>
        <w:t xml:space="preserve">; </w:t>
      </w:r>
      <w:hyperlink w:anchor="corbetta2014" w:history="1">
        <w:r w:rsidRPr="008A7E9E">
          <w:rPr>
            <w:rStyle w:val="Hyperlink"/>
            <w:rFonts w:ascii="Ebrima" w:hAnsi="Ebrima"/>
            <w:bCs/>
          </w:rPr>
          <w:t>Corbetta, 2014</w:t>
        </w:r>
      </w:hyperlink>
      <w:r w:rsidRPr="00250B3C">
        <w:rPr>
          <w:bCs/>
        </w:rPr>
        <w:t xml:space="preserve">; </w:t>
      </w:r>
      <w:hyperlink w:anchor="mesulam1981" w:history="1">
        <w:r w:rsidRPr="008A7E9E">
          <w:rPr>
            <w:rStyle w:val="Hyperlink"/>
            <w:rFonts w:ascii="Ebrima" w:hAnsi="Ebrima"/>
            <w:bCs/>
          </w:rPr>
          <w:t>Mesulam, 1981</w:t>
        </w:r>
      </w:hyperlink>
      <w:r w:rsidRPr="00250B3C">
        <w:rPr>
          <w:bCs/>
        </w:rPr>
        <w:t xml:space="preserve">; </w:t>
      </w:r>
      <w:hyperlink w:anchor="saxena2022" w:history="1">
        <w:r w:rsidRPr="008A7E9E">
          <w:rPr>
            <w:rStyle w:val="Hyperlink"/>
            <w:rFonts w:ascii="Ebrima" w:hAnsi="Ebrima"/>
            <w:bCs/>
          </w:rPr>
          <w:t>Saxena et al., 2022</w:t>
        </w:r>
      </w:hyperlink>
      <w:r w:rsidRPr="00250B3C">
        <w:rPr>
          <w:bCs/>
        </w:rPr>
        <w:t xml:space="preserve">; </w:t>
      </w:r>
      <w:hyperlink w:anchor="vaessen2016" w:history="1">
        <w:r w:rsidRPr="008A7E9E">
          <w:rPr>
            <w:rStyle w:val="Hyperlink"/>
            <w:rFonts w:ascii="Ebrima" w:hAnsi="Ebrima"/>
            <w:bCs/>
          </w:rPr>
          <w:t>Vaessen et al., 2016</w:t>
        </w:r>
      </w:hyperlink>
      <w:r w:rsidRPr="00250B3C">
        <w:rPr>
          <w:bCs/>
        </w:rPr>
        <w:t>). Several studies in animal models have demonstrated that severe experimental</w:t>
      </w:r>
      <w:r w:rsidR="00B60EA3">
        <w:rPr>
          <w:bCs/>
        </w:rPr>
        <w:t>ly-induced</w:t>
      </w:r>
      <w:r w:rsidRPr="00250B3C">
        <w:rPr>
          <w:bCs/>
        </w:rPr>
        <w:t xml:space="preserve"> neglect could only be </w:t>
      </w:r>
      <w:r w:rsidR="00B60EA3">
        <w:rPr>
          <w:bCs/>
        </w:rPr>
        <w:t>elicited</w:t>
      </w:r>
      <w:r w:rsidRPr="00250B3C">
        <w:rPr>
          <w:bCs/>
        </w:rPr>
        <w:t xml:space="preserve"> when disrupting WM connections between the parietal and frontal lobes, whereas the ablation of either of those cortices or a combined ablation resulted in little, if any, neglect symptoms (</w:t>
      </w:r>
      <w:hyperlink w:anchor="burcham1997" w:history="1">
        <w:r w:rsidRPr="008A7E9E">
          <w:rPr>
            <w:rStyle w:val="Hyperlink"/>
            <w:rFonts w:ascii="Ebrima" w:hAnsi="Ebrima"/>
            <w:bCs/>
          </w:rPr>
          <w:t>Burcham et al., 1997</w:t>
        </w:r>
      </w:hyperlink>
      <w:r w:rsidRPr="00250B3C">
        <w:rPr>
          <w:bCs/>
        </w:rPr>
        <w:t xml:space="preserve">; </w:t>
      </w:r>
      <w:hyperlink w:anchor="gaffanhornak1997" w:history="1">
        <w:r w:rsidRPr="008A7E9E">
          <w:rPr>
            <w:rStyle w:val="Hyperlink"/>
            <w:rFonts w:ascii="Ebrima" w:hAnsi="Ebrima"/>
            <w:bCs/>
          </w:rPr>
          <w:t>Gaffan &amp; Hornak, 1997</w:t>
        </w:r>
      </w:hyperlink>
      <w:r w:rsidRPr="00250B3C">
        <w:rPr>
          <w:bCs/>
        </w:rPr>
        <w:t xml:space="preserve">; </w:t>
      </w:r>
      <w:hyperlink w:anchor="reep2004" w:history="1">
        <w:r w:rsidRPr="008A7E9E">
          <w:rPr>
            <w:rStyle w:val="Hyperlink"/>
            <w:rFonts w:ascii="Ebrima" w:hAnsi="Ebrima"/>
            <w:bCs/>
          </w:rPr>
          <w:t>Reep et al., 2004</w:t>
        </w:r>
      </w:hyperlink>
      <w:r w:rsidRPr="00250B3C">
        <w:rPr>
          <w:bCs/>
        </w:rPr>
        <w:t>).</w:t>
      </w:r>
    </w:p>
    <w:p w14:paraId="30C1E8E1" w14:textId="4BD16FCB" w:rsidR="00546BD9" w:rsidRPr="00250B3C" w:rsidRDefault="00546BD9" w:rsidP="00546BD9">
      <w:pPr>
        <w:spacing w:after="120" w:line="276" w:lineRule="auto"/>
        <w:rPr>
          <w:bCs/>
        </w:rPr>
      </w:pPr>
      <w:r w:rsidRPr="00250B3C">
        <w:rPr>
          <w:bCs/>
        </w:rPr>
        <w:t xml:space="preserve">Interestingly, this is in line with the results obtained from fibre-tracking studies in neglect patients. It has been established that </w:t>
      </w:r>
      <w:r w:rsidRPr="00250B3C">
        <w:t>the WM fibres connecting the perisylvian network, specifically the superior longitudinal fasciculus (SLF), arcuate fasciculus (AF), the inferior fronto-occipital fasciculus (IFOF) and the superior fronto-occipital fasciculus (SFOF) have been shown to be particularly vulnerable to causing neglect after being damaged (</w:t>
      </w:r>
      <w:hyperlink w:anchor="chechlacz2010" w:history="1">
        <w:r w:rsidRPr="00A83674">
          <w:rPr>
            <w:rStyle w:val="Hyperlink"/>
            <w:rFonts w:ascii="Ebrima" w:hAnsi="Ebrima"/>
          </w:rPr>
          <w:t>Chechlacz et al., 2010</w:t>
        </w:r>
      </w:hyperlink>
      <w:r w:rsidRPr="00250B3C">
        <w:t xml:space="preserve">; </w:t>
      </w:r>
      <w:hyperlink w:anchor="he2007" w:history="1">
        <w:r w:rsidRPr="00A83674">
          <w:rPr>
            <w:rStyle w:val="Hyperlink"/>
            <w:rFonts w:ascii="Ebrima" w:hAnsi="Ebrima"/>
          </w:rPr>
          <w:t>He et al., 2007</w:t>
        </w:r>
      </w:hyperlink>
      <w:r w:rsidRPr="00250B3C">
        <w:t xml:space="preserve">; </w:t>
      </w:r>
      <w:hyperlink w:anchor="karnath2009" w:history="1">
        <w:r w:rsidRPr="00A83674">
          <w:rPr>
            <w:rStyle w:val="Hyperlink"/>
            <w:rFonts w:ascii="Ebrima" w:hAnsi="Ebrima"/>
          </w:rPr>
          <w:t>Karnath et al., 2009</w:t>
        </w:r>
      </w:hyperlink>
      <w:r w:rsidRPr="00250B3C">
        <w:t xml:space="preserve">; </w:t>
      </w:r>
      <w:hyperlink w:anchor="urbanski2010" w:history="1">
        <w:r w:rsidRPr="00A83674">
          <w:rPr>
            <w:rStyle w:val="Hyperlink"/>
            <w:rFonts w:ascii="Ebrima" w:hAnsi="Ebrima"/>
          </w:rPr>
          <w:t>Urbanski et al., 2010</w:t>
        </w:r>
      </w:hyperlink>
      <w:r w:rsidRPr="00250B3C">
        <w:rPr>
          <w:bCs/>
        </w:rPr>
        <w:t>). It also has been shown that neglect severity is greater when lesions reach deep into the WM, compared to cortical lesions of a similar size (</w:t>
      </w:r>
      <w:hyperlink w:anchor="corbetta2014" w:history="1">
        <w:r w:rsidRPr="00A83674">
          <w:rPr>
            <w:rStyle w:val="Hyperlink"/>
            <w:rFonts w:ascii="Ebrima" w:hAnsi="Ebrima"/>
            <w:bCs/>
          </w:rPr>
          <w:t>Corbetta, 2014</w:t>
        </w:r>
      </w:hyperlink>
      <w:r w:rsidRPr="00250B3C">
        <w:rPr>
          <w:bCs/>
        </w:rPr>
        <w:t>).</w:t>
      </w:r>
    </w:p>
    <w:p w14:paraId="1A0FC31A" w14:textId="2DBBB98A" w:rsidR="00546BD9" w:rsidRPr="00250B3C" w:rsidRDefault="00546BD9" w:rsidP="00546BD9">
      <w:pPr>
        <w:spacing w:after="120" w:line="276" w:lineRule="auto"/>
        <w:rPr>
          <w:bCs/>
          <w:lang w:val="en-US"/>
        </w:rPr>
      </w:pPr>
      <w:r w:rsidRPr="00250B3C">
        <w:rPr>
          <w:bCs/>
        </w:rPr>
        <w:t xml:space="preserve">Studies investigating both structural connectivity utilising DTI, as well as functional connectivity using functional </w:t>
      </w:r>
      <w:r w:rsidR="008C1F40">
        <w:rPr>
          <w:bCs/>
        </w:rPr>
        <w:t xml:space="preserve">magnetic resonance imaging </w:t>
      </w:r>
      <w:r w:rsidRPr="00250B3C">
        <w:rPr>
          <w:bCs/>
        </w:rPr>
        <w:t xml:space="preserve">(fMRI) confirmed that disconnections in the </w:t>
      </w:r>
      <w:r w:rsidRPr="00250B3C">
        <w:rPr>
          <w:bCs/>
        </w:rPr>
        <w:lastRenderedPageBreak/>
        <w:t xml:space="preserve">fronto-parietal network contribute to the development of chronic neglect and specifically, subcortical damage to the SLF was identified to be the best predictor of neglect. Damage to the IFOF, AF, and dorsolateral thalamus were also found to contribute to neglect severity, though not as strongly and consistently as SLF disconnections </w:t>
      </w:r>
      <w:r w:rsidRPr="00250B3C">
        <w:rPr>
          <w:bCs/>
          <w:lang w:val="en-US"/>
        </w:rPr>
        <w:t>(</w:t>
      </w:r>
      <w:hyperlink w:anchor="bartolomeo2007" w:history="1">
        <w:r w:rsidRPr="00A83674">
          <w:rPr>
            <w:rStyle w:val="Hyperlink"/>
            <w:rFonts w:ascii="Ebrima" w:hAnsi="Ebrima"/>
            <w:bCs/>
            <w:lang w:val="en-US"/>
          </w:rPr>
          <w:t>Bartolomeo et al., 2007</w:t>
        </w:r>
      </w:hyperlink>
      <w:r w:rsidRPr="00250B3C">
        <w:rPr>
          <w:bCs/>
          <w:lang w:val="en-US"/>
        </w:rPr>
        <w:t xml:space="preserve">; </w:t>
      </w:r>
      <w:hyperlink w:anchor="he2007" w:history="1">
        <w:r w:rsidRPr="00A83674">
          <w:rPr>
            <w:rStyle w:val="Hyperlink"/>
            <w:rFonts w:ascii="Ebrima" w:hAnsi="Ebrima"/>
            <w:bCs/>
            <w:lang w:val="en-US"/>
          </w:rPr>
          <w:t>He et al., 2007</w:t>
        </w:r>
      </w:hyperlink>
      <w:r w:rsidRPr="00250B3C">
        <w:rPr>
          <w:bCs/>
          <w:lang w:val="en-US"/>
        </w:rPr>
        <w:t xml:space="preserve">; </w:t>
      </w:r>
      <w:hyperlink w:anchor="thiebautdeschotten2014" w:history="1">
        <w:r w:rsidRPr="00A83674">
          <w:rPr>
            <w:rStyle w:val="Hyperlink"/>
            <w:rFonts w:ascii="Ebrima" w:hAnsi="Ebrima"/>
            <w:bCs/>
            <w:lang w:val="en-US"/>
          </w:rPr>
          <w:t>Thiebaut de Schotten et al., 2014</w:t>
        </w:r>
      </w:hyperlink>
      <w:r w:rsidRPr="00250B3C">
        <w:rPr>
          <w:bCs/>
          <w:lang w:val="en-US"/>
        </w:rPr>
        <w:t xml:space="preserve">; </w:t>
      </w:r>
      <w:hyperlink w:anchor="urbanski2010" w:history="1">
        <w:r w:rsidR="00A83674" w:rsidRPr="00A83674">
          <w:rPr>
            <w:rStyle w:val="Hyperlink"/>
            <w:rFonts w:ascii="Ebrima" w:hAnsi="Ebrima"/>
          </w:rPr>
          <w:t>Urbanski et al., 2010</w:t>
        </w:r>
      </w:hyperlink>
      <w:r w:rsidRPr="00250B3C">
        <w:rPr>
          <w:bCs/>
          <w:lang w:val="en-US"/>
        </w:rPr>
        <w:t xml:space="preserve">; </w:t>
      </w:r>
      <w:hyperlink w:anchor="vaessen2016" w:history="1">
        <w:r w:rsidRPr="00A83674">
          <w:rPr>
            <w:rStyle w:val="Hyperlink"/>
            <w:rFonts w:ascii="Ebrima" w:hAnsi="Ebrima"/>
            <w:bCs/>
            <w:lang w:val="en-US"/>
          </w:rPr>
          <w:t>Vaessen et al., 2016</w:t>
        </w:r>
      </w:hyperlink>
      <w:r w:rsidRPr="00250B3C">
        <w:rPr>
          <w:bCs/>
          <w:lang w:val="en-US"/>
        </w:rPr>
        <w:t>).</w:t>
      </w:r>
    </w:p>
    <w:p w14:paraId="69BC7B3C" w14:textId="2C7598F5" w:rsidR="00546BD9" w:rsidRPr="00250B3C" w:rsidRDefault="00546BD9" w:rsidP="00546BD9">
      <w:pPr>
        <w:spacing w:after="120" w:line="276" w:lineRule="auto"/>
        <w:rPr>
          <w:bCs/>
        </w:rPr>
      </w:pPr>
      <w:r w:rsidRPr="00250B3C">
        <w:rPr>
          <w:bCs/>
        </w:rPr>
        <w:t xml:space="preserve">In line with this, </w:t>
      </w:r>
      <w:hyperlink w:anchor="saxena2022" w:history="1">
        <w:r w:rsidRPr="00A83674">
          <w:rPr>
            <w:rStyle w:val="Hyperlink"/>
            <w:rFonts w:ascii="Ebrima" w:hAnsi="Ebrima"/>
            <w:bCs/>
          </w:rPr>
          <w:t>Saxena et al. (2022)</w:t>
        </w:r>
      </w:hyperlink>
      <w:r w:rsidRPr="00B75B6A">
        <w:rPr>
          <w:bCs/>
          <w:color w:val="7F7F7F" w:themeColor="text1" w:themeTint="80"/>
        </w:rPr>
        <w:t xml:space="preserve"> </w:t>
      </w:r>
      <w:r w:rsidRPr="00250B3C">
        <w:rPr>
          <w:bCs/>
        </w:rPr>
        <w:t xml:space="preserve">analysed disconnections following acute stroke and found neglect to commonly emerge from intrahemispheric fronto-parietal disconnections. Moreover, they found neglect arising from those disconnections to manifest with greater severity than from focal lesions in any of the cortical regions commonly associated with neglect, such as the right perisylvian network, which is in accordance with </w:t>
      </w:r>
      <w:hyperlink w:anchor="corbetta2014" w:history="1">
        <w:r w:rsidRPr="00A83674">
          <w:rPr>
            <w:rStyle w:val="Hyperlink"/>
            <w:rFonts w:ascii="Ebrima" w:hAnsi="Ebrima"/>
            <w:bCs/>
          </w:rPr>
          <w:t>Corbetta’s (2014)</w:t>
        </w:r>
      </w:hyperlink>
      <w:r w:rsidRPr="00B75B6A">
        <w:rPr>
          <w:bCs/>
          <w:color w:val="7F7F7F" w:themeColor="text1" w:themeTint="80"/>
        </w:rPr>
        <w:t xml:space="preserve"> </w:t>
      </w:r>
      <w:r w:rsidRPr="00250B3C">
        <w:rPr>
          <w:bCs/>
        </w:rPr>
        <w:t xml:space="preserve">findings. Further, </w:t>
      </w:r>
      <w:hyperlink w:anchor="saxena2022" w:history="1">
        <w:r w:rsidRPr="00A83674">
          <w:rPr>
            <w:rStyle w:val="Hyperlink"/>
            <w:rFonts w:ascii="Ebrima" w:hAnsi="Ebrima"/>
            <w:bCs/>
          </w:rPr>
          <w:t>Saxena et al.</w:t>
        </w:r>
      </w:hyperlink>
      <w:r w:rsidRPr="007C6958">
        <w:rPr>
          <w:bCs/>
          <w:color w:val="7F7F7F" w:themeColor="text1" w:themeTint="80"/>
        </w:rPr>
        <w:t xml:space="preserve"> </w:t>
      </w:r>
      <w:r w:rsidRPr="00250B3C">
        <w:rPr>
          <w:bCs/>
        </w:rPr>
        <w:t xml:space="preserve">detected a strong association of neglect severity with disconnections involving the (middle) temporal cortex, as well as disconnections involving the BG – specifically, the putamen – which fits the results of </w:t>
      </w:r>
      <w:hyperlink w:anchor="karnathniemeier2002" w:history="1">
        <w:r w:rsidRPr="00A83674">
          <w:rPr>
            <w:rStyle w:val="Hyperlink"/>
            <w:rFonts w:ascii="Ebrima" w:hAnsi="Ebrima"/>
            <w:bCs/>
          </w:rPr>
          <w:t>Karnath &amp; Niemeier’s (2002)</w:t>
        </w:r>
      </w:hyperlink>
      <w:r w:rsidRPr="00250B3C">
        <w:rPr>
          <w:bCs/>
        </w:rPr>
        <w:t xml:space="preserve"> lesion analysis study. </w:t>
      </w:r>
    </w:p>
    <w:p w14:paraId="7ED08EE0" w14:textId="2A2F81D1" w:rsidR="00546BD9" w:rsidRPr="00250B3C" w:rsidRDefault="00546BD9" w:rsidP="00546BD9">
      <w:pPr>
        <w:spacing w:after="120" w:line="276" w:lineRule="auto"/>
        <w:rPr>
          <w:bCs/>
          <w:lang w:val="en-US"/>
        </w:rPr>
      </w:pPr>
      <w:r w:rsidRPr="00250B3C">
        <w:rPr>
          <w:bCs/>
          <w:lang w:val="en-US"/>
        </w:rPr>
        <w:t xml:space="preserve">While the majority of those results were obtained from patients who suffered from an infarct in the territory of the MCA, </w:t>
      </w:r>
      <w:hyperlink w:anchor="bird2006" w:history="1">
        <w:r w:rsidRPr="00A83674">
          <w:rPr>
            <w:rStyle w:val="Hyperlink"/>
            <w:rFonts w:ascii="Ebrima" w:hAnsi="Ebrima"/>
            <w:bCs/>
            <w:lang w:val="en-US"/>
          </w:rPr>
          <w:t>Bird et al. (2006)</w:t>
        </w:r>
      </w:hyperlink>
      <w:r w:rsidRPr="00B75B6A">
        <w:rPr>
          <w:bCs/>
          <w:color w:val="7F7F7F" w:themeColor="text1" w:themeTint="80"/>
          <w:lang w:val="en-US"/>
        </w:rPr>
        <w:t xml:space="preserve"> </w:t>
      </w:r>
      <w:r w:rsidRPr="00250B3C">
        <w:rPr>
          <w:bCs/>
          <w:lang w:val="en-US"/>
        </w:rPr>
        <w:t xml:space="preserve">described similar associations in patients with PCA-infarction: In those patients, intrahemispheric disconnections of the WM tracts between the parahippocampal gyrus and the angular gyrus </w:t>
      </w:r>
      <w:r>
        <w:rPr>
          <w:bCs/>
          <w:lang w:val="en-US"/>
        </w:rPr>
        <w:t>were</w:t>
      </w:r>
      <w:r w:rsidRPr="00250B3C">
        <w:rPr>
          <w:bCs/>
          <w:lang w:val="en-US"/>
        </w:rPr>
        <w:t xml:space="preserve"> significantly correlated with neglect severity, whereas damage to those individual regions was found to not be sufficient for manifesting neglect. Further, they found that lesions to the splenium of the corpus callosum</w:t>
      </w:r>
      <w:r w:rsidR="00843E20">
        <w:rPr>
          <w:bCs/>
          <w:lang w:val="en-US"/>
        </w:rPr>
        <w:t>, as well as to the thalamus</w:t>
      </w:r>
      <w:r w:rsidR="00E444F0">
        <w:rPr>
          <w:bCs/>
          <w:lang w:val="en-US"/>
        </w:rPr>
        <w:t>, were not necessary or sufficient to cause neglect, but contributed to neglect severity</w:t>
      </w:r>
      <w:r w:rsidRPr="00250B3C">
        <w:rPr>
          <w:bCs/>
          <w:lang w:val="en-US"/>
        </w:rPr>
        <w:t xml:space="preserve"> (see also </w:t>
      </w:r>
      <w:hyperlink w:anchor="bozzali2012" w:history="1">
        <w:r w:rsidRPr="00A83674">
          <w:rPr>
            <w:rStyle w:val="Hyperlink"/>
            <w:rFonts w:ascii="Ebrima" w:hAnsi="Ebrima"/>
            <w:bCs/>
            <w:lang w:val="en-US"/>
          </w:rPr>
          <w:t>Bozzali et al., 2012</w:t>
        </w:r>
      </w:hyperlink>
      <w:r w:rsidRPr="00250B3C">
        <w:rPr>
          <w:bCs/>
          <w:lang w:val="en-US"/>
        </w:rPr>
        <w:t>).</w:t>
      </w:r>
      <w:r>
        <w:rPr>
          <w:bCs/>
          <w:lang w:val="en-US"/>
        </w:rPr>
        <w:t xml:space="preserve"> </w:t>
      </w:r>
    </w:p>
    <w:p w14:paraId="22061EAA" w14:textId="611FF93D" w:rsidR="00546BD9" w:rsidRPr="00250B3C" w:rsidRDefault="009E292F" w:rsidP="00546BD9">
      <w:pPr>
        <w:spacing w:after="120" w:line="276" w:lineRule="auto"/>
        <w:rPr>
          <w:bCs/>
        </w:rPr>
      </w:pPr>
      <w:hyperlink w:anchor="griffis2019" w:history="1">
        <w:r w:rsidR="00546BD9" w:rsidRPr="00A83674">
          <w:rPr>
            <w:rStyle w:val="Hyperlink"/>
            <w:rFonts w:ascii="Ebrima" w:hAnsi="Ebrima"/>
            <w:bCs/>
          </w:rPr>
          <w:t>Griffis et al. (2019</w:t>
        </w:r>
      </w:hyperlink>
      <w:r w:rsidR="00546BD9" w:rsidRPr="00B75B6A">
        <w:rPr>
          <w:bCs/>
          <w:color w:val="7F7F7F" w:themeColor="text1" w:themeTint="80"/>
        </w:rPr>
        <w:t xml:space="preserve"> </w:t>
      </w:r>
      <w:r w:rsidR="00546BD9" w:rsidRPr="009173D1">
        <w:rPr>
          <w:bCs/>
        </w:rPr>
        <w:t>&amp;</w:t>
      </w:r>
      <w:r w:rsidR="00546BD9" w:rsidRPr="00B75B6A">
        <w:rPr>
          <w:bCs/>
          <w:color w:val="7F7F7F" w:themeColor="text1" w:themeTint="80"/>
        </w:rPr>
        <w:t xml:space="preserve"> </w:t>
      </w:r>
      <w:hyperlink w:anchor="griffis2021" w:history="1">
        <w:r w:rsidR="00546BD9" w:rsidRPr="00A83674">
          <w:rPr>
            <w:rStyle w:val="Hyperlink"/>
            <w:rFonts w:ascii="Ebrima" w:hAnsi="Ebrima"/>
            <w:bCs/>
          </w:rPr>
          <w:t>2021)</w:t>
        </w:r>
      </w:hyperlink>
      <w:r w:rsidR="00546BD9" w:rsidRPr="00B75B6A">
        <w:rPr>
          <w:bCs/>
          <w:color w:val="7F7F7F" w:themeColor="text1" w:themeTint="80"/>
        </w:rPr>
        <w:t xml:space="preserve"> </w:t>
      </w:r>
      <w:r w:rsidR="00546BD9" w:rsidRPr="00250B3C">
        <w:rPr>
          <w:bCs/>
        </w:rPr>
        <w:t>developed a t</w:t>
      </w:r>
      <w:r w:rsidR="002A6659">
        <w:rPr>
          <w:bCs/>
        </w:rPr>
        <w:t>ool</w:t>
      </w:r>
      <w:r w:rsidR="00546BD9" w:rsidRPr="00250B3C">
        <w:rPr>
          <w:bCs/>
        </w:rPr>
        <w:t xml:space="preserve"> to assess brain network dysfunction after stroke based on an indirect measure of structural disconnections – without the need for acquiring DTI images (see </w:t>
      </w:r>
      <w:hyperlink w:anchor="_Data_Analysis" w:history="1">
        <w:r w:rsidR="00546BD9" w:rsidRPr="00A83674">
          <w:rPr>
            <w:rStyle w:val="Hyperlink"/>
            <w:rFonts w:ascii="Ebrima" w:hAnsi="Ebrima"/>
            <w:bCs/>
          </w:rPr>
          <w:t>Chapter 3: Data Analysis</w:t>
        </w:r>
      </w:hyperlink>
      <w:r w:rsidR="00546BD9" w:rsidRPr="00B75B6A">
        <w:rPr>
          <w:bCs/>
          <w:color w:val="7F7F7F" w:themeColor="text1" w:themeTint="80"/>
        </w:rPr>
        <w:t xml:space="preserve"> </w:t>
      </w:r>
      <w:r w:rsidR="002A6659">
        <w:rPr>
          <w:bCs/>
        </w:rPr>
        <w:t>for details). The authors</w:t>
      </w:r>
      <w:r w:rsidR="00546BD9" w:rsidRPr="00250B3C">
        <w:rPr>
          <w:bCs/>
        </w:rPr>
        <w:t xml:space="preserve"> were able to replicate the findings obtained in seminal studies in the past, in that they also found neglect severity to be primarily linked to</w:t>
      </w:r>
      <w:r w:rsidR="00B419AB">
        <w:rPr>
          <w:bCs/>
        </w:rPr>
        <w:t xml:space="preserve"> right-hemispheric</w:t>
      </w:r>
      <w:r w:rsidR="00546BD9" w:rsidRPr="00250B3C">
        <w:rPr>
          <w:bCs/>
        </w:rPr>
        <w:t xml:space="preserve"> disconnections of the SLF, and to a lesser extent of the AF. </w:t>
      </w:r>
      <w:r w:rsidR="00546BD9" w:rsidRPr="00B419AB">
        <w:rPr>
          <w:bCs/>
        </w:rPr>
        <w:t>Moreover, they found that those disconnections typically associated with neglect further disrupt connections between the inferior frontal junction and all lobes of the right hemisphere.</w:t>
      </w:r>
      <w:r w:rsidR="00546BD9" w:rsidRPr="00250B3C">
        <w:rPr>
          <w:bCs/>
        </w:rPr>
        <w:t xml:space="preserve"> Those findings are consistent with the results by </w:t>
      </w:r>
      <w:hyperlink w:anchor="he2007" w:history="1">
        <w:r w:rsidR="00546BD9" w:rsidRPr="00A83674">
          <w:rPr>
            <w:rStyle w:val="Hyperlink"/>
            <w:rFonts w:ascii="Ebrima" w:hAnsi="Ebrima"/>
            <w:bCs/>
          </w:rPr>
          <w:t>He et al. (2007)</w:t>
        </w:r>
      </w:hyperlink>
      <w:r w:rsidR="00546BD9" w:rsidRPr="00B75B6A">
        <w:rPr>
          <w:bCs/>
          <w:color w:val="7F7F7F" w:themeColor="text1" w:themeTint="80"/>
        </w:rPr>
        <w:t xml:space="preserve"> </w:t>
      </w:r>
      <w:r w:rsidR="00546BD9" w:rsidRPr="00250B3C">
        <w:rPr>
          <w:bCs/>
        </w:rPr>
        <w:t>and support the notion that neglect may arise from long-range interference in the function of the attentional network.</w:t>
      </w:r>
    </w:p>
    <w:p w14:paraId="05665A5A" w14:textId="3A25BD68" w:rsidR="005B2D23" w:rsidRPr="00B51177" w:rsidRDefault="00546BD9" w:rsidP="005B2D23">
      <w:pPr>
        <w:spacing w:after="120" w:line="276" w:lineRule="auto"/>
      </w:pPr>
      <w:r w:rsidRPr="00250B3C">
        <w:t xml:space="preserve">While it still has not been fully </w:t>
      </w:r>
      <w:r w:rsidRPr="00B51177">
        <w:t xml:space="preserve">resolved why </w:t>
      </w:r>
      <w:r w:rsidR="00E444F0" w:rsidRPr="00B51177">
        <w:t xml:space="preserve">damage to the WM increases neglect severity, </w:t>
      </w:r>
      <w:hyperlink w:anchor="bartolomeo2007" w:history="1">
        <w:r w:rsidRPr="00A83674">
          <w:rPr>
            <w:rStyle w:val="Hyperlink"/>
            <w:rFonts w:ascii="Ebrima" w:hAnsi="Ebrima"/>
          </w:rPr>
          <w:t>Bartolomeo et al. (2007)</w:t>
        </w:r>
      </w:hyperlink>
      <w:r w:rsidRPr="00B51177">
        <w:rPr>
          <w:color w:val="7F7F7F" w:themeColor="text1" w:themeTint="80"/>
        </w:rPr>
        <w:t xml:space="preserve"> </w:t>
      </w:r>
      <w:r w:rsidRPr="00B51177">
        <w:t xml:space="preserve">hypothesise that it </w:t>
      </w:r>
      <w:r w:rsidR="002A6659">
        <w:t xml:space="preserve">is </w:t>
      </w:r>
      <w:r w:rsidRPr="00B51177">
        <w:t xml:space="preserve">likely due to diaschisis – the </w:t>
      </w:r>
      <w:r w:rsidR="00E444F0" w:rsidRPr="00B51177">
        <w:t xml:space="preserve">remote </w:t>
      </w:r>
      <w:r w:rsidRPr="00B51177">
        <w:t xml:space="preserve">neurophysiological </w:t>
      </w:r>
      <w:r w:rsidR="00E444F0" w:rsidRPr="00B51177">
        <w:t>effects</w:t>
      </w:r>
      <w:r w:rsidRPr="00B51177">
        <w:t xml:space="preserve"> </w:t>
      </w:r>
      <w:r w:rsidR="00B51177" w:rsidRPr="00B51177">
        <w:t>altering</w:t>
      </w:r>
      <w:r w:rsidR="00E444F0" w:rsidRPr="00B51177">
        <w:t xml:space="preserve"> </w:t>
      </w:r>
      <w:r w:rsidR="00B51177" w:rsidRPr="00B51177">
        <w:t>the</w:t>
      </w:r>
      <w:r w:rsidR="00E444F0" w:rsidRPr="00B51177">
        <w:t xml:space="preserve"> fu</w:t>
      </w:r>
      <w:r w:rsidR="00B51177" w:rsidRPr="00B51177">
        <w:t>nctionality</w:t>
      </w:r>
      <w:r w:rsidR="00E444F0" w:rsidRPr="00B51177">
        <w:t xml:space="preserve"> of brain regions distant </w:t>
      </w:r>
      <w:r w:rsidRPr="00B51177">
        <w:t xml:space="preserve">to </w:t>
      </w:r>
      <w:r w:rsidR="00B51177" w:rsidRPr="00B51177">
        <w:t>the focal brain lesion</w:t>
      </w:r>
      <w:r w:rsidR="00B51177">
        <w:t>, due to a disruption of neuronal pathways</w:t>
      </w:r>
      <w:r w:rsidRPr="00250B3C">
        <w:t xml:space="preserve"> (</w:t>
      </w:r>
      <w:hyperlink w:anchor="carreratononi2014" w:history="1">
        <w:r w:rsidRPr="00A83674">
          <w:rPr>
            <w:rStyle w:val="Hyperlink"/>
            <w:rFonts w:ascii="Ebrima" w:hAnsi="Ebrima"/>
          </w:rPr>
          <w:t>Carrera &amp; Tononi, 2014</w:t>
        </w:r>
      </w:hyperlink>
      <w:r w:rsidRPr="00250B3C">
        <w:t xml:space="preserve">). They argue that the same lesion volume may cause more dysfunction if it occurs in </w:t>
      </w:r>
      <w:r w:rsidR="00B51177">
        <w:t>WM tracts compared to cortical grey matter (G</w:t>
      </w:r>
      <w:r w:rsidRPr="00250B3C">
        <w:t>M</w:t>
      </w:r>
      <w:r w:rsidR="00B51177">
        <w:t>)</w:t>
      </w:r>
      <w:r w:rsidRPr="00250B3C">
        <w:t>, due to the disrupted connections to larger cortical areas. This could lead to altered functioning of several cortical areas or even a whole brain network, which is harder to functionally compensate for through neuroplasticity than in the case of focal GM lesions (</w:t>
      </w:r>
      <w:r w:rsidR="00EC34A8">
        <w:t>cf.</w:t>
      </w:r>
      <w:r w:rsidRPr="00250B3C">
        <w:t xml:space="preserve"> </w:t>
      </w:r>
      <w:hyperlink w:anchor="cataniffytche2005" w:history="1">
        <w:r w:rsidRPr="00A83674">
          <w:rPr>
            <w:rStyle w:val="Hyperlink"/>
            <w:rFonts w:ascii="Ebrima" w:hAnsi="Ebrima"/>
          </w:rPr>
          <w:t>Catani &amp; Ffytche, 2005</w:t>
        </w:r>
      </w:hyperlink>
      <w:r w:rsidRPr="00250B3C">
        <w:t xml:space="preserve">; </w:t>
      </w:r>
      <w:hyperlink w:anchor="duffau2005" w:history="1">
        <w:r w:rsidRPr="00A83674">
          <w:rPr>
            <w:rStyle w:val="Hyperlink"/>
            <w:rFonts w:ascii="Ebrima" w:hAnsi="Ebrima"/>
          </w:rPr>
          <w:t>Duffau, 2005</w:t>
        </w:r>
      </w:hyperlink>
      <w:r w:rsidRPr="00250B3C">
        <w:t>).</w:t>
      </w:r>
      <w:r w:rsidR="005B2D23" w:rsidRPr="00250B3C">
        <w:rPr>
          <w:b/>
        </w:rPr>
        <w:br w:type="page"/>
      </w:r>
    </w:p>
    <w:p w14:paraId="1C5A2CFA" w14:textId="3AA89CCC" w:rsidR="0024216F" w:rsidRPr="0024216F" w:rsidRDefault="005B2D23" w:rsidP="00967B7F">
      <w:pPr>
        <w:pStyle w:val="Heading3"/>
        <w:numPr>
          <w:ilvl w:val="1"/>
          <w:numId w:val="3"/>
        </w:numPr>
        <w:spacing w:before="0" w:after="120"/>
        <w:ind w:left="1077"/>
      </w:pPr>
      <w:bookmarkStart w:id="10" w:name="_Toc116064599"/>
      <w:bookmarkStart w:id="11" w:name="_Toc117591231"/>
      <w:r w:rsidRPr="00250B3C">
        <w:lastRenderedPageBreak/>
        <w:t>Motivation</w:t>
      </w:r>
      <w:bookmarkEnd w:id="10"/>
      <w:bookmarkEnd w:id="11"/>
    </w:p>
    <w:bookmarkEnd w:id="2"/>
    <w:p w14:paraId="14DD6086" w14:textId="55CFD6DA" w:rsidR="00D57829" w:rsidRDefault="00546BD9" w:rsidP="00546BD9">
      <w:pPr>
        <w:spacing w:after="120" w:line="276" w:lineRule="auto"/>
      </w:pPr>
      <w:r w:rsidRPr="00250B3C">
        <w:t>Sex differences in psychology, neuroanatomy</w:t>
      </w:r>
      <w:r w:rsidR="006B6C9C">
        <w:t>,</w:t>
      </w:r>
      <w:r w:rsidRPr="00250B3C">
        <w:t xml:space="preserve"> and stroke pathophysiology </w:t>
      </w:r>
      <w:r>
        <w:t xml:space="preserve">lately </w:t>
      </w:r>
      <w:r w:rsidRPr="00250B3C">
        <w:t xml:space="preserve">have received a lot more attention in research </w:t>
      </w:r>
      <w:r>
        <w:t>compared to</w:t>
      </w:r>
      <w:r w:rsidRPr="00250B3C">
        <w:t xml:space="preserve"> when those topics were first introduced</w:t>
      </w:r>
      <w:r>
        <w:t xml:space="preserve">. </w:t>
      </w:r>
      <w:r w:rsidR="00D57829">
        <w:t xml:space="preserve">However, to the best of our knowledge, there </w:t>
      </w:r>
      <w:r w:rsidR="007A3B42">
        <w:t>has been very little (if any) research</w:t>
      </w:r>
      <w:r w:rsidR="00D57829">
        <w:t xml:space="preserve"> investigating sex differences in </w:t>
      </w:r>
      <w:r w:rsidR="008F682D">
        <w:t xml:space="preserve">lesion </w:t>
      </w:r>
      <w:r w:rsidR="00D57829">
        <w:t xml:space="preserve">localisation after </w:t>
      </w:r>
      <w:r w:rsidR="008F682D">
        <w:t xml:space="preserve">acute </w:t>
      </w:r>
      <w:r w:rsidR="00D57829">
        <w:t xml:space="preserve">right-hemispheric stroke, </w:t>
      </w:r>
      <w:r w:rsidR="008F682D">
        <w:t>or</w:t>
      </w:r>
      <w:r w:rsidR="00D57829">
        <w:t xml:space="preserve"> </w:t>
      </w:r>
      <w:r w:rsidR="008F682D" w:rsidRPr="005F3C5E">
        <w:t>if/</w:t>
      </w:r>
      <w:r w:rsidR="00D57829" w:rsidRPr="005F3C5E">
        <w:t>how</w:t>
      </w:r>
      <w:r w:rsidR="00D57829">
        <w:t xml:space="preserve"> </w:t>
      </w:r>
      <w:r w:rsidR="008F682D">
        <w:t>sex-specific</w:t>
      </w:r>
      <w:r w:rsidR="00D57829">
        <w:t xml:space="preserve"> </w:t>
      </w:r>
      <w:r w:rsidR="002A6659">
        <w:t xml:space="preserve">WM </w:t>
      </w:r>
      <w:r w:rsidR="003E0700">
        <w:t xml:space="preserve">white matter </w:t>
      </w:r>
      <w:r w:rsidR="00D57829">
        <w:t>disconnecti</w:t>
      </w:r>
      <w:r w:rsidR="008F682D">
        <w:t xml:space="preserve">ons </w:t>
      </w:r>
      <w:r w:rsidR="00D57829">
        <w:t xml:space="preserve">affect </w:t>
      </w:r>
      <w:r w:rsidR="007A3B42">
        <w:t xml:space="preserve">neurological </w:t>
      </w:r>
      <w:r w:rsidR="00D57829">
        <w:t>post-stroke syndromes</w:t>
      </w:r>
      <w:r w:rsidR="007A3B42">
        <w:t>, such as visuospatial neglect</w:t>
      </w:r>
      <w:r w:rsidR="00D57829">
        <w:t xml:space="preserve">. </w:t>
      </w:r>
    </w:p>
    <w:p w14:paraId="1ECA1348" w14:textId="08C8B62D" w:rsidR="00546BD9" w:rsidRPr="006D06CE" w:rsidRDefault="00A303AB" w:rsidP="00546BD9">
      <w:pPr>
        <w:spacing w:after="120" w:line="276" w:lineRule="auto"/>
        <w:rPr>
          <w:color w:val="FF0000"/>
        </w:rPr>
      </w:pPr>
      <w:r w:rsidRPr="00A303AB">
        <w:t xml:space="preserve">There are very few studies investigating sex differences in lesion topology (notably </w:t>
      </w:r>
      <w:hyperlink w:anchor="barrett2007" w:history="1">
        <w:r w:rsidRPr="00A303AB">
          <w:rPr>
            <w:rStyle w:val="Hyperlink"/>
            <w:rFonts w:ascii="Ebrima" w:hAnsi="Ebrima"/>
          </w:rPr>
          <w:t>Barret et al., 2007</w:t>
        </w:r>
      </w:hyperlink>
      <w:r w:rsidRPr="00A303AB">
        <w:t>;</w:t>
      </w:r>
      <w:r w:rsidR="007A3B42" w:rsidRPr="00A303AB">
        <w:t xml:space="preserve"> </w:t>
      </w:r>
      <w:hyperlink w:anchor="bonkhoff2021" w:history="1">
        <w:r w:rsidR="007A3B42" w:rsidRPr="00A303AB">
          <w:rPr>
            <w:rStyle w:val="Hyperlink"/>
            <w:rFonts w:ascii="Ebrima" w:hAnsi="Ebrima"/>
          </w:rPr>
          <w:t>Bonkhoff et al., 2021</w:t>
        </w:r>
      </w:hyperlink>
      <w:r w:rsidR="007A3B42" w:rsidRPr="00A303AB">
        <w:rPr>
          <w:color w:val="7F7F7F" w:themeColor="text1" w:themeTint="80"/>
        </w:rPr>
        <w:t xml:space="preserve"> </w:t>
      </w:r>
      <w:r w:rsidR="007A3B42" w:rsidRPr="009173D1">
        <w:t>&amp;</w:t>
      </w:r>
      <w:r w:rsidR="007A3B42" w:rsidRPr="00A303AB">
        <w:rPr>
          <w:color w:val="7F7F7F" w:themeColor="text1" w:themeTint="80"/>
        </w:rPr>
        <w:t xml:space="preserve"> </w:t>
      </w:r>
      <w:hyperlink w:anchor="bonkhoff2022" w:history="1">
        <w:r w:rsidR="007A3B42" w:rsidRPr="00A303AB">
          <w:rPr>
            <w:rStyle w:val="Hyperlink"/>
            <w:rFonts w:ascii="Ebrima" w:hAnsi="Ebrima"/>
          </w:rPr>
          <w:t>2022</w:t>
        </w:r>
      </w:hyperlink>
      <w:r w:rsidR="007A3B42" w:rsidRPr="009173D1">
        <w:t>;</w:t>
      </w:r>
      <w:r w:rsidR="007A3B42" w:rsidRPr="00A303AB">
        <w:rPr>
          <w:color w:val="7F7F7F" w:themeColor="text1" w:themeTint="80"/>
        </w:rPr>
        <w:t xml:space="preserve"> </w:t>
      </w:r>
      <w:hyperlink w:anchor="wu2015" w:history="1">
        <w:r w:rsidR="007A3B42" w:rsidRPr="00A303AB">
          <w:rPr>
            <w:rStyle w:val="Hyperlink"/>
            <w:rFonts w:ascii="Ebrima" w:hAnsi="Ebrima"/>
          </w:rPr>
          <w:t>Wu et al., 2015</w:t>
        </w:r>
      </w:hyperlink>
      <w:r w:rsidR="007A3B42" w:rsidRPr="00A303AB">
        <w:t>)</w:t>
      </w:r>
      <w:r w:rsidRPr="00A303AB">
        <w:t>, which mainly</w:t>
      </w:r>
      <w:r w:rsidR="007A3B42" w:rsidRPr="00A303AB">
        <w:t xml:space="preserve"> analysed it in the context of functional correlations with stroke severity –</w:t>
      </w:r>
      <w:r w:rsidR="00B0660B" w:rsidRPr="00A303AB">
        <w:t xml:space="preserve"> </w:t>
      </w:r>
      <w:r w:rsidR="007A3B42" w:rsidRPr="00A303AB">
        <w:t>in other words, they identified regions whose damage status contributes to stroke severity to varying degrees in men and women.</w:t>
      </w:r>
    </w:p>
    <w:p w14:paraId="43A27A66" w14:textId="79F45818" w:rsidR="00CD239D" w:rsidRDefault="00546BD9" w:rsidP="00546BD9">
      <w:pPr>
        <w:spacing w:after="120" w:line="276" w:lineRule="auto"/>
      </w:pPr>
      <w:r>
        <w:t xml:space="preserve">Even though visuospatial neglect is a </w:t>
      </w:r>
      <w:r w:rsidR="002A6659">
        <w:t xml:space="preserve">highly lateralised </w:t>
      </w:r>
      <w:r>
        <w:t>syndrome that</w:t>
      </w:r>
      <w:r w:rsidR="007A3B42">
        <w:t xml:space="preserve"> </w:t>
      </w:r>
      <w:r w:rsidR="003E0700">
        <w:t>is common in</w:t>
      </w:r>
      <w:r>
        <w:t xml:space="preserve"> survivors of right-hemispheric stroke, resea</w:t>
      </w:r>
      <w:r w:rsidR="008F682D">
        <w:t>rch has not paid much attention</w:t>
      </w:r>
      <w:r>
        <w:t xml:space="preserve"> to sex </w:t>
      </w:r>
      <w:r w:rsidR="002A6659">
        <w:t>and the previously described corresponding connectivity asymmetry as</w:t>
      </w:r>
      <w:r>
        <w:t xml:space="preserve"> factor</w:t>
      </w:r>
      <w:r w:rsidR="002A6659">
        <w:t>s</w:t>
      </w:r>
      <w:r>
        <w:t xml:space="preserve"> that might affect the manifestation of this syndrome</w:t>
      </w:r>
      <w:r w:rsidR="008F682D">
        <w:t xml:space="preserve"> significantly</w:t>
      </w:r>
      <w:r>
        <w:t>.</w:t>
      </w:r>
      <w:r w:rsidR="007A3B42">
        <w:t xml:space="preserve"> While a difference in neglect </w:t>
      </w:r>
      <w:r w:rsidR="00B60EA3">
        <w:t>incidence between the sexes has</w:t>
      </w:r>
      <w:r w:rsidR="007A3B42">
        <w:t xml:space="preserve"> been established (</w:t>
      </w:r>
      <w:hyperlink w:anchor="hammerbeck2019" w:history="1">
        <w:r w:rsidR="007A3B42" w:rsidRPr="00FF4A57">
          <w:rPr>
            <w:rStyle w:val="Hyperlink"/>
            <w:rFonts w:ascii="Ebrima" w:hAnsi="Ebrima"/>
          </w:rPr>
          <w:t>Hammerbeck et al., 2019</w:t>
        </w:r>
      </w:hyperlink>
      <w:r w:rsidR="007A3B42">
        <w:t xml:space="preserve">), </w:t>
      </w:r>
      <w:r w:rsidR="00CD239D">
        <w:t>studies</w:t>
      </w:r>
      <w:r w:rsidR="007A3B42">
        <w:t xml:space="preserve"> on sex</w:t>
      </w:r>
      <w:r w:rsidR="006D06CE">
        <w:t xml:space="preserve"> differences in neglect severity</w:t>
      </w:r>
      <w:r w:rsidR="007A3B42">
        <w:t xml:space="preserve"> and symptoms have been inconclusive so far (</w:t>
      </w:r>
      <w:hyperlink w:anchor="kleinman2008" w:history="1">
        <w:r w:rsidR="00D741F6" w:rsidRPr="00D741F6">
          <w:rPr>
            <w:rStyle w:val="Hyperlink"/>
            <w:rFonts w:ascii="Ebrima" w:hAnsi="Ebrima"/>
          </w:rPr>
          <w:t>Kleinman et al., 2008</w:t>
        </w:r>
      </w:hyperlink>
      <w:r w:rsidR="00D741F6">
        <w:t xml:space="preserve">; </w:t>
      </w:r>
      <w:hyperlink w:anchor="varnavahalligan2007" w:history="1">
        <w:r w:rsidR="007A3B42" w:rsidRPr="00FF4A57">
          <w:rPr>
            <w:rStyle w:val="Hyperlink"/>
            <w:rFonts w:ascii="Ebrima" w:hAnsi="Ebrima"/>
          </w:rPr>
          <w:t>Varnava &amp; Halligan, 2007</w:t>
        </w:r>
      </w:hyperlink>
      <w:r w:rsidR="00CD239D">
        <w:t xml:space="preserve">) and </w:t>
      </w:r>
      <w:r w:rsidR="00BF636E">
        <w:t xml:space="preserve">further, </w:t>
      </w:r>
      <w:r w:rsidR="00CD239D">
        <w:t xml:space="preserve">we are unaware of any study </w:t>
      </w:r>
      <w:r w:rsidR="00BF636E">
        <w:t xml:space="preserve">investigating sex differences in the anatomical </w:t>
      </w:r>
      <w:r w:rsidR="00BA4576">
        <w:t xml:space="preserve">and connectomic </w:t>
      </w:r>
      <w:r w:rsidR="00BF636E">
        <w:t>correlates of neglect.</w:t>
      </w:r>
    </w:p>
    <w:p w14:paraId="31BA06C0" w14:textId="6CDE710B" w:rsidR="008F682D" w:rsidRDefault="008F682D" w:rsidP="00546BD9">
      <w:pPr>
        <w:spacing w:after="120" w:line="276" w:lineRule="auto"/>
        <w:rPr>
          <w:color w:val="7F7F7F" w:themeColor="text1" w:themeTint="80"/>
        </w:rPr>
      </w:pPr>
      <w:r>
        <w:t xml:space="preserve">It seems possible that neglect-specific differences between the sexes may (only) manifest in the stroke-induced disconnections, given that </w:t>
      </w:r>
      <w:r w:rsidR="00584C94">
        <w:t>men and women differ in their underlying structural brain connectivity (</w:t>
      </w:r>
      <w:hyperlink w:anchor="ingalhalikar2013" w:history="1">
        <w:r w:rsidR="00584C94" w:rsidRPr="00FF4A57">
          <w:rPr>
            <w:rStyle w:val="Hyperlink"/>
            <w:rFonts w:ascii="Ebrima" w:hAnsi="Ebrima"/>
          </w:rPr>
          <w:t>Ingalhalikar et al., 2013</w:t>
        </w:r>
      </w:hyperlink>
      <w:r w:rsidR="00584C94">
        <w:t>) and that neglect has increasingly been considered to be a disconnection syndrome (</w:t>
      </w:r>
      <w:hyperlink w:anchor="bartolomeo2007" w:history="1">
        <w:r w:rsidR="00584C94" w:rsidRPr="00FF4A57">
          <w:rPr>
            <w:rStyle w:val="Hyperlink"/>
            <w:rFonts w:ascii="Ebrima" w:hAnsi="Ebrima"/>
          </w:rPr>
          <w:t>Bartolomeo et al., 2007</w:t>
        </w:r>
      </w:hyperlink>
      <w:r w:rsidR="00584C94" w:rsidRPr="009173D1">
        <w:t>;</w:t>
      </w:r>
      <w:r w:rsidR="00584C94" w:rsidRPr="006D06CE">
        <w:rPr>
          <w:color w:val="7F7F7F" w:themeColor="text1" w:themeTint="80"/>
        </w:rPr>
        <w:t xml:space="preserve"> </w:t>
      </w:r>
      <w:hyperlink w:anchor="doricchi2008" w:history="1">
        <w:r w:rsidR="00584C94" w:rsidRPr="00FF4A57">
          <w:rPr>
            <w:rStyle w:val="Hyperlink"/>
            <w:rFonts w:ascii="Ebrima" w:hAnsi="Ebrima"/>
          </w:rPr>
          <w:t>Doricchi et al., 2008</w:t>
        </w:r>
      </w:hyperlink>
      <w:r w:rsidR="00584C94" w:rsidRPr="006D06CE">
        <w:rPr>
          <w:color w:val="7F7F7F" w:themeColor="text1" w:themeTint="80"/>
        </w:rPr>
        <w:t xml:space="preserve">; </w:t>
      </w:r>
      <w:hyperlink w:anchor="thiebautdeschotten2014" w:history="1">
        <w:r w:rsidR="00584C94" w:rsidRPr="00FF4A57">
          <w:rPr>
            <w:rStyle w:val="Hyperlink"/>
            <w:rFonts w:ascii="Ebrima" w:hAnsi="Ebrima"/>
          </w:rPr>
          <w:t>Thiebaut de Schotten et al., 2008</w:t>
        </w:r>
      </w:hyperlink>
      <w:r w:rsidR="00584C94" w:rsidRPr="00091EEA">
        <w:t>).</w:t>
      </w:r>
      <w:r w:rsidR="00584C94">
        <w:rPr>
          <w:color w:val="7F7F7F" w:themeColor="text1" w:themeTint="80"/>
        </w:rPr>
        <w:t xml:space="preserve"> </w:t>
      </w:r>
    </w:p>
    <w:p w14:paraId="681710F2" w14:textId="308EF7BB" w:rsidR="007D4E0A" w:rsidRDefault="007D4E0A" w:rsidP="00546BD9">
      <w:pPr>
        <w:spacing w:after="120" w:line="276" w:lineRule="auto"/>
      </w:pPr>
      <w:r>
        <w:t>Consequently, we investigated the following questions:</w:t>
      </w:r>
    </w:p>
    <w:p w14:paraId="77C28963" w14:textId="7FE80009" w:rsidR="007D4E0A" w:rsidRDefault="007D4E0A" w:rsidP="007D4E0A">
      <w:pPr>
        <w:pStyle w:val="ListParagraph"/>
        <w:numPr>
          <w:ilvl w:val="0"/>
          <w:numId w:val="20"/>
        </w:numPr>
        <w:spacing w:after="120" w:line="276" w:lineRule="auto"/>
      </w:pPr>
      <w:r>
        <w:t>Are there any differences in lesion localisations between men and women?</w:t>
      </w:r>
    </w:p>
    <w:p w14:paraId="025656EE" w14:textId="7B888C44" w:rsidR="007D4E0A" w:rsidRDefault="007D4E0A" w:rsidP="007D4E0A">
      <w:pPr>
        <w:pStyle w:val="ListParagraph"/>
        <w:numPr>
          <w:ilvl w:val="0"/>
          <w:numId w:val="20"/>
        </w:numPr>
        <w:spacing w:after="120" w:line="276" w:lineRule="auto"/>
      </w:pPr>
      <w:r>
        <w:t>Are there any sex-specific patterns in stroke-induced WM disconnections?</w:t>
      </w:r>
    </w:p>
    <w:p w14:paraId="4079FF45" w14:textId="1606063E" w:rsidR="00461522" w:rsidRDefault="00B240D1" w:rsidP="007D4E0A">
      <w:pPr>
        <w:pStyle w:val="ListParagraph"/>
        <w:numPr>
          <w:ilvl w:val="0"/>
          <w:numId w:val="20"/>
        </w:numPr>
        <w:spacing w:after="120" w:line="276" w:lineRule="auto"/>
      </w:pPr>
      <w:r>
        <w:t>Are there any sex differences in lesion or disconnectivity patterns associated with the severity of visuospatial neglect?</w:t>
      </w:r>
    </w:p>
    <w:p w14:paraId="55FF630E" w14:textId="69227C61" w:rsidR="007D4E0A" w:rsidRPr="007D4E0A" w:rsidRDefault="007D4E0A" w:rsidP="007D4E0A">
      <w:pPr>
        <w:pStyle w:val="ListParagraph"/>
        <w:numPr>
          <w:ilvl w:val="0"/>
          <w:numId w:val="20"/>
        </w:numPr>
        <w:spacing w:after="120" w:line="276" w:lineRule="auto"/>
      </w:pPr>
      <w:r>
        <w:t>Can lesion data and disconnection data be used to predict patient status in predictive modelling?</w:t>
      </w:r>
    </w:p>
    <w:p w14:paraId="39BB2DDF" w14:textId="078B6359" w:rsidR="00066F0B" w:rsidRDefault="00B419AB" w:rsidP="00BA4576">
      <w:pPr>
        <w:spacing w:after="120" w:line="276" w:lineRule="auto"/>
      </w:pPr>
      <w:r>
        <w:t>To this end, we firstly tested if the clinical and demographic data of our patient sample were in line with the previous research on sex differences in the pathophysiology of stroke (</w:t>
      </w:r>
      <w:r w:rsidR="00EC34A8">
        <w:t>cf.</w:t>
      </w:r>
      <w:r>
        <w:t xml:space="preserve"> </w:t>
      </w:r>
      <w:hyperlink w:anchor="bonkhoff2021" w:history="1">
        <w:r w:rsidRPr="00FF4A57">
          <w:rPr>
            <w:rStyle w:val="Hyperlink"/>
            <w:rFonts w:ascii="Ebrima" w:hAnsi="Ebrima"/>
          </w:rPr>
          <w:t>Bonkhoff et al., 2021</w:t>
        </w:r>
      </w:hyperlink>
      <w:r>
        <w:t xml:space="preserve">; </w:t>
      </w:r>
      <w:hyperlink w:anchor="hammerbeck2019" w:history="1">
        <w:r w:rsidRPr="00FF4A57">
          <w:rPr>
            <w:rStyle w:val="Hyperlink"/>
            <w:rFonts w:ascii="Ebrima" w:hAnsi="Ebrima"/>
          </w:rPr>
          <w:t>Hammerbeck et al., 2019</w:t>
        </w:r>
      </w:hyperlink>
      <w:r>
        <w:t xml:space="preserve">). Secondly, we </w:t>
      </w:r>
      <w:r w:rsidR="00353508">
        <w:t>evaluate</w:t>
      </w:r>
      <w:r w:rsidR="001C7866">
        <w:t>d</w:t>
      </w:r>
      <w:r>
        <w:t xml:space="preserve"> if </w:t>
      </w:r>
      <w:r w:rsidRPr="008D43CB">
        <w:t xml:space="preserve">there are differences in lesion localisation that can be attributed either purely to sex or to sex-specific differences </w:t>
      </w:r>
      <w:r w:rsidR="008D43CB" w:rsidRPr="008D43CB">
        <w:t>underlying</w:t>
      </w:r>
      <w:r w:rsidRPr="008D43CB">
        <w:t xml:space="preserve"> neglect. Thirdly</w:t>
      </w:r>
      <w:r>
        <w:t xml:space="preserve">, </w:t>
      </w:r>
      <w:r w:rsidR="00353508">
        <w:t>we used a recently introduced method of indirect lesion-connectome mapping (</w:t>
      </w:r>
      <w:hyperlink w:anchor="griffis2019" w:history="1">
        <w:r w:rsidR="00353508" w:rsidRPr="00EC0932">
          <w:rPr>
            <w:rStyle w:val="Hyperlink"/>
            <w:rFonts w:ascii="Ebrima" w:hAnsi="Ebrima"/>
          </w:rPr>
          <w:t>Griffis et al., 2019</w:t>
        </w:r>
      </w:hyperlink>
      <w:r w:rsidR="00BF6972">
        <w:rPr>
          <w:color w:val="7F7F7F" w:themeColor="text1" w:themeTint="80"/>
        </w:rPr>
        <w:t xml:space="preserve">; </w:t>
      </w:r>
      <w:r w:rsidR="00BF6972">
        <w:t xml:space="preserve">for a review see </w:t>
      </w:r>
      <w:hyperlink w:anchor="sperber2022" w:history="1">
        <w:r w:rsidR="00BF6972" w:rsidRPr="00EC0932">
          <w:rPr>
            <w:rStyle w:val="Hyperlink"/>
            <w:rFonts w:ascii="Ebrima" w:hAnsi="Ebrima"/>
          </w:rPr>
          <w:t>Sperber et al., 2022</w:t>
        </w:r>
      </w:hyperlink>
      <w:r w:rsidR="00353508">
        <w:t>) to assess different disconnectivity measures based on lesion data.</w:t>
      </w:r>
      <w:r w:rsidR="002E16B8">
        <w:t xml:space="preserve"> </w:t>
      </w:r>
    </w:p>
    <w:p w14:paraId="6C1F377C" w14:textId="6B5B2D63" w:rsidR="007D78C5" w:rsidRPr="007D4E0A" w:rsidRDefault="002E16B8" w:rsidP="00BA4576">
      <w:pPr>
        <w:spacing w:after="120" w:line="276" w:lineRule="auto"/>
      </w:pPr>
      <w:r>
        <w:lastRenderedPageBreak/>
        <w:t xml:space="preserve">We examined if there are any </w:t>
      </w:r>
      <w:r w:rsidR="001C7866">
        <w:t xml:space="preserve">differences in the whole-brain </w:t>
      </w:r>
      <w:r w:rsidR="00F211C8">
        <w:t xml:space="preserve">(voxel-wise) </w:t>
      </w:r>
      <w:r w:rsidR="001C7866">
        <w:t>disconnectivity</w:t>
      </w:r>
      <w:r w:rsidR="00BA4576">
        <w:t xml:space="preserve"> </w:t>
      </w:r>
      <w:r w:rsidR="001C7866">
        <w:t xml:space="preserve">or region-to-region </w:t>
      </w:r>
      <w:r w:rsidR="00BA4576">
        <w:t xml:space="preserve">(parcel-wise) </w:t>
      </w:r>
      <w:r w:rsidR="001C7866">
        <w:t>disconnectivity</w:t>
      </w:r>
      <w:r w:rsidR="008D43CB">
        <w:t>, which are due to sex or sex-specific neglect characteristics</w:t>
      </w:r>
      <w:r w:rsidR="001C7866">
        <w:t xml:space="preserve">. Lastly, we utilised a supervised machine learning classifier in the form of a support vector </w:t>
      </w:r>
      <w:r w:rsidR="001C7866" w:rsidRPr="005E29DA">
        <w:t>machine</w:t>
      </w:r>
      <w:r w:rsidR="001C7866">
        <w:t xml:space="preserve"> (SVM) </w:t>
      </w:r>
      <w:r w:rsidR="007F51A1">
        <w:t xml:space="preserve">to predict the patient status (i.e., sex, </w:t>
      </w:r>
      <w:r w:rsidR="00B60EA3">
        <w:t xml:space="preserve">neglect </w:t>
      </w:r>
      <w:r w:rsidR="007F51A1">
        <w:t xml:space="preserve">diagnosis, or a combination of both) based on lesion data, as well as whole-brain disconnectivity data. </w:t>
      </w:r>
      <w:bookmarkStart w:id="12" w:name="_Toc116064600"/>
    </w:p>
    <w:p w14:paraId="4B1B4B3C" w14:textId="77777777" w:rsidR="0023653F" w:rsidRPr="00BA4576" w:rsidRDefault="0023653F" w:rsidP="00BA4576">
      <w:pPr>
        <w:spacing w:after="120" w:line="276" w:lineRule="auto"/>
      </w:pPr>
    </w:p>
    <w:p w14:paraId="4E08014F" w14:textId="77777777" w:rsidR="0023653F" w:rsidRDefault="0023653F">
      <w:pPr>
        <w:rPr>
          <w:rFonts w:ascii="Avenir Next LT Pro Light" w:eastAsiaTheme="majorEastAsia" w:hAnsi="Avenir Next LT Pro Light" w:cstheme="majorBidi"/>
          <w:sz w:val="28"/>
          <w:szCs w:val="28"/>
        </w:rPr>
      </w:pPr>
      <w:r>
        <w:rPr>
          <w:b/>
          <w:bCs/>
        </w:rPr>
        <w:br w:type="page"/>
      </w:r>
    </w:p>
    <w:p w14:paraId="6A8BE114" w14:textId="5147E423" w:rsidR="00ED13AD" w:rsidRPr="00EA784A" w:rsidRDefault="000E5F13" w:rsidP="00752119">
      <w:pPr>
        <w:pStyle w:val="Heading2"/>
        <w:numPr>
          <w:ilvl w:val="0"/>
          <w:numId w:val="3"/>
        </w:numPr>
        <w:spacing w:before="0" w:after="120"/>
        <w:rPr>
          <w:b w:val="0"/>
          <w:bCs w:val="0"/>
        </w:rPr>
      </w:pPr>
      <w:bookmarkStart w:id="13" w:name="_Toc117591232"/>
      <w:r w:rsidRPr="00EA784A">
        <w:rPr>
          <w:b w:val="0"/>
          <w:bCs w:val="0"/>
        </w:rPr>
        <w:lastRenderedPageBreak/>
        <w:t>Material &amp; Methods</w:t>
      </w:r>
      <w:bookmarkEnd w:id="12"/>
      <w:bookmarkEnd w:id="13"/>
    </w:p>
    <w:p w14:paraId="1C5C558C" w14:textId="7E725EDD" w:rsidR="00A40F89" w:rsidRDefault="000E5F13" w:rsidP="00752119">
      <w:pPr>
        <w:pStyle w:val="Heading3"/>
        <w:numPr>
          <w:ilvl w:val="1"/>
          <w:numId w:val="3"/>
        </w:numPr>
        <w:spacing w:before="0" w:after="120"/>
      </w:pPr>
      <w:bookmarkStart w:id="14" w:name="_Toc116064601"/>
      <w:bookmarkStart w:id="15" w:name="_Toc117591233"/>
      <w:r w:rsidRPr="00EA784A">
        <w:t>Patient Sample</w:t>
      </w:r>
      <w:bookmarkEnd w:id="14"/>
      <w:bookmarkEnd w:id="15"/>
    </w:p>
    <w:p w14:paraId="4FE913FE" w14:textId="25324787" w:rsidR="008A06EC" w:rsidRDefault="00A40F89" w:rsidP="00450304">
      <w:pPr>
        <w:spacing w:line="276" w:lineRule="auto"/>
        <w:rPr>
          <w:lang w:val="en-US"/>
        </w:rPr>
      </w:pPr>
      <w:bookmarkStart w:id="16" w:name="_Hlk104548954"/>
      <w:r>
        <w:t>Th</w:t>
      </w:r>
      <w:r w:rsidR="00915BD7">
        <w:t xml:space="preserve">is study reanalysed </w:t>
      </w:r>
      <w:r w:rsidR="00D73BF1">
        <w:t>data from</w:t>
      </w:r>
      <w:r w:rsidR="00915BD7" w:rsidRPr="00D31EC1">
        <w:t xml:space="preserve"> </w:t>
      </w:r>
      <w:r w:rsidR="00D73BF1">
        <w:t>right-hemispheric stroke patients,</w:t>
      </w:r>
      <w:r w:rsidR="004A06F6">
        <w:t xml:space="preserve"> admitted to the</w:t>
      </w:r>
      <w:r w:rsidR="008A06EC">
        <w:t xml:space="preserve"> </w:t>
      </w:r>
      <w:r w:rsidR="008A06EC" w:rsidRPr="002B5F04">
        <w:rPr>
          <w:lang w:val="en-US"/>
        </w:rPr>
        <w:t>Ce</w:t>
      </w:r>
      <w:r w:rsidR="008A06EC">
        <w:rPr>
          <w:lang w:val="en-US"/>
        </w:rPr>
        <w:t xml:space="preserve">ntre of Neurology at the </w:t>
      </w:r>
      <w:r w:rsidR="008A06EC">
        <w:t xml:space="preserve">University Clinic of </w:t>
      </w:r>
      <w:r w:rsidR="008A06EC" w:rsidRPr="00D73BF1">
        <w:t>Tübingen</w:t>
      </w:r>
      <w:r w:rsidR="00D73BF1" w:rsidRPr="00D73BF1">
        <w:t xml:space="preserve"> and </w:t>
      </w:r>
      <w:r w:rsidR="004A06F6">
        <w:rPr>
          <w:lang w:val="en-US"/>
        </w:rPr>
        <w:t>whose data had</w:t>
      </w:r>
      <w:r w:rsidR="008A06EC">
        <w:rPr>
          <w:lang w:val="en-US"/>
        </w:rPr>
        <w:t xml:space="preserve"> been used for previous studies conducted at the Division for Neuropsychology. All patients provided their informed consent for study participation and scientific data usage.</w:t>
      </w:r>
      <w:r w:rsidR="00C654D1">
        <w:rPr>
          <w:lang w:val="en-US"/>
        </w:rPr>
        <w:t xml:space="preserve"> The study was conducted in accordance with the revised guidelines from the Declaration of Helsinki</w:t>
      </w:r>
      <w:r w:rsidR="00035C14">
        <w:rPr>
          <w:lang w:val="en-US"/>
        </w:rPr>
        <w:t xml:space="preserve"> and </w:t>
      </w:r>
      <w:r w:rsidR="00035C14">
        <w:t>was approved by the ethics committee of the medical faculty of Tübingen University</w:t>
      </w:r>
      <w:r w:rsidR="00C654D1">
        <w:rPr>
          <w:lang w:val="en-US"/>
        </w:rPr>
        <w:t>.</w:t>
      </w:r>
    </w:p>
    <w:p w14:paraId="520A7529" w14:textId="4C095048" w:rsidR="00A40F89" w:rsidRDefault="00915BD7" w:rsidP="00450304">
      <w:pPr>
        <w:spacing w:line="276" w:lineRule="auto"/>
      </w:pPr>
      <w:r>
        <w:t xml:space="preserve">The </w:t>
      </w:r>
      <w:r w:rsidR="004D28F8">
        <w:t xml:space="preserve">inclusion </w:t>
      </w:r>
      <w:r>
        <w:t>criteria for the study were as follows:</w:t>
      </w:r>
    </w:p>
    <w:p w14:paraId="1CB28776" w14:textId="7EB205AD" w:rsidR="00C654D1" w:rsidRPr="00D73BF1" w:rsidRDefault="00915BD7" w:rsidP="00450304">
      <w:pPr>
        <w:pStyle w:val="ListParagraph"/>
        <w:numPr>
          <w:ilvl w:val="0"/>
          <w:numId w:val="4"/>
        </w:numPr>
        <w:spacing w:line="276" w:lineRule="auto"/>
      </w:pPr>
      <w:r>
        <w:t xml:space="preserve">Imaging data must have been acquired during the acute phase </w:t>
      </w:r>
      <w:r w:rsidR="00714E13">
        <w:t>of</w:t>
      </w:r>
      <w:r>
        <w:t xml:space="preserve"> the patient’s stroke, i.e., within 14 days</w:t>
      </w:r>
      <w:r w:rsidR="00035C14">
        <w:t xml:space="preserve"> after stroke onset</w:t>
      </w:r>
    </w:p>
    <w:p w14:paraId="03AB8957" w14:textId="1CE72E81" w:rsidR="00D73BF1" w:rsidRDefault="00D73BF1" w:rsidP="00450304">
      <w:pPr>
        <w:pStyle w:val="ListParagraph"/>
        <w:numPr>
          <w:ilvl w:val="0"/>
          <w:numId w:val="4"/>
        </w:numPr>
        <w:spacing w:line="276" w:lineRule="auto"/>
      </w:pPr>
      <w:r>
        <w:rPr>
          <w:lang w:val="en-US"/>
        </w:rPr>
        <w:t>The (normalised) imaging data must have been of sufficiently high quality</w:t>
      </w:r>
      <w:r w:rsidR="00314544">
        <w:rPr>
          <w:lang w:val="en-US"/>
        </w:rPr>
        <w:t xml:space="preserve"> and </w:t>
      </w:r>
      <w:r w:rsidR="00FC21CD">
        <w:rPr>
          <w:lang w:val="en-US"/>
        </w:rPr>
        <w:t>reveal</w:t>
      </w:r>
      <w:r w:rsidR="00974E24">
        <w:rPr>
          <w:lang w:val="en-US"/>
        </w:rPr>
        <w:t>ed</w:t>
      </w:r>
      <w:r w:rsidR="00314544" w:rsidRPr="00C654D1">
        <w:rPr>
          <w:lang w:val="en-US"/>
        </w:rPr>
        <w:t xml:space="preserve"> a</w:t>
      </w:r>
      <w:r w:rsidR="00314544">
        <w:rPr>
          <w:lang w:val="en-US"/>
        </w:rPr>
        <w:t xml:space="preserve"> demarcated</w:t>
      </w:r>
      <w:r w:rsidR="00992A89">
        <w:rPr>
          <w:lang w:val="en-US"/>
        </w:rPr>
        <w:t>, unilateral right-hemispheric</w:t>
      </w:r>
      <w:r w:rsidR="00314544">
        <w:rPr>
          <w:lang w:val="en-US"/>
        </w:rPr>
        <w:t xml:space="preserve"> lesion</w:t>
      </w:r>
      <w:r w:rsidR="00974E24">
        <w:rPr>
          <w:lang w:val="en-US"/>
        </w:rPr>
        <w:t xml:space="preserve"> </w:t>
      </w:r>
    </w:p>
    <w:p w14:paraId="7BFD70FF" w14:textId="4F8B0A66" w:rsidR="00C654D1" w:rsidRPr="00C654D1" w:rsidRDefault="00483B4A" w:rsidP="00450304">
      <w:pPr>
        <w:pStyle w:val="ListParagraph"/>
        <w:numPr>
          <w:ilvl w:val="0"/>
          <w:numId w:val="4"/>
        </w:numPr>
        <w:spacing w:line="276" w:lineRule="auto"/>
      </w:pPr>
      <w:r>
        <w:t>The patient experienced no previous strokes, traumatic insults, or brain tumour</w:t>
      </w:r>
      <w:r w:rsidR="00C654D1" w:rsidRPr="00C654D1">
        <w:rPr>
          <w:lang w:val="en-US"/>
        </w:rPr>
        <w:t>s</w:t>
      </w:r>
    </w:p>
    <w:p w14:paraId="602B7EC6" w14:textId="19618C8A" w:rsidR="00483B4A" w:rsidRDefault="00483B4A" w:rsidP="00450304">
      <w:pPr>
        <w:pStyle w:val="ListParagraph"/>
        <w:numPr>
          <w:ilvl w:val="0"/>
          <w:numId w:val="4"/>
        </w:numPr>
        <w:spacing w:line="276" w:lineRule="auto"/>
      </w:pPr>
      <w:r>
        <w:t>The patient completed at least two out of the three diagnostic tests for visuospatial neglect during the acute phase after the patient’s stroke, i.e., within 14 days</w:t>
      </w:r>
      <w:r w:rsidR="00035C14">
        <w:t xml:space="preserve"> after stroke onset</w:t>
      </w:r>
    </w:p>
    <w:p w14:paraId="6CE08132" w14:textId="5B2DFD7C" w:rsidR="00DC0715" w:rsidRDefault="00483B4A" w:rsidP="00450304">
      <w:pPr>
        <w:pStyle w:val="ListParagraph"/>
        <w:numPr>
          <w:ilvl w:val="1"/>
          <w:numId w:val="4"/>
        </w:numPr>
        <w:spacing w:line="276" w:lineRule="auto"/>
      </w:pPr>
      <w:r>
        <w:t xml:space="preserve">If only two of the three tests were completed, their results must </w:t>
      </w:r>
      <w:r w:rsidR="00314544">
        <w:t xml:space="preserve">have </w:t>
      </w:r>
      <w:r w:rsidR="004C0C4D" w:rsidRPr="004C0C4D">
        <w:rPr>
          <w:lang w:val="en-US"/>
        </w:rPr>
        <w:t>be</w:t>
      </w:r>
      <w:r w:rsidR="00314544">
        <w:rPr>
          <w:lang w:val="en-US"/>
        </w:rPr>
        <w:t>en</w:t>
      </w:r>
      <w:r>
        <w:t xml:space="preserve"> sufficient for a clear diagnosis, i.e., </w:t>
      </w:r>
      <w:r w:rsidR="002A0046">
        <w:t xml:space="preserve">either </w:t>
      </w:r>
      <w:r w:rsidR="00974E24">
        <w:t>exceeding</w:t>
      </w:r>
      <w:r w:rsidR="002A0046">
        <w:t xml:space="preserve"> or </w:t>
      </w:r>
      <w:r w:rsidR="00974E24">
        <w:t xml:space="preserve">not meeting the threshold for pathological neglect in both tests </w:t>
      </w:r>
    </w:p>
    <w:p w14:paraId="04F7ED0B" w14:textId="171037D5" w:rsidR="00A562FB" w:rsidRPr="00AC673A" w:rsidRDefault="00314544" w:rsidP="00450304">
      <w:pPr>
        <w:spacing w:line="276" w:lineRule="auto"/>
      </w:pPr>
      <w:r>
        <w:t>Following these criteria, the</w:t>
      </w:r>
      <w:r w:rsidR="00A562FB">
        <w:t xml:space="preserve"> study included a total of 206 right-hemispheric stroke patients, comprised of 103 female and </w:t>
      </w:r>
      <w:r w:rsidR="001D65E8">
        <w:t xml:space="preserve">103 male patients (see </w:t>
      </w:r>
      <w:hyperlink w:anchor="table01clinicaldata_all" w:history="1">
        <w:r w:rsidR="00D91FE5" w:rsidRPr="00533EFF">
          <w:rPr>
            <w:rStyle w:val="Hyperlink"/>
            <w:rFonts w:ascii="Ebrima" w:hAnsi="Ebrima"/>
          </w:rPr>
          <w:t>Table</w:t>
        </w:r>
        <w:r w:rsidR="001D65E8" w:rsidRPr="00533EFF">
          <w:rPr>
            <w:rStyle w:val="Hyperlink"/>
            <w:rFonts w:ascii="Ebrima" w:hAnsi="Ebrima"/>
          </w:rPr>
          <w:t xml:space="preserve"> 1</w:t>
        </w:r>
      </w:hyperlink>
      <w:r w:rsidR="00FC21CD">
        <w:rPr>
          <w:rStyle w:val="Hyperlink"/>
          <w:rFonts w:ascii="Ebrima" w:hAnsi="Ebrima"/>
        </w:rPr>
        <w:t xml:space="preserve"> </w:t>
      </w:r>
      <w:r w:rsidR="00FC21CD" w:rsidRPr="003F65BA">
        <w:rPr>
          <w:rStyle w:val="Hyperlink"/>
          <w:rFonts w:ascii="Ebrima" w:hAnsi="Ebrima"/>
          <w:color w:val="auto"/>
        </w:rPr>
        <w:t>for demographic data</w:t>
      </w:r>
      <w:r w:rsidR="00A562FB">
        <w:t>).</w:t>
      </w:r>
      <w:r w:rsidR="00AD7706">
        <w:t xml:space="preserve"> Sex was assessed by the patients’ medical records.</w:t>
      </w:r>
      <w:r w:rsidR="00A562FB">
        <w:t xml:space="preserve"> </w:t>
      </w:r>
      <w:r w:rsidR="00190F1A" w:rsidRPr="00BA3830">
        <w:t xml:space="preserve">Patients were </w:t>
      </w:r>
      <w:r w:rsidR="00190F1A">
        <w:t xml:space="preserve">assessed for primary visual field </w:t>
      </w:r>
      <w:r w:rsidR="003F65BA">
        <w:t>defects</w:t>
      </w:r>
      <w:r w:rsidR="00190F1A">
        <w:t xml:space="preserve"> (</w:t>
      </w:r>
      <w:r w:rsidR="003F65BA">
        <w:t xml:space="preserve">i.e., </w:t>
      </w:r>
      <w:r w:rsidR="00190F1A">
        <w:t xml:space="preserve">hemi- or quadrantanopia) via standard neurological confrontation testing. </w:t>
      </w:r>
      <w:r w:rsidR="00A562FB" w:rsidRPr="00A06922">
        <w:rPr>
          <w:lang w:val="en-US"/>
        </w:rPr>
        <w:t>A</w:t>
      </w:r>
      <w:r w:rsidR="00A562FB">
        <w:t xml:space="preserve"> total of </w:t>
      </w:r>
      <w:r w:rsidR="00A562FB" w:rsidRPr="00A06922">
        <w:t>7</w:t>
      </w:r>
      <w:r w:rsidR="00A562FB" w:rsidRPr="00A06922">
        <w:rPr>
          <w:lang w:val="en-US"/>
        </w:rPr>
        <w:t>3</w:t>
      </w:r>
      <w:r w:rsidR="00A562FB">
        <w:t xml:space="preserve"> </w:t>
      </w:r>
      <w:r w:rsidR="00853921">
        <w:t xml:space="preserve">patients </w:t>
      </w:r>
      <w:r w:rsidR="00A562FB">
        <w:t xml:space="preserve">were diagnosed with visuospatial neglect, meaning that they exceeded the </w:t>
      </w:r>
      <w:r w:rsidR="006F12E2">
        <w:t xml:space="preserve">defined </w:t>
      </w:r>
      <w:r w:rsidR="00A562FB">
        <w:t>threshold in at least 2 out of the 3 diagnostic tests</w:t>
      </w:r>
      <w:r w:rsidR="00A562FB" w:rsidRPr="00A06922">
        <w:rPr>
          <w:lang w:val="en-US"/>
        </w:rPr>
        <w:t xml:space="preserve"> </w:t>
      </w:r>
      <w:r w:rsidR="00A562FB">
        <w:rPr>
          <w:lang w:val="en-US"/>
        </w:rPr>
        <w:t xml:space="preserve">(see </w:t>
      </w:r>
      <w:hyperlink w:anchor="_Behavioural_Data" w:history="1">
        <w:r w:rsidR="00A562FB" w:rsidRPr="00533EFF">
          <w:rPr>
            <w:rStyle w:val="Hyperlink"/>
            <w:rFonts w:ascii="Ebrima" w:hAnsi="Ebrima"/>
            <w:lang w:val="en-US"/>
          </w:rPr>
          <w:t>2.2. Behavioural Data</w:t>
        </w:r>
      </w:hyperlink>
      <w:r w:rsidR="00A562FB">
        <w:rPr>
          <w:lang w:val="en-US"/>
        </w:rPr>
        <w:t xml:space="preserve"> for details</w:t>
      </w:r>
      <w:r w:rsidR="00FC21CD">
        <w:rPr>
          <w:lang w:val="en-US"/>
        </w:rPr>
        <w:t xml:space="preserve">, and </w:t>
      </w:r>
      <w:hyperlink w:anchor="s_table01Aclinicaldata_neglect" w:history="1">
        <w:r w:rsidR="00D91FE5" w:rsidRPr="00EA2C63">
          <w:rPr>
            <w:rStyle w:val="Hyperlink"/>
            <w:rFonts w:ascii="Ebrima" w:hAnsi="Ebrima"/>
            <w:lang w:val="en-US"/>
          </w:rPr>
          <w:t>Supplementary</w:t>
        </w:r>
        <w:r w:rsidR="00FC21CD" w:rsidRPr="00EA2C63">
          <w:rPr>
            <w:rStyle w:val="Hyperlink"/>
            <w:rFonts w:ascii="Ebrima" w:hAnsi="Ebrima"/>
            <w:lang w:val="en-US"/>
          </w:rPr>
          <w:t xml:space="preserve"> Tables 1a</w:t>
        </w:r>
      </w:hyperlink>
      <w:r w:rsidR="00FC21CD" w:rsidRPr="00EA2C63">
        <w:rPr>
          <w:lang w:val="en-US"/>
        </w:rPr>
        <w:t xml:space="preserve"> and </w:t>
      </w:r>
      <w:hyperlink w:anchor="s_table01Bclinicaldata_non" w:history="1">
        <w:r w:rsidR="00FC21CD" w:rsidRPr="00EA2C63">
          <w:rPr>
            <w:rStyle w:val="Hyperlink"/>
            <w:rFonts w:ascii="Ebrima" w:hAnsi="Ebrima"/>
            <w:lang w:val="en-US"/>
          </w:rPr>
          <w:t>1b</w:t>
        </w:r>
      </w:hyperlink>
      <w:r w:rsidR="00FC21CD">
        <w:rPr>
          <w:lang w:val="en-US"/>
        </w:rPr>
        <w:t xml:space="preserve"> for demographic data of the neglect and </w:t>
      </w:r>
      <w:r w:rsidR="00340DDF">
        <w:rPr>
          <w:lang w:val="en-US"/>
        </w:rPr>
        <w:t>non-neglect groups</w:t>
      </w:r>
      <w:r w:rsidR="00A562FB">
        <w:rPr>
          <w:lang w:val="en-US"/>
        </w:rPr>
        <w:t>)</w:t>
      </w:r>
      <w:r w:rsidR="00A562FB">
        <w:t xml:space="preserve">. </w:t>
      </w:r>
    </w:p>
    <w:p w14:paraId="76F99483" w14:textId="77777777" w:rsidR="00DC0715" w:rsidRDefault="00DC0715">
      <w:pPr>
        <w:rPr>
          <w:b/>
          <w:bCs/>
          <w:lang w:val="en-US"/>
        </w:rPr>
      </w:pPr>
      <w:r>
        <w:rPr>
          <w:b/>
          <w:bCs/>
          <w:lang w:val="en-US"/>
        </w:rPr>
        <w:br w:type="page"/>
      </w:r>
    </w:p>
    <w:p w14:paraId="0543A263" w14:textId="6D3E8B9E" w:rsidR="00BA3830" w:rsidRPr="00AE3409" w:rsidRDefault="00D91FE5" w:rsidP="00967B7F">
      <w:pPr>
        <w:spacing w:after="120"/>
        <w:rPr>
          <w:sz w:val="28"/>
          <w:szCs w:val="28"/>
          <w:lang w:val="en-US"/>
        </w:rPr>
      </w:pPr>
      <w:bookmarkStart w:id="17" w:name="table01clinicaldata_all"/>
      <w:r>
        <w:rPr>
          <w:b/>
          <w:bCs/>
          <w:lang w:val="en-US"/>
        </w:rPr>
        <w:lastRenderedPageBreak/>
        <w:t>Table</w:t>
      </w:r>
      <w:r w:rsidR="00DE5EBB">
        <w:rPr>
          <w:b/>
          <w:bCs/>
          <w:lang w:val="en-US"/>
        </w:rPr>
        <w:t xml:space="preserve"> </w:t>
      </w:r>
      <w:r w:rsidR="008D0B96">
        <w:rPr>
          <w:b/>
          <w:bCs/>
          <w:lang w:val="en-US"/>
        </w:rPr>
        <w:t>1</w:t>
      </w:r>
      <w:r w:rsidR="00376FFF" w:rsidRPr="00AE3409">
        <w:rPr>
          <w:b/>
          <w:bCs/>
          <w:lang w:val="en-US"/>
        </w:rPr>
        <w:t>:</w:t>
      </w:r>
      <w:r w:rsidR="00376FFF" w:rsidRPr="00AE3409">
        <w:rPr>
          <w:lang w:val="en-US"/>
        </w:rPr>
        <w:t xml:space="preserve"> Clinical and demographic data of the patient sample</w:t>
      </w:r>
    </w:p>
    <w:tbl>
      <w:tblPr>
        <w:tblStyle w:val="PlainTab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4468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single" w:sz="12" w:space="0" w:color="000000"/>
            </w:tcBorders>
          </w:tcPr>
          <w:p w14:paraId="0EB95429" w14:textId="77777777" w:rsidR="00BA3830" w:rsidRPr="00165A5A" w:rsidRDefault="00BA3830" w:rsidP="00752119">
            <w:pPr>
              <w:spacing w:line="252" w:lineRule="auto"/>
              <w:jc w:val="center"/>
              <w:rPr>
                <w:sz w:val="18"/>
                <w:szCs w:val="18"/>
              </w:rPr>
            </w:pPr>
          </w:p>
        </w:tc>
        <w:tc>
          <w:tcPr>
            <w:tcW w:w="2016" w:type="dxa"/>
            <w:tcBorders>
              <w:top w:val="single" w:sz="12" w:space="0" w:color="000000"/>
              <w:bottom w:val="single" w:sz="12" w:space="0" w:color="000000"/>
            </w:tcBorders>
            <w:shd w:val="clear" w:color="auto" w:fill="F2F2F2" w:themeFill="background1" w:themeFillShade="F2"/>
          </w:tcPr>
          <w:p w14:paraId="76DE521A" w14:textId="78A1CAE8"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2</w:t>
            </w:r>
            <w:r w:rsidR="000610EC">
              <w:rPr>
                <w:sz w:val="18"/>
                <w:szCs w:val="18"/>
              </w:rPr>
              <w:t>06</w:t>
            </w:r>
            <w:r w:rsidRPr="00165A5A">
              <w:rPr>
                <w:sz w:val="18"/>
                <w:szCs w:val="18"/>
              </w:rPr>
              <w:t>)</w:t>
            </w:r>
          </w:p>
        </w:tc>
        <w:tc>
          <w:tcPr>
            <w:tcW w:w="2126" w:type="dxa"/>
            <w:tcBorders>
              <w:top w:val="single" w:sz="12" w:space="0" w:color="000000"/>
              <w:bottom w:val="single" w:sz="12" w:space="0" w:color="000000"/>
            </w:tcBorders>
          </w:tcPr>
          <w:p w14:paraId="4A00ABE7" w14:textId="6EF254DD"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103)</w:t>
            </w:r>
          </w:p>
        </w:tc>
        <w:tc>
          <w:tcPr>
            <w:tcW w:w="2126" w:type="dxa"/>
            <w:tcBorders>
              <w:top w:val="single" w:sz="12" w:space="0" w:color="000000"/>
              <w:bottom w:val="single" w:sz="12" w:space="0" w:color="000000"/>
            </w:tcBorders>
          </w:tcPr>
          <w:p w14:paraId="16CF8B85" w14:textId="02887394" w:rsidR="00BA3830" w:rsidRPr="00165A5A"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1</w:t>
            </w:r>
            <w:r w:rsidR="000610EC">
              <w:rPr>
                <w:sz w:val="18"/>
                <w:szCs w:val="18"/>
              </w:rPr>
              <w:t>03</w:t>
            </w:r>
            <w:r w:rsidRPr="00165A5A">
              <w:rPr>
                <w:sz w:val="18"/>
                <w:szCs w:val="18"/>
              </w:rPr>
              <w:t>)</w:t>
            </w:r>
          </w:p>
        </w:tc>
        <w:tc>
          <w:tcPr>
            <w:tcW w:w="1276" w:type="dxa"/>
            <w:tcBorders>
              <w:top w:val="single" w:sz="12" w:space="0" w:color="000000"/>
              <w:bottom w:val="single" w:sz="12" w:space="0" w:color="000000"/>
            </w:tcBorders>
          </w:tcPr>
          <w:p w14:paraId="3328358C" w14:textId="77777777" w:rsidR="00BA3830" w:rsidRPr="005F26FC" w:rsidRDefault="00BA3830" w:rsidP="00752119">
            <w:pPr>
              <w:spacing w:line="252" w:lineRule="auto"/>
              <w:jc w:val="center"/>
              <w:cnfStyle w:val="100000000000" w:firstRow="1" w:lastRow="0" w:firstColumn="0" w:lastColumn="0" w:oddVBand="0" w:evenVBand="0" w:oddHBand="0" w:evenHBand="0" w:firstRowFirstColumn="0" w:firstRowLastColumn="0" w:lastRowFirstColumn="0" w:lastRowLastColumn="0"/>
              <w:rPr>
                <w:sz w:val="18"/>
                <w:szCs w:val="18"/>
              </w:rPr>
            </w:pPr>
            <w:r w:rsidRPr="005F26FC">
              <w:rPr>
                <w:sz w:val="18"/>
                <w:szCs w:val="18"/>
              </w:rPr>
              <w:t>p-value</w:t>
            </w:r>
          </w:p>
        </w:tc>
      </w:tr>
      <w:tr w:rsidR="00BA3830" w14:paraId="0ECF9EC3"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000000"/>
              <w:bottom w:val="nil"/>
            </w:tcBorders>
          </w:tcPr>
          <w:p w14:paraId="6131BEF9" w14:textId="77777777" w:rsidR="00BA3830" w:rsidRPr="00165A5A" w:rsidRDefault="00BA3830" w:rsidP="00752119">
            <w:pPr>
              <w:spacing w:line="252" w:lineRule="auto"/>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000000"/>
              <w:bottom w:val="nil"/>
            </w:tcBorders>
            <w:shd w:val="clear" w:color="auto" w:fill="F2F2F2" w:themeFill="background1" w:themeFillShade="F2"/>
          </w:tcPr>
          <w:p w14:paraId="4C783FBB" w14:textId="261E3869"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Borders>
              <w:top w:val="single" w:sz="12" w:space="0" w:color="000000"/>
              <w:bottom w:val="nil"/>
            </w:tcBorders>
          </w:tcPr>
          <w:p w14:paraId="3C31CAA4"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Borders>
              <w:top w:val="single" w:sz="12" w:space="0" w:color="000000"/>
              <w:bottom w:val="nil"/>
            </w:tcBorders>
          </w:tcPr>
          <w:p w14:paraId="5D37CA05" w14:textId="1A7C5F6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Borders>
              <w:top w:val="single" w:sz="12" w:space="0" w:color="000000"/>
              <w:bottom w:val="nil"/>
            </w:tcBorders>
          </w:tcPr>
          <w:p w14:paraId="404E16DB" w14:textId="2FB4747A"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0.064</w:t>
            </w:r>
            <w:r w:rsidR="004A157C" w:rsidRPr="005F26FC">
              <w:rPr>
                <w:sz w:val="18"/>
                <w:szCs w:val="18"/>
                <w:vertAlign w:val="superscript"/>
              </w:rPr>
              <w:t>a</w:t>
            </w:r>
          </w:p>
        </w:tc>
      </w:tr>
      <w:tr w:rsidR="00BA3830" w14:paraId="38C890ED"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E0A5217" w14:textId="4C9B1199" w:rsidR="00BA3830" w:rsidRPr="00165A5A" w:rsidRDefault="00BA3830" w:rsidP="00752119">
            <w:pPr>
              <w:spacing w:line="252" w:lineRule="auto"/>
              <w:rPr>
                <w:sz w:val="18"/>
                <w:szCs w:val="18"/>
              </w:rPr>
            </w:pPr>
            <w:r w:rsidRPr="00165A5A">
              <w:rPr>
                <w:sz w:val="18"/>
                <w:szCs w:val="18"/>
              </w:rPr>
              <w:t xml:space="preserve">Patient Group </w:t>
            </w:r>
            <w:r w:rsidRPr="00165A5A">
              <w:rPr>
                <w:b w:val="0"/>
                <w:bCs w:val="0"/>
                <w:i/>
                <w:iCs/>
                <w:sz w:val="16"/>
                <w:szCs w:val="16"/>
              </w:rPr>
              <w:t xml:space="preserve">(Neglect, </w:t>
            </w:r>
            <w:r w:rsidR="0092385C">
              <w:rPr>
                <w:b w:val="0"/>
                <w:bCs w:val="0"/>
                <w:i/>
                <w:iCs/>
                <w:sz w:val="16"/>
                <w:szCs w:val="16"/>
              </w:rPr>
              <w:t>Non-Neglect</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7CFC1F7B" w14:textId="7A0665F1"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Borders>
              <w:top w:val="nil"/>
              <w:bottom w:val="nil"/>
            </w:tcBorders>
          </w:tcPr>
          <w:p w14:paraId="6F50BDC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Borders>
              <w:top w:val="nil"/>
              <w:bottom w:val="nil"/>
            </w:tcBorders>
          </w:tcPr>
          <w:p w14:paraId="078E2EBA" w14:textId="4A0B7EE9"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Borders>
              <w:top w:val="nil"/>
              <w:bottom w:val="nil"/>
            </w:tcBorders>
          </w:tcPr>
          <w:p w14:paraId="74A35388" w14:textId="38E545EF"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0.308</w:t>
            </w:r>
            <w:r w:rsidR="004A157C" w:rsidRPr="005F26FC">
              <w:rPr>
                <w:sz w:val="18"/>
                <w:szCs w:val="18"/>
                <w:vertAlign w:val="superscript"/>
              </w:rPr>
              <w:t>b</w:t>
            </w:r>
          </w:p>
        </w:tc>
      </w:tr>
      <w:tr w:rsidR="00BA3830" w:rsidRPr="0018191A" w14:paraId="46543FB5"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16CAC24"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4114A4F7" w14:textId="6184EBE4"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Borders>
              <w:top w:val="nil"/>
              <w:bottom w:val="nil"/>
            </w:tcBorders>
          </w:tcPr>
          <w:p w14:paraId="500960F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Borders>
              <w:top w:val="nil"/>
              <w:bottom w:val="nil"/>
            </w:tcBorders>
          </w:tcPr>
          <w:p w14:paraId="12D8A7E3" w14:textId="0168BDD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Borders>
              <w:top w:val="nil"/>
              <w:bottom w:val="nil"/>
            </w:tcBorders>
          </w:tcPr>
          <w:p w14:paraId="1CAD7AFF" w14:textId="4EB8C4F4"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0.580</w:t>
            </w:r>
            <w:r w:rsidR="004A157C" w:rsidRPr="005F26FC">
              <w:rPr>
                <w:sz w:val="18"/>
                <w:szCs w:val="18"/>
                <w:vertAlign w:val="superscript"/>
              </w:rPr>
              <w:t>a</w:t>
            </w:r>
          </w:p>
        </w:tc>
      </w:tr>
      <w:tr w:rsidR="00BA3830" w:rsidRPr="0018191A" w14:paraId="65D97EA4"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91CF000" w14:textId="1B64FE26" w:rsidR="00BA3830" w:rsidRPr="00165A5A" w:rsidRDefault="00BA3830" w:rsidP="00752119">
            <w:pPr>
              <w:spacing w:line="252" w:lineRule="auto"/>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tcBorders>
              <w:top w:val="nil"/>
              <w:bottom w:val="nil"/>
            </w:tcBorders>
            <w:shd w:val="clear" w:color="auto" w:fill="F2F2F2" w:themeFill="background1" w:themeFillShade="F2"/>
          </w:tcPr>
          <w:p w14:paraId="56300365" w14:textId="2FF96275"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Borders>
              <w:top w:val="nil"/>
              <w:bottom w:val="nil"/>
            </w:tcBorders>
          </w:tcPr>
          <w:p w14:paraId="0AFF19E7" w14:textId="41D4640F"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Borders>
              <w:top w:val="nil"/>
              <w:bottom w:val="nil"/>
            </w:tcBorders>
          </w:tcPr>
          <w:p w14:paraId="77916F15" w14:textId="7102F7DF" w:rsidR="00BA3830" w:rsidRPr="00165A5A" w:rsidRDefault="00E203C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Borders>
              <w:top w:val="nil"/>
              <w:bottom w:val="nil"/>
            </w:tcBorders>
          </w:tcPr>
          <w:p w14:paraId="215F735D" w14:textId="61E99FA9"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5F26FC">
              <w:rPr>
                <w:sz w:val="18"/>
                <w:szCs w:val="18"/>
              </w:rPr>
              <w:t>0.</w:t>
            </w:r>
            <w:r w:rsidR="00BB1F66" w:rsidRPr="005F26FC">
              <w:rPr>
                <w:sz w:val="18"/>
                <w:szCs w:val="18"/>
              </w:rPr>
              <w:t>137</w:t>
            </w:r>
            <w:r w:rsidR="004A157C" w:rsidRPr="005F26FC">
              <w:rPr>
                <w:sz w:val="18"/>
                <w:szCs w:val="18"/>
                <w:vertAlign w:val="superscript"/>
              </w:rPr>
              <w:t>b</w:t>
            </w:r>
            <w:r w:rsidRPr="005F26FC">
              <w:rPr>
                <w:sz w:val="18"/>
                <w:szCs w:val="18"/>
              </w:rPr>
              <w:t xml:space="preserve"> </w:t>
            </w:r>
          </w:p>
        </w:tc>
      </w:tr>
      <w:tr w:rsidR="00BA3830" w:rsidRPr="0018191A" w14:paraId="234002F4"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3DC3AD5" w14:textId="77777777" w:rsidR="00BA3830" w:rsidRPr="00165A5A" w:rsidRDefault="00BA3830" w:rsidP="00752119">
            <w:pPr>
              <w:spacing w:line="252" w:lineRule="auto"/>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12C9F4BE" w14:textId="7F64B071" w:rsidR="00BA3830" w:rsidRPr="00165A5A" w:rsidRDefault="00E203C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Borders>
              <w:top w:val="nil"/>
              <w:bottom w:val="nil"/>
            </w:tcBorders>
          </w:tcPr>
          <w:p w14:paraId="68BEDE0F" w14:textId="4887893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Borders>
              <w:top w:val="nil"/>
              <w:bottom w:val="nil"/>
            </w:tcBorders>
          </w:tcPr>
          <w:p w14:paraId="7D59D8C3" w14:textId="29AA3344"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Borders>
              <w:top w:val="nil"/>
              <w:bottom w:val="nil"/>
            </w:tcBorders>
          </w:tcPr>
          <w:p w14:paraId="7ADD9F95" w14:textId="475DB1CB"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0.688</w:t>
            </w:r>
            <w:r w:rsidR="004A157C" w:rsidRPr="005F26FC">
              <w:rPr>
                <w:sz w:val="18"/>
                <w:szCs w:val="18"/>
                <w:vertAlign w:val="superscript"/>
              </w:rPr>
              <w:t>a</w:t>
            </w:r>
          </w:p>
        </w:tc>
      </w:tr>
      <w:tr w:rsidR="00DD2FD6" w:rsidRPr="0018191A" w14:paraId="21DDE447"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EB009AA" w14:textId="0FAF9712" w:rsidR="00DD2FD6" w:rsidRPr="00DD2FD6" w:rsidRDefault="00DD2FD6" w:rsidP="00752119">
            <w:pPr>
              <w:spacing w:line="252" w:lineRule="auto"/>
              <w:rPr>
                <w:b w:val="0"/>
                <w:i/>
                <w:sz w:val="18"/>
                <w:szCs w:val="18"/>
              </w:rPr>
            </w:pPr>
            <w:r>
              <w:rPr>
                <w:sz w:val="18"/>
                <w:szCs w:val="18"/>
              </w:rPr>
              <w:t xml:space="preserve">Arterial Territory of Infarct </w:t>
            </w:r>
            <w:r w:rsidRPr="00DD2FD6">
              <w:rPr>
                <w:b w:val="0"/>
                <w:i/>
                <w:sz w:val="16"/>
                <w:szCs w:val="18"/>
              </w:rPr>
              <w:t>(</w:t>
            </w:r>
            <w:r>
              <w:rPr>
                <w:b w:val="0"/>
                <w:i/>
                <w:sz w:val="16"/>
                <w:szCs w:val="18"/>
              </w:rPr>
              <w:t>ACA, MCA, PCA)</w:t>
            </w:r>
          </w:p>
        </w:tc>
        <w:tc>
          <w:tcPr>
            <w:tcW w:w="2016" w:type="dxa"/>
            <w:tcBorders>
              <w:top w:val="nil"/>
              <w:bottom w:val="nil"/>
            </w:tcBorders>
            <w:shd w:val="clear" w:color="auto" w:fill="F2F2F2" w:themeFill="background1" w:themeFillShade="F2"/>
          </w:tcPr>
          <w:p w14:paraId="226F9680" w14:textId="12405216"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12, 134, 22</w:t>
            </w:r>
          </w:p>
        </w:tc>
        <w:tc>
          <w:tcPr>
            <w:tcW w:w="2126" w:type="dxa"/>
            <w:tcBorders>
              <w:top w:val="nil"/>
              <w:bottom w:val="nil"/>
            </w:tcBorders>
          </w:tcPr>
          <w:p w14:paraId="2DED7AE0" w14:textId="6930D36B"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11, 61, 7</w:t>
            </w:r>
          </w:p>
        </w:tc>
        <w:tc>
          <w:tcPr>
            <w:tcW w:w="2126" w:type="dxa"/>
            <w:tcBorders>
              <w:top w:val="nil"/>
              <w:bottom w:val="nil"/>
            </w:tcBorders>
          </w:tcPr>
          <w:p w14:paraId="0A8FBD11" w14:textId="7D358F03" w:rsidR="00DD2FD6" w:rsidRPr="00165A5A"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1, 73, 15</w:t>
            </w:r>
          </w:p>
        </w:tc>
        <w:tc>
          <w:tcPr>
            <w:tcW w:w="1276" w:type="dxa"/>
            <w:tcBorders>
              <w:top w:val="nil"/>
              <w:bottom w:val="nil"/>
            </w:tcBorders>
          </w:tcPr>
          <w:p w14:paraId="4754F8E9" w14:textId="2D7B923A" w:rsidR="00DD2FD6" w:rsidRPr="005F26FC" w:rsidRDefault="00196F92" w:rsidP="00752119">
            <w:pPr>
              <w:spacing w:line="252" w:lineRule="auto"/>
              <w:cnfStyle w:val="000000000000" w:firstRow="0" w:lastRow="0" w:firstColumn="0" w:lastColumn="0" w:oddVBand="0" w:evenVBand="0" w:oddHBand="0" w:evenHBand="0" w:firstRowFirstColumn="0" w:firstRowLastColumn="0" w:lastRowFirstColumn="0" w:lastRowLastColumn="0"/>
              <w:rPr>
                <w:b/>
                <w:sz w:val="18"/>
                <w:szCs w:val="18"/>
              </w:rPr>
            </w:pPr>
            <w:r w:rsidRPr="005F26FC">
              <w:rPr>
                <w:b/>
                <w:sz w:val="18"/>
                <w:szCs w:val="18"/>
              </w:rPr>
              <w:t>0.003</w:t>
            </w:r>
            <w:r w:rsidRPr="005F26FC">
              <w:rPr>
                <w:b/>
                <w:sz w:val="18"/>
                <w:szCs w:val="18"/>
                <w:vertAlign w:val="superscript"/>
              </w:rPr>
              <w:t>b</w:t>
            </w:r>
          </w:p>
        </w:tc>
      </w:tr>
      <w:tr w:rsidR="00BA3830" w:rsidRPr="0018191A" w14:paraId="0D8D7872"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69BE0CCD" w14:textId="77777777" w:rsidR="00BA3830" w:rsidRPr="00165A5A" w:rsidRDefault="00BA3830" w:rsidP="00752119">
            <w:pPr>
              <w:spacing w:line="252" w:lineRule="auto"/>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3AFDFD39" w14:textId="53BC0DA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Borders>
              <w:top w:val="nil"/>
              <w:bottom w:val="nil"/>
            </w:tcBorders>
          </w:tcPr>
          <w:p w14:paraId="3CE84B00"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4.0 (2.5) [0-14]</w:t>
            </w:r>
          </w:p>
        </w:tc>
        <w:tc>
          <w:tcPr>
            <w:tcW w:w="2126" w:type="dxa"/>
            <w:tcBorders>
              <w:top w:val="nil"/>
              <w:bottom w:val="nil"/>
            </w:tcBorders>
          </w:tcPr>
          <w:p w14:paraId="369209EE" w14:textId="284E413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Borders>
              <w:top w:val="nil"/>
              <w:bottom w:val="nil"/>
            </w:tcBorders>
          </w:tcPr>
          <w:p w14:paraId="1B93BB84" w14:textId="3C16D487"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0.195</w:t>
            </w:r>
            <w:r w:rsidR="007E4D78" w:rsidRPr="005F26FC">
              <w:rPr>
                <w:sz w:val="18"/>
                <w:szCs w:val="18"/>
                <w:vertAlign w:val="superscript"/>
              </w:rPr>
              <w:t>a</w:t>
            </w:r>
          </w:p>
        </w:tc>
      </w:tr>
      <w:tr w:rsidR="00BA3830" w:rsidRPr="0018191A" w14:paraId="2EB093C3"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7525774" w14:textId="77777777" w:rsidR="00BA3830" w:rsidRPr="00165A5A" w:rsidRDefault="00BA3830" w:rsidP="00752119">
            <w:pPr>
              <w:spacing w:line="252" w:lineRule="auto"/>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7CF1ACCB" w14:textId="27C3DC3D"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Borders>
              <w:top w:val="nil"/>
              <w:bottom w:val="nil"/>
            </w:tcBorders>
          </w:tcPr>
          <w:p w14:paraId="5E7ED5AA"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0.16 (0.27) [-0.02-0.99]</w:t>
            </w:r>
          </w:p>
        </w:tc>
        <w:tc>
          <w:tcPr>
            <w:tcW w:w="2126" w:type="dxa"/>
            <w:tcBorders>
              <w:top w:val="nil"/>
              <w:bottom w:val="nil"/>
            </w:tcBorders>
          </w:tcPr>
          <w:p w14:paraId="42D7C694" w14:textId="487B10C0"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Borders>
              <w:top w:val="nil"/>
              <w:bottom w:val="nil"/>
            </w:tcBorders>
          </w:tcPr>
          <w:p w14:paraId="6AEA0437" w14:textId="28CF3C3E"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0.851</w:t>
            </w:r>
            <w:r w:rsidR="004A157C" w:rsidRPr="005F26FC">
              <w:rPr>
                <w:sz w:val="18"/>
                <w:szCs w:val="18"/>
                <w:vertAlign w:val="superscript"/>
              </w:rPr>
              <w:t>a</w:t>
            </w:r>
          </w:p>
        </w:tc>
      </w:tr>
      <w:tr w:rsidR="00BA3830" w:rsidRPr="0018191A" w14:paraId="67C3230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47217B54" w14:textId="77777777" w:rsidR="00BA3830" w:rsidRPr="00165A5A" w:rsidRDefault="00BA3830" w:rsidP="00752119">
            <w:pPr>
              <w:spacing w:line="252" w:lineRule="auto"/>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A851709" w14:textId="7BB85D8C"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Borders>
              <w:top w:val="nil"/>
              <w:bottom w:val="nil"/>
            </w:tcBorders>
          </w:tcPr>
          <w:p w14:paraId="0ED1A617" w14:textId="77777777"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0.14 (0.23) [-0.10-0.92]</w:t>
            </w:r>
          </w:p>
        </w:tc>
        <w:tc>
          <w:tcPr>
            <w:tcW w:w="2126" w:type="dxa"/>
            <w:tcBorders>
              <w:top w:val="nil"/>
              <w:bottom w:val="nil"/>
            </w:tcBorders>
          </w:tcPr>
          <w:p w14:paraId="1BDD7076" w14:textId="024B61FB" w:rsidR="00BA3830" w:rsidRPr="00165A5A" w:rsidRDefault="00BA3830"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Borders>
              <w:top w:val="nil"/>
              <w:bottom w:val="nil"/>
            </w:tcBorders>
          </w:tcPr>
          <w:p w14:paraId="193029E0" w14:textId="3146F1DD" w:rsidR="00BA3830"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0.385</w:t>
            </w:r>
            <w:r w:rsidR="004A157C" w:rsidRPr="005F26FC">
              <w:rPr>
                <w:sz w:val="18"/>
                <w:szCs w:val="18"/>
                <w:vertAlign w:val="superscript"/>
              </w:rPr>
              <w:t>a</w:t>
            </w:r>
          </w:p>
        </w:tc>
      </w:tr>
      <w:tr w:rsidR="00BA3830" w:rsidRPr="0018191A" w14:paraId="5AFE48E9"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4A6A49" w14:textId="121D18FA" w:rsidR="00BA3830" w:rsidRPr="004A157C" w:rsidRDefault="00BA3830" w:rsidP="00752119">
            <w:pPr>
              <w:spacing w:line="252" w:lineRule="auto"/>
              <w:rPr>
                <w:b w:val="0"/>
                <w:bCs w:val="0"/>
                <w:i/>
                <w:iCs/>
                <w:sz w:val="18"/>
                <w:szCs w:val="18"/>
              </w:rPr>
            </w:pPr>
            <w:r w:rsidRPr="00165A5A">
              <w:rPr>
                <w:sz w:val="18"/>
                <w:szCs w:val="18"/>
              </w:rPr>
              <w:t>Copying Errors</w:t>
            </w:r>
            <w:r w:rsidR="004A157C">
              <w:rPr>
                <w:sz w:val="18"/>
                <w:szCs w:val="18"/>
              </w:rPr>
              <w:t xml:space="preserve"> </w:t>
            </w:r>
          </w:p>
        </w:tc>
        <w:tc>
          <w:tcPr>
            <w:tcW w:w="2016" w:type="dxa"/>
            <w:tcBorders>
              <w:top w:val="nil"/>
              <w:bottom w:val="nil"/>
            </w:tcBorders>
            <w:shd w:val="clear" w:color="auto" w:fill="F2F2F2" w:themeFill="background1" w:themeFillShade="F2"/>
          </w:tcPr>
          <w:p w14:paraId="24DC56ED" w14:textId="3E3A5ACC"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Borders>
              <w:top w:val="nil"/>
              <w:bottom w:val="nil"/>
            </w:tcBorders>
          </w:tcPr>
          <w:p w14:paraId="33FF84DC"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1.13 (1.81) [0-7]</w:t>
            </w:r>
          </w:p>
        </w:tc>
        <w:tc>
          <w:tcPr>
            <w:tcW w:w="2126" w:type="dxa"/>
            <w:tcBorders>
              <w:top w:val="nil"/>
              <w:bottom w:val="nil"/>
            </w:tcBorders>
          </w:tcPr>
          <w:p w14:paraId="6C98BFB0" w14:textId="6188F27B"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Borders>
              <w:top w:val="nil"/>
              <w:bottom w:val="nil"/>
            </w:tcBorders>
          </w:tcPr>
          <w:p w14:paraId="3AFEC5FD" w14:textId="09B96EE0" w:rsidR="00BA3830" w:rsidRPr="005F26FC"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0.794</w:t>
            </w:r>
            <w:r w:rsidR="004A157C" w:rsidRPr="005F26FC">
              <w:rPr>
                <w:sz w:val="18"/>
                <w:szCs w:val="18"/>
                <w:vertAlign w:val="superscript"/>
              </w:rPr>
              <w:t>a</w:t>
            </w:r>
          </w:p>
        </w:tc>
      </w:tr>
      <w:tr w:rsidR="00DC358D" w:rsidRPr="0018191A" w14:paraId="4064B538" w14:textId="77777777" w:rsidTr="007E4D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4990FC6" w14:textId="315E7FA7" w:rsidR="00DC358D" w:rsidRPr="00165A5A" w:rsidRDefault="00DC358D" w:rsidP="00752119">
            <w:pPr>
              <w:spacing w:line="252" w:lineRule="auto"/>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7EFED76C" w14:textId="7E856A80"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(0.97) [-0.75-3.04]</w:t>
            </w:r>
          </w:p>
        </w:tc>
        <w:tc>
          <w:tcPr>
            <w:tcW w:w="2126" w:type="dxa"/>
            <w:tcBorders>
              <w:top w:val="nil"/>
              <w:bottom w:val="nil"/>
            </w:tcBorders>
          </w:tcPr>
          <w:p w14:paraId="119B48CB" w14:textId="6BB60985"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0.01 (0.91) [-0.63-3.04]</w:t>
            </w:r>
          </w:p>
        </w:tc>
        <w:tc>
          <w:tcPr>
            <w:tcW w:w="2126" w:type="dxa"/>
            <w:tcBorders>
              <w:top w:val="nil"/>
              <w:bottom w:val="nil"/>
            </w:tcBorders>
          </w:tcPr>
          <w:p w14:paraId="0D443F48" w14:textId="2CB24763" w:rsidR="00DC358D"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(1.02) [-0.74-2.93]</w:t>
            </w:r>
          </w:p>
        </w:tc>
        <w:tc>
          <w:tcPr>
            <w:tcW w:w="1276" w:type="dxa"/>
            <w:tcBorders>
              <w:top w:val="nil"/>
              <w:bottom w:val="nil"/>
            </w:tcBorders>
          </w:tcPr>
          <w:p w14:paraId="0E3C7517" w14:textId="29DF34B5" w:rsidR="00DC358D" w:rsidRPr="005F26FC" w:rsidRDefault="00A86641" w:rsidP="00752119">
            <w:pPr>
              <w:spacing w:line="252" w:lineRule="auto"/>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5F26FC">
              <w:rPr>
                <w:sz w:val="18"/>
                <w:szCs w:val="18"/>
              </w:rPr>
              <w:t>0.833</w:t>
            </w:r>
            <w:r w:rsidR="004A157C" w:rsidRPr="005F26FC">
              <w:rPr>
                <w:sz w:val="18"/>
                <w:szCs w:val="18"/>
                <w:vertAlign w:val="superscript"/>
              </w:rPr>
              <w:t>a</w:t>
            </w:r>
          </w:p>
        </w:tc>
      </w:tr>
      <w:tr w:rsidR="00BA3830" w:rsidRPr="0018191A" w14:paraId="21038A60" w14:textId="77777777" w:rsidTr="007E4D78">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000000"/>
            </w:tcBorders>
          </w:tcPr>
          <w:p w14:paraId="683FEFDA" w14:textId="77777777" w:rsidR="00BA3830" w:rsidRPr="00165A5A" w:rsidRDefault="00BA3830" w:rsidP="00752119">
            <w:pPr>
              <w:spacing w:line="252" w:lineRule="auto"/>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000000"/>
            </w:tcBorders>
            <w:shd w:val="clear" w:color="auto" w:fill="F2F2F2" w:themeFill="background1" w:themeFillShade="F2"/>
          </w:tcPr>
          <w:p w14:paraId="77E17CE5" w14:textId="3AB0DB06"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Borders>
              <w:top w:val="nil"/>
              <w:bottom w:val="single" w:sz="12" w:space="0" w:color="000000"/>
            </w:tcBorders>
          </w:tcPr>
          <w:p w14:paraId="20816351" w14:textId="77777777" w:rsidR="00BA3830" w:rsidRPr="00165A5A" w:rsidRDefault="00BA3830"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2126" w:type="dxa"/>
            <w:tcBorders>
              <w:top w:val="nil"/>
              <w:bottom w:val="single" w:sz="12" w:space="0" w:color="000000"/>
            </w:tcBorders>
          </w:tcPr>
          <w:p w14:paraId="1ECBD34C" w14:textId="18BAA2E9" w:rsidR="00BA3830" w:rsidRPr="00165A5A" w:rsidRDefault="00A86641"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16</w:t>
            </w:r>
          </w:p>
        </w:tc>
        <w:tc>
          <w:tcPr>
            <w:tcW w:w="1276" w:type="dxa"/>
            <w:tcBorders>
              <w:top w:val="nil"/>
              <w:bottom w:val="single" w:sz="12" w:space="0" w:color="000000"/>
            </w:tcBorders>
          </w:tcPr>
          <w:p w14:paraId="0C75DF48" w14:textId="7102197C" w:rsidR="00BA3830" w:rsidRPr="005F26FC" w:rsidRDefault="004A157C" w:rsidP="00752119">
            <w:pPr>
              <w:spacing w:line="252" w:lineRule="auto"/>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5F26FC">
              <w:rPr>
                <w:sz w:val="18"/>
                <w:szCs w:val="18"/>
              </w:rPr>
              <w:t>0.849</w:t>
            </w:r>
            <w:r w:rsidRPr="005F26FC">
              <w:rPr>
                <w:sz w:val="18"/>
                <w:szCs w:val="18"/>
                <w:vertAlign w:val="superscript"/>
              </w:rPr>
              <w:t>b</w:t>
            </w:r>
          </w:p>
        </w:tc>
      </w:tr>
    </w:tbl>
    <w:p w14:paraId="6D3F4B94" w14:textId="28376679" w:rsidR="00BA3830" w:rsidRPr="00A91C22" w:rsidRDefault="00AE6D8F" w:rsidP="00752119">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normalised lesion in MNI space. For the calculation of p-values, </w:t>
      </w:r>
      <w:r w:rsidR="006F12E2">
        <w:rPr>
          <w:sz w:val="18"/>
          <w:szCs w:val="18"/>
          <w:lang w:val="en-US"/>
        </w:rPr>
        <w:t>we first confirmed</w:t>
      </w:r>
      <w:r w:rsidR="00AA3D9F" w:rsidRPr="00A91C22">
        <w:rPr>
          <w:sz w:val="18"/>
          <w:szCs w:val="18"/>
          <w:lang w:val="en-US"/>
        </w:rPr>
        <w:t xml:space="preserve">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 xml:space="preserve">test (‘b’, for categorical variables) was calculated. </w:t>
      </w:r>
      <w:proofErr w:type="gramStart"/>
      <w:r w:rsidR="00AA3D9F" w:rsidRPr="00A91C22">
        <w:rPr>
          <w:sz w:val="18"/>
          <w:szCs w:val="18"/>
          <w:lang w:val="en-US"/>
        </w:rPr>
        <w:t>p-values</w:t>
      </w:r>
      <w:proofErr w:type="gramEnd"/>
      <w:r w:rsidR="00AA3D9F" w:rsidRPr="00A91C22">
        <w:rPr>
          <w:sz w:val="18"/>
          <w:szCs w:val="18"/>
          <w:lang w:val="en-US"/>
        </w:rPr>
        <w:t xml:space="preserve"> &lt; 0.05 </w:t>
      </w:r>
      <w:r w:rsidR="00196F92">
        <w:rPr>
          <w:sz w:val="18"/>
          <w:szCs w:val="18"/>
          <w:lang w:val="en-US"/>
        </w:rPr>
        <w:t>are</w:t>
      </w:r>
      <w:r w:rsidR="00AA3D9F" w:rsidRPr="00A91C22">
        <w:rPr>
          <w:sz w:val="18"/>
          <w:szCs w:val="18"/>
          <w:lang w:val="en-US"/>
        </w:rPr>
        <w:t xml:space="preserve"> considered significant</w:t>
      </w:r>
      <w:r w:rsidR="00196F92">
        <w:rPr>
          <w:sz w:val="18"/>
          <w:szCs w:val="18"/>
          <w:lang w:val="en-US"/>
        </w:rPr>
        <w:t xml:space="preserve"> and highlighted in bold</w:t>
      </w:r>
      <w:r w:rsidR="00A91C22" w:rsidRPr="00A91C22">
        <w:rPr>
          <w:sz w:val="18"/>
          <w:szCs w:val="18"/>
          <w:lang w:val="en-US"/>
        </w:rPr>
        <w:t>.</w:t>
      </w:r>
      <w:r w:rsidR="00A91C22" w:rsidRPr="00A91C22">
        <w:rPr>
          <w:sz w:val="18"/>
          <w:szCs w:val="18"/>
          <w:lang w:val="en-US"/>
        </w:rPr>
        <w:br/>
        <w:t xml:space="preserve">Abbreviations: </w:t>
      </w:r>
      <w:r w:rsidR="00264910">
        <w:rPr>
          <w:i/>
          <w:iCs/>
          <w:sz w:val="18"/>
          <w:szCs w:val="18"/>
          <w:lang w:val="en-US"/>
        </w:rPr>
        <w:t xml:space="preserve">n </w:t>
      </w:r>
      <w:r w:rsidR="00A91C22" w:rsidRPr="00A91C22">
        <w:rPr>
          <w:sz w:val="18"/>
          <w:szCs w:val="18"/>
          <w:lang w:val="en-US"/>
        </w:rPr>
        <w:t>– Number of patients</w:t>
      </w:r>
      <w:r w:rsidR="00196F92">
        <w:rPr>
          <w:sz w:val="18"/>
          <w:szCs w:val="18"/>
          <w:lang w:val="en-US"/>
        </w:rPr>
        <w:t xml:space="preserve">, </w:t>
      </w:r>
      <w:r w:rsidR="00196F92" w:rsidRPr="00196F92">
        <w:rPr>
          <w:i/>
          <w:sz w:val="18"/>
          <w:szCs w:val="18"/>
          <w:lang w:val="en-US"/>
        </w:rPr>
        <w:t>ACA</w:t>
      </w:r>
      <w:r w:rsidR="00196F92">
        <w:rPr>
          <w:sz w:val="18"/>
          <w:szCs w:val="18"/>
          <w:lang w:val="en-US"/>
        </w:rPr>
        <w:t xml:space="preserve"> – Anterior Cerebral Artery, </w:t>
      </w:r>
      <w:r w:rsidR="00196F92" w:rsidRPr="00196F92">
        <w:rPr>
          <w:i/>
          <w:sz w:val="18"/>
          <w:szCs w:val="18"/>
          <w:lang w:val="en-US"/>
        </w:rPr>
        <w:t>MCA</w:t>
      </w:r>
      <w:r w:rsidR="00196F92">
        <w:rPr>
          <w:sz w:val="18"/>
          <w:szCs w:val="18"/>
          <w:lang w:val="en-US"/>
        </w:rPr>
        <w:t xml:space="preserve"> – Medial Cerebral Artery, </w:t>
      </w:r>
      <w:r w:rsidR="00196F92" w:rsidRPr="00196F92">
        <w:rPr>
          <w:i/>
          <w:sz w:val="18"/>
          <w:szCs w:val="18"/>
          <w:lang w:val="en-US"/>
        </w:rPr>
        <w:t>PCA</w:t>
      </w:r>
      <w:r w:rsidR="00196F92">
        <w:rPr>
          <w:sz w:val="18"/>
          <w:szCs w:val="18"/>
          <w:lang w:val="en-US"/>
        </w:rPr>
        <w:t xml:space="preserve"> – Posterior Cerebral Artery, </w:t>
      </w:r>
      <w:r w:rsidR="00196F92" w:rsidRPr="00A91C22">
        <w:rPr>
          <w:i/>
          <w:iCs/>
          <w:sz w:val="18"/>
          <w:szCs w:val="18"/>
          <w:lang w:val="en-US"/>
        </w:rPr>
        <w:t>CoC</w:t>
      </w:r>
      <w:r w:rsidR="00196F92" w:rsidRPr="00A91C22">
        <w:rPr>
          <w:sz w:val="18"/>
          <w:szCs w:val="18"/>
          <w:lang w:val="en-US"/>
        </w:rPr>
        <w:t xml:space="preserve"> – Centre of Cancellation (</w:t>
      </w:r>
      <w:hyperlink w:anchor="rordenkarnath2010" w:history="1">
        <w:r w:rsidR="00196F92" w:rsidRPr="00EC0932">
          <w:rPr>
            <w:rStyle w:val="Hyperlink"/>
            <w:rFonts w:ascii="Ebrima" w:hAnsi="Ebrima"/>
            <w:sz w:val="18"/>
            <w:szCs w:val="18"/>
            <w:lang w:val="en-US"/>
          </w:rPr>
          <w:t>Rorden &amp; Karnath, 2010</w:t>
        </w:r>
      </w:hyperlink>
      <w:r w:rsidR="00196F92">
        <w:rPr>
          <w:sz w:val="18"/>
          <w:szCs w:val="18"/>
          <w:lang w:val="en-US"/>
        </w:rPr>
        <w:t>)</w:t>
      </w:r>
    </w:p>
    <w:bookmarkEnd w:id="16"/>
    <w:bookmarkEnd w:id="17"/>
    <w:p w14:paraId="3969C7B3" w14:textId="77777777" w:rsidR="00483B4A" w:rsidRPr="006D687B" w:rsidRDefault="00483B4A" w:rsidP="00483B4A">
      <w:pPr>
        <w:rPr>
          <w:lang w:val="en-US"/>
        </w:rPr>
      </w:pPr>
    </w:p>
    <w:p w14:paraId="50424A5A" w14:textId="23F54160" w:rsidR="00A0198A" w:rsidRDefault="008A06EC" w:rsidP="00967B7F">
      <w:pPr>
        <w:pStyle w:val="Heading3"/>
        <w:numPr>
          <w:ilvl w:val="1"/>
          <w:numId w:val="3"/>
        </w:numPr>
        <w:spacing w:before="0" w:after="120"/>
        <w:ind w:left="1077"/>
      </w:pPr>
      <w:bookmarkStart w:id="18" w:name="_Behavioural_Data"/>
      <w:bookmarkStart w:id="19" w:name="_Toc116064602"/>
      <w:bookmarkStart w:id="20" w:name="_Toc117591234"/>
      <w:bookmarkEnd w:id="18"/>
      <w:r w:rsidRPr="00AC673A">
        <w:t>Behavioural Data</w:t>
      </w:r>
      <w:bookmarkEnd w:id="19"/>
      <w:bookmarkEnd w:id="20"/>
    </w:p>
    <w:p w14:paraId="42B87965" w14:textId="60DCB8F8" w:rsidR="008A06EC" w:rsidRPr="00376FFF" w:rsidRDefault="008D62DA" w:rsidP="00450304">
      <w:pPr>
        <w:spacing w:line="276" w:lineRule="auto"/>
      </w:pPr>
      <w:bookmarkStart w:id="21" w:name="_Hlk104548941"/>
      <w:r>
        <w:t>We employed t</w:t>
      </w:r>
      <w:r w:rsidR="006C6739">
        <w:t xml:space="preserve">hree commonly used diagnostic tests for the visuospatial neglect examination: the </w:t>
      </w:r>
      <w:r>
        <w:rPr>
          <w:lang w:val="en-US"/>
        </w:rPr>
        <w:t>Letter</w:t>
      </w:r>
      <w:r w:rsidR="006C6739">
        <w:t xml:space="preserve"> </w:t>
      </w:r>
      <w:r>
        <w:rPr>
          <w:lang w:val="en-US"/>
        </w:rPr>
        <w:t>Cancellation</w:t>
      </w:r>
      <w:r w:rsidR="00784EDD" w:rsidRPr="00784EDD">
        <w:rPr>
          <w:lang w:val="en-US"/>
        </w:rPr>
        <w:t xml:space="preserve"> </w:t>
      </w:r>
      <w:r w:rsidR="00C654D1">
        <w:rPr>
          <w:lang w:val="en-US"/>
        </w:rPr>
        <w:t xml:space="preserve">Task </w:t>
      </w:r>
      <w:r w:rsidR="006C6739">
        <w:t>(</w:t>
      </w:r>
      <w:hyperlink w:anchor="weintraubmesulam1985" w:history="1">
        <w:r w:rsidR="0089785B" w:rsidRPr="00EC0932">
          <w:rPr>
            <w:rStyle w:val="Hyperlink"/>
            <w:rFonts w:ascii="Ebrima" w:hAnsi="Ebrima"/>
          </w:rPr>
          <w:t>Weintraub &amp; Mesulam,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EC0932">
          <w:rPr>
            <w:rStyle w:val="Hyperlink"/>
            <w:rFonts w:ascii="Ebrima" w:hAnsi="Ebrima"/>
          </w:rPr>
          <w:t>Gauthier</w:t>
        </w:r>
        <w:r w:rsidR="00340DDF" w:rsidRPr="00EC0932">
          <w:rPr>
            <w:rStyle w:val="Hyperlink"/>
            <w:rFonts w:ascii="Ebrima" w:hAnsi="Ebrima"/>
          </w:rPr>
          <w:t xml:space="preserve"> et al.,</w:t>
        </w:r>
        <w:r w:rsidR="0089785B" w:rsidRPr="00EC0932">
          <w:rPr>
            <w:rStyle w:val="Hyperlink"/>
            <w:rFonts w:ascii="Ebrima" w:hAnsi="Ebrima"/>
          </w:rPr>
          <w:t xml:space="preserve">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C0932">
          <w:rPr>
            <w:rStyle w:val="Hyperlink"/>
            <w:rFonts w:ascii="Ebrima" w:hAnsi="Ebrima"/>
          </w:rPr>
          <w:t>Karnath &amp; Niemeier, 2002</w:t>
        </w:r>
      </w:hyperlink>
      <w:r w:rsidR="0089785B" w:rsidRPr="00E26B47">
        <w:t xml:space="preserve">; </w:t>
      </w:r>
      <w:r w:rsidR="0089785B">
        <w:t xml:space="preserve">see </w:t>
      </w:r>
      <w:hyperlink w:anchor="rordenkarnath2010" w:history="1">
        <w:r w:rsidR="0089785B" w:rsidRPr="00EC0932">
          <w:rPr>
            <w:rStyle w:val="Hyperlink"/>
            <w:rFonts w:ascii="Ebrima" w:hAnsi="Ebrima"/>
          </w:rPr>
          <w:t>Rorden &amp; Karnath, 2010</w:t>
        </w:r>
      </w:hyperlink>
      <w:r w:rsidR="0089785B" w:rsidRPr="005C54EA">
        <w:rPr>
          <w:color w:val="7F7F7F" w:themeColor="text1" w:themeTint="80"/>
        </w:rPr>
        <w:t xml:space="preserve"> </w:t>
      </w:r>
      <w:r w:rsidR="0089785B">
        <w:t>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411C0E3C" w:rsidR="00571F7F" w:rsidRDefault="00571F7F" w:rsidP="00450304">
      <w:pPr>
        <w:spacing w:line="276" w:lineRule="auto"/>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 xml:space="preserve">s are 60 instances of the letter “A”, which are distributed among other distractor letters, while in the Bells Test the targets are </w:t>
      </w:r>
      <w:r w:rsidR="00D00349">
        <w:rPr>
          <w:lang w:val="en-US"/>
        </w:rPr>
        <w:t xml:space="preserve">35 </w:t>
      </w:r>
      <w:r w:rsidR="00524012">
        <w:rPr>
          <w:lang w:val="en-US"/>
        </w:rPr>
        <w:t>bell icons distributed among other distractor symbols. Patients received no time limit for completing these tasks and were asked to confirm twice that they were content with their performance before ending the tasks.</w:t>
      </w:r>
    </w:p>
    <w:p w14:paraId="655F1474" w14:textId="0E39C0BF" w:rsidR="00752119" w:rsidRDefault="00D2171B" w:rsidP="00450304">
      <w:pPr>
        <w:spacing w:line="276" w:lineRule="auto"/>
        <w:rPr>
          <w:lang w:val="en-US"/>
        </w:rPr>
      </w:pPr>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r w:rsidR="00784EDD" w:rsidRPr="00EC0932">
          <w:rPr>
            <w:rStyle w:val="Hyperlink"/>
            <w:rFonts w:ascii="Ebrima" w:hAnsi="Ebrima"/>
            <w:lang w:val="en-US"/>
          </w:rPr>
          <w:t>Rorden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w:t>
      </w:r>
    </w:p>
    <w:p w14:paraId="78CE82F5" w14:textId="4F57BBF1" w:rsidR="008A06EC" w:rsidRDefault="00D2171B" w:rsidP="00450304">
      <w:pPr>
        <w:spacing w:line="276" w:lineRule="auto"/>
      </w:pPr>
      <w:r>
        <w:lastRenderedPageBreak/>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w:t>
      </w:r>
      <w:r w:rsidR="002A0046">
        <w:t xml:space="preserve"> (cf. </w:t>
      </w:r>
      <w:hyperlink w:anchor="rordenkarnath2010" w:history="1">
        <w:r w:rsidR="002A0046" w:rsidRPr="002A0046">
          <w:rPr>
            <w:rStyle w:val="Hyperlink"/>
            <w:rFonts w:ascii="Ebrima" w:hAnsi="Ebrima"/>
          </w:rPr>
          <w:t>Rorden &amp; Karnath, 2010</w:t>
        </w:r>
      </w:hyperlink>
      <w:r w:rsidR="002A0046">
        <w:t>)</w:t>
      </w:r>
      <w:r>
        <w:t xml:space="preserve">. </w:t>
      </w:r>
    </w:p>
    <w:p w14:paraId="72532011" w14:textId="1C5ED926" w:rsidR="006C6739" w:rsidRDefault="00D2171B" w:rsidP="00450304">
      <w:pPr>
        <w:spacing w:line="276" w:lineRule="auto"/>
      </w:pPr>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w:t>
      </w:r>
      <w:r w:rsidR="00D91FE5">
        <w:t>8</w:t>
      </w:r>
      <w:r w:rsidR="00E728DC">
        <w:t xml:space="preserve"> possible error points, this was deemed pathological behaviour. </w:t>
      </w:r>
      <w:r w:rsidR="007C0498">
        <w:t>If a patient exhibited pathological behaviour in at least 2 of the 3 tests, they were diagnosed with visuospatial neglect for the purposes of this study</w:t>
      </w:r>
      <w:r w:rsidR="002A0046">
        <w:t xml:space="preserve"> (cf. </w:t>
      </w:r>
      <w:hyperlink w:anchor="karnathniemeier2002" w:history="1">
        <w:r w:rsidR="002A0046" w:rsidRPr="002A0046">
          <w:rPr>
            <w:rStyle w:val="Hyperlink"/>
            <w:rFonts w:ascii="Ebrima" w:hAnsi="Ebrima"/>
          </w:rPr>
          <w:t>Karnath &amp; Niemeier, 2002</w:t>
        </w:r>
      </w:hyperlink>
      <w:r w:rsidR="002A0046">
        <w:t>).</w:t>
      </w:r>
    </w:p>
    <w:p w14:paraId="6E01D221" w14:textId="6FFD1FA1" w:rsidR="005F26FC" w:rsidRDefault="00C749DD" w:rsidP="00450304">
      <w:pPr>
        <w:spacing w:line="276" w:lineRule="auto"/>
      </w:pPr>
      <w:r w:rsidRPr="005F26FC">
        <w:t xml:space="preserve">Results from all three behavioural tasks were z-scored and a mean of those scores was calculated for every patient. </w:t>
      </w:r>
      <w:r w:rsidR="005F26FC" w:rsidRPr="005F26FC">
        <w:t>To ensure comparability between the male and female subsamples, w</w:t>
      </w:r>
      <w:r w:rsidRPr="005F26FC">
        <w:t>e calculated the z-scores based on the entire patient sample</w:t>
      </w:r>
      <w:r w:rsidR="005F26FC" w:rsidRPr="005F26FC">
        <w:t xml:space="preserve">, since the z-scores that were calculated for the subsamples </w:t>
      </w:r>
      <w:r w:rsidRPr="005F26FC">
        <w:t>did not differ signifi</w:t>
      </w:r>
      <w:r w:rsidR="00DC0715" w:rsidRPr="005F26FC">
        <w:t>cantly as assessed by a t-test.</w:t>
      </w:r>
    </w:p>
    <w:p w14:paraId="5CB3560D" w14:textId="132D9B92" w:rsidR="00AA170C" w:rsidRDefault="00752119" w:rsidP="00752119">
      <w:pPr>
        <w:tabs>
          <w:tab w:val="left" w:pos="1720"/>
        </w:tabs>
      </w:pPr>
      <w:r>
        <w:tab/>
      </w:r>
    </w:p>
    <w:p w14:paraId="1564C690" w14:textId="66988466" w:rsidR="00CB3E93" w:rsidRPr="00CB3E93" w:rsidRDefault="00CB3E93" w:rsidP="00967B7F">
      <w:pPr>
        <w:pStyle w:val="Heading3"/>
        <w:numPr>
          <w:ilvl w:val="1"/>
          <w:numId w:val="3"/>
        </w:numPr>
        <w:spacing w:before="0" w:after="120"/>
        <w:ind w:left="1077"/>
      </w:pPr>
      <w:bookmarkStart w:id="22" w:name="_Toc116064603"/>
      <w:bookmarkStart w:id="23" w:name="_Toc117591235"/>
      <w:r>
        <w:t>Neuroimaging Data</w:t>
      </w:r>
      <w:bookmarkEnd w:id="22"/>
      <w:bookmarkEnd w:id="23"/>
    </w:p>
    <w:p w14:paraId="5110C47C" w14:textId="667FDFEF" w:rsidR="00E16000" w:rsidRPr="00D91FE5" w:rsidRDefault="00CB3E93" w:rsidP="00450304">
      <w:pPr>
        <w:spacing w:line="276" w:lineRule="auto"/>
      </w:pPr>
      <w:r>
        <w:t>We used the neuroimaging data acquired during the patients’ clinical investiga</w:t>
      </w:r>
      <w:r w:rsidR="00D91FE5">
        <w:t>tion at the Centre of Neurology</w:t>
      </w:r>
      <w:r w:rsidR="00EA6BA6">
        <w:t>. T</w:t>
      </w:r>
      <w:r w:rsidR="00D91FE5">
        <w:t>herefore</w:t>
      </w:r>
      <w:r w:rsidR="00EA6BA6">
        <w:t xml:space="preserve">,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777089">
        <w:rPr>
          <w:lang w:val="en-US"/>
        </w:rPr>
        <w:t>ages</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R scans</w:t>
      </w:r>
      <w:r w:rsidR="009B3F88">
        <w:rPr>
          <w:lang w:val="en-US"/>
        </w:rPr>
        <w:t xml:space="preserve">. </w:t>
      </w:r>
      <w:r w:rsidR="00E16000">
        <w:rPr>
          <w:lang w:val="en-US"/>
        </w:rPr>
        <w:t xml:space="preserve">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r w:rsidR="00777089">
        <w:rPr>
          <w:lang w:val="en-US"/>
        </w:rPr>
        <w:t xml:space="preserve"> (see </w:t>
      </w:r>
      <w:hyperlink w:anchor="table01clinicaldata_all" w:history="1">
        <w:r w:rsidR="00D91FE5" w:rsidRPr="00533EFF">
          <w:rPr>
            <w:rStyle w:val="Hyperlink"/>
            <w:rFonts w:ascii="Ebrima" w:hAnsi="Ebrima"/>
          </w:rPr>
          <w:t>Table</w:t>
        </w:r>
        <w:r w:rsidR="00777089" w:rsidRPr="00533EFF">
          <w:rPr>
            <w:rStyle w:val="Hyperlink"/>
            <w:rFonts w:ascii="Ebrima" w:hAnsi="Ebrima"/>
            <w:lang w:val="en-US"/>
          </w:rPr>
          <w:t xml:space="preserve"> 1</w:t>
        </w:r>
      </w:hyperlink>
      <w:r w:rsidR="00777089">
        <w:rPr>
          <w:lang w:val="en-US"/>
        </w:rPr>
        <w:t>)</w:t>
      </w:r>
      <w:r w:rsidR="00E16000">
        <w:rPr>
          <w:lang w:val="en-US"/>
        </w:rPr>
        <w:t>.</w:t>
      </w:r>
    </w:p>
    <w:p w14:paraId="62D72F9E" w14:textId="583C2A38" w:rsidR="00E16000" w:rsidRDefault="00E16000" w:rsidP="00450304">
      <w:pPr>
        <w:spacing w:line="276" w:lineRule="auto"/>
        <w:rPr>
          <w:lang w:val="en-US"/>
        </w:rPr>
      </w:pPr>
      <w:r w:rsidRPr="007F163D">
        <w:rPr>
          <w:lang w:val="en-US"/>
        </w:rPr>
        <w:t>If images of multiple modalities were available for a patient, MR scans were preferred</w:t>
      </w:r>
      <w:r w:rsidR="007F163D" w:rsidRPr="007F163D">
        <w:rPr>
          <w:lang w:val="en-US"/>
        </w:rPr>
        <w:t xml:space="preserve"> to delineate the patient’s lesion</w:t>
      </w:r>
      <w:r w:rsidRPr="007F163D">
        <w:rPr>
          <w:lang w:val="en-US"/>
        </w:rPr>
        <w:t xml:space="preserve">. </w:t>
      </w:r>
      <w:r w:rsidR="00777089" w:rsidRPr="007F163D">
        <w:rPr>
          <w:lang w:val="en-US"/>
        </w:rPr>
        <w:t>For</w:t>
      </w:r>
      <w:r w:rsidRPr="007F163D">
        <w:rPr>
          <w:lang w:val="en-US"/>
        </w:rPr>
        <w:t xml:space="preserve"> patients with available MR scans, we</w:t>
      </w:r>
      <w:r w:rsidR="0005473C" w:rsidRPr="007F163D">
        <w:rPr>
          <w:lang w:val="en-US"/>
        </w:rPr>
        <w:t xml:space="preserve"> prefe</w:t>
      </w:r>
      <w:r w:rsidR="00860E50" w:rsidRPr="007F163D">
        <w:rPr>
          <w:lang w:val="en-US"/>
        </w:rPr>
        <w:t>rentially</w:t>
      </w:r>
      <w:r w:rsidR="0005473C" w:rsidRPr="007F163D">
        <w:rPr>
          <w:lang w:val="en-US"/>
        </w:rPr>
        <w:t xml:space="preserve"> used diffusion-weighted imaging (DWI) for scans acquired within the first two days after stroke onset (n = </w:t>
      </w:r>
      <w:r w:rsidR="009B3F88" w:rsidRPr="007F163D">
        <w:rPr>
          <w:lang w:val="en-US"/>
        </w:rPr>
        <w:t>43</w:t>
      </w:r>
      <w:r w:rsidR="0005473C" w:rsidRPr="007F163D">
        <w:rPr>
          <w:lang w:val="en-US"/>
        </w:rPr>
        <w:t xml:space="preserve">) and T2-weighted fluid attenuated inversion recovery (T2FLAIR) images for images acquired at a later point (n = </w:t>
      </w:r>
      <w:r w:rsidR="009B3F88" w:rsidRPr="007F163D">
        <w:rPr>
          <w:lang w:val="en-US"/>
        </w:rPr>
        <w:t>65</w:t>
      </w:r>
      <w:r w:rsidR="0005473C" w:rsidRPr="007F163D">
        <w:rPr>
          <w:lang w:val="en-US"/>
        </w:rPr>
        <w:t xml:space="preserve">). </w:t>
      </w:r>
      <w:r w:rsidR="00845A63" w:rsidRPr="007F163D">
        <w:rPr>
          <w:lang w:val="en-US"/>
        </w:rPr>
        <w:t xml:space="preserve">These scans were used to delineate the patients’ lesions. </w:t>
      </w:r>
      <w:r w:rsidR="0005473C" w:rsidRPr="007F163D">
        <w:rPr>
          <w:lang w:val="en-US"/>
        </w:rPr>
        <w:t>For</w:t>
      </w:r>
      <w:r w:rsidR="009B3F88" w:rsidRPr="007F163D">
        <w:rPr>
          <w:lang w:val="en-US"/>
        </w:rPr>
        <w:t xml:space="preserve"> </w:t>
      </w:r>
      <w:r w:rsidR="009B3F88" w:rsidRPr="00D67769">
        <w:rPr>
          <w:lang w:val="en-US"/>
        </w:rPr>
        <w:t>36 patients,</w:t>
      </w:r>
      <w:r w:rsidR="0005473C" w:rsidRPr="00D67769">
        <w:rPr>
          <w:lang w:val="en-US"/>
        </w:rPr>
        <w:t xml:space="preserve"> we used a</w:t>
      </w:r>
      <w:r w:rsidR="009B3F88" w:rsidRPr="00D67769">
        <w:rPr>
          <w:lang w:val="en-US"/>
        </w:rPr>
        <w:t xml:space="preserve">n additional </w:t>
      </w:r>
      <w:r w:rsidR="009B3F88" w:rsidRPr="00D67769">
        <w:t xml:space="preserve">scan of another modality (e.g., DWI and T1; see </w:t>
      </w:r>
      <w:hyperlink w:anchor="s_table02Ascans_lesion" w:history="1">
        <w:r w:rsidR="009B3F88" w:rsidRPr="00EA2C63">
          <w:rPr>
            <w:rStyle w:val="Hyperlink"/>
            <w:rFonts w:ascii="Ebrima" w:hAnsi="Ebrima"/>
          </w:rPr>
          <w:t>Supplementary Table</w:t>
        </w:r>
        <w:r w:rsidR="00930AD5" w:rsidRPr="00EA2C63">
          <w:rPr>
            <w:rStyle w:val="Hyperlink"/>
            <w:rFonts w:ascii="Ebrima" w:hAnsi="Ebrima"/>
          </w:rPr>
          <w:t>s</w:t>
        </w:r>
        <w:r w:rsidR="009B3F88" w:rsidRPr="00EA2C63">
          <w:rPr>
            <w:rStyle w:val="Hyperlink"/>
            <w:rFonts w:ascii="Ebrima" w:hAnsi="Ebrima"/>
          </w:rPr>
          <w:t xml:space="preserve"> 2</w:t>
        </w:r>
        <w:r w:rsidR="00930AD5" w:rsidRPr="00EA2C63">
          <w:rPr>
            <w:rStyle w:val="Hyperlink"/>
            <w:rFonts w:ascii="Ebrima" w:hAnsi="Ebrima"/>
          </w:rPr>
          <w:t>a</w:t>
        </w:r>
      </w:hyperlink>
      <w:r w:rsidR="009B3F88" w:rsidRPr="00EA2C63">
        <w:t xml:space="preserve"> </w:t>
      </w:r>
      <w:r w:rsidR="00930AD5" w:rsidRPr="00EA2C63">
        <w:t xml:space="preserve">and </w:t>
      </w:r>
      <w:hyperlink w:anchor="s_table02Bscans_normalisation" w:history="1">
        <w:r w:rsidR="00930AD5" w:rsidRPr="00EA2C63">
          <w:rPr>
            <w:rStyle w:val="Hyperlink"/>
            <w:rFonts w:ascii="Ebrima" w:hAnsi="Ebrima"/>
          </w:rPr>
          <w:t>2b</w:t>
        </w:r>
      </w:hyperlink>
      <w:r w:rsidR="00930AD5" w:rsidRPr="00D67769">
        <w:t xml:space="preserve"> </w:t>
      </w:r>
      <w:r w:rsidR="009B3F88" w:rsidRPr="007F163D">
        <w:t>for a full list</w:t>
      </w:r>
      <w:r w:rsidR="00845A63" w:rsidRPr="007F163D">
        <w:t xml:space="preserve">) </w:t>
      </w:r>
      <w:r w:rsidR="009B3F88" w:rsidRPr="007F163D">
        <w:t>to improve the normali</w:t>
      </w:r>
      <w:r w:rsidR="00845A63" w:rsidRPr="007F163D">
        <w:t>s</w:t>
      </w:r>
      <w:r w:rsidR="009B3F88" w:rsidRPr="007F163D">
        <w:t>ation</w:t>
      </w:r>
      <w:r w:rsidR="00845A63" w:rsidRPr="007F163D">
        <w:t xml:space="preserve"> quality</w:t>
      </w:r>
      <w:r w:rsidR="009B3F88" w:rsidRPr="007F163D">
        <w:t xml:space="preserve"> of the image</w:t>
      </w:r>
      <w:r w:rsidR="0005473C" w:rsidRPr="007F163D">
        <w:t>.</w:t>
      </w:r>
    </w:p>
    <w:p w14:paraId="7D852C73" w14:textId="6435F774" w:rsidR="00242682" w:rsidRDefault="00D06FE6" w:rsidP="00450304">
      <w:pPr>
        <w:spacing w:line="276" w:lineRule="auto"/>
      </w:pPr>
      <w:bookmarkStart w:id="24" w:name="_Hlk104548924"/>
      <w:bookmarkEnd w:id="21"/>
      <w:r w:rsidRPr="00D06FE6">
        <w:rPr>
          <w:lang w:val="en-US"/>
        </w:rPr>
        <w:t xml:space="preserve">The neuroimaging </w:t>
      </w:r>
      <w:r w:rsidRPr="00D06FE6">
        <w:t>data</w:t>
      </w:r>
      <w:r w:rsidRPr="00D06FE6">
        <w:rPr>
          <w:lang w:val="en-US"/>
        </w:rPr>
        <w:t xml:space="preserve"> were</w:t>
      </w:r>
      <w:r>
        <w:t xml:space="preserve"> pre-processed </w:t>
      </w:r>
      <w:r w:rsidR="003B65EB">
        <w:t>using MATLAB</w:t>
      </w:r>
      <w:r w:rsidR="0082154F">
        <w:t xml:space="preserve"> versions R2016b and R2020a</w:t>
      </w:r>
      <w:r w:rsidR="003B65EB">
        <w:t xml:space="preserve"> </w:t>
      </w:r>
      <w:r w:rsidR="003B65EB" w:rsidRPr="00D67769">
        <w:t>(MathWorks</w:t>
      </w:r>
      <w:r w:rsidR="00845A63" w:rsidRPr="00D67769">
        <w:rPr>
          <w:rStyle w:val="Hyperlink"/>
          <w:rFonts w:ascii="Ebrima" w:hAnsi="Ebrima"/>
          <w:color w:val="auto"/>
        </w:rPr>
        <w:t>, Inc., Natick, USA</w:t>
      </w:r>
      <w:r w:rsidR="003B65EB" w:rsidRPr="00D67769">
        <w:t>)</w:t>
      </w:r>
      <w:r w:rsidR="0082154F" w:rsidRPr="00D67769">
        <w:t>, as well as the</w:t>
      </w:r>
      <w:r w:rsidR="003B65EB" w:rsidRPr="00D67769">
        <w:t xml:space="preserve"> SPM12 toolbox (Wellcome Department of </w:t>
      </w:r>
      <w:r w:rsidR="003B65EB" w:rsidRPr="00747EBA">
        <w:t>Cognitive Neurology, London</w:t>
      </w:r>
      <w:r w:rsidR="00845A63">
        <w:rPr>
          <w:rStyle w:val="Hyperlink"/>
          <w:rFonts w:ascii="Ebrima" w:hAnsi="Ebrima"/>
        </w:rPr>
        <w:t xml:space="preserve">, </w:t>
      </w:r>
      <w:r w:rsidR="00845A63" w:rsidRPr="009173D1">
        <w:rPr>
          <w:rStyle w:val="Hyperlink"/>
          <w:rFonts w:ascii="Ebrima" w:hAnsi="Ebrima"/>
          <w:color w:val="auto"/>
        </w:rPr>
        <w:t>UK</w:t>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5C54EA" w:rsidRPr="00EC0932">
          <w:rPr>
            <w:rStyle w:val="Hyperlink"/>
            <w:rFonts w:ascii="Ebrima" w:hAnsi="Ebrima"/>
          </w:rPr>
          <w:t>de Haan and Karnath (</w:t>
        </w:r>
        <w:r w:rsidR="00242682" w:rsidRPr="00EC0932">
          <w:rPr>
            <w:rStyle w:val="Hyperlink"/>
            <w:rFonts w:ascii="Ebrima" w:hAnsi="Ebrima"/>
          </w:rPr>
          <w:t>2018</w:t>
        </w:r>
        <w:r w:rsidR="005C54EA" w:rsidRPr="00EC0932">
          <w:rPr>
            <w:rStyle w:val="Hyperlink"/>
            <w:rFonts w:ascii="Ebrima" w:hAnsi="Ebrima"/>
          </w:rPr>
          <w:t>)</w:t>
        </w:r>
      </w:hyperlink>
      <w:r w:rsidR="00242682" w:rsidRPr="005C54EA">
        <w:rPr>
          <w:color w:val="7F7F7F" w:themeColor="text1" w:themeTint="80"/>
        </w:rPr>
        <w:t xml:space="preserve"> </w:t>
      </w:r>
      <w:r w:rsidR="00242682" w:rsidRPr="00242682">
        <w:t xml:space="preserve">and </w:t>
      </w:r>
      <w:hyperlink w:anchor="karnath2019" w:history="1">
        <w:r w:rsidR="005C54EA" w:rsidRPr="00EC0932">
          <w:rPr>
            <w:rStyle w:val="Hyperlink"/>
            <w:rFonts w:ascii="Ebrima" w:hAnsi="Ebrima"/>
          </w:rPr>
          <w:t>Karnath et al. (</w:t>
        </w:r>
        <w:r w:rsidR="00242682" w:rsidRPr="00EC0932">
          <w:rPr>
            <w:rStyle w:val="Hyperlink"/>
            <w:rFonts w:ascii="Ebrima" w:hAnsi="Ebrima"/>
          </w:rPr>
          <w:t>2019</w:t>
        </w:r>
        <w:r w:rsidR="005C54EA" w:rsidRPr="00EC0932">
          <w:rPr>
            <w:rStyle w:val="Hyperlink"/>
            <w:rFonts w:ascii="Ebrima" w:hAnsi="Ebrima"/>
          </w:rPr>
          <w:t>)</w:t>
        </w:r>
        <w:r w:rsidR="00242682" w:rsidRPr="00EC0932">
          <w:rPr>
            <w:rStyle w:val="Hyperlink"/>
            <w:rFonts w:ascii="Ebrima" w:hAnsi="Ebrima"/>
          </w:rPr>
          <w:t>.</w:t>
        </w:r>
      </w:hyperlink>
    </w:p>
    <w:p w14:paraId="7D38E7C5" w14:textId="60E75D04" w:rsidR="00E0356F" w:rsidRDefault="00E0356F" w:rsidP="00450304">
      <w:pPr>
        <w:spacing w:line="276" w:lineRule="auto"/>
      </w:pPr>
      <w:r>
        <w:t xml:space="preserve">If multiple </w:t>
      </w:r>
      <w:r w:rsidR="00CA589B">
        <w:t xml:space="preserve">images of different </w:t>
      </w:r>
      <w:r>
        <w:t>modalities were available</w:t>
      </w:r>
      <w:r w:rsidR="00CA589B">
        <w:t xml:space="preserve"> for a given patient</w:t>
      </w:r>
      <w:r>
        <w:t>, the corresponding images were co</w:t>
      </w:r>
      <w:r w:rsidR="002C04FD">
        <w:t>-</w:t>
      </w:r>
      <w:r>
        <w:t xml:space="preserve">registered using the SPM12 function as a first step. </w:t>
      </w:r>
    </w:p>
    <w:p w14:paraId="796B1837" w14:textId="5F3F41C4" w:rsidR="007F6BA8" w:rsidRDefault="00E0356F" w:rsidP="00450304">
      <w:pPr>
        <w:spacing w:line="276" w:lineRule="auto"/>
      </w:pPr>
      <w:r>
        <w:lastRenderedPageBreak/>
        <w:t xml:space="preserve">Then, </w:t>
      </w:r>
      <w:r w:rsidR="00AE6D8F">
        <w:t xml:space="preserve">we used </w:t>
      </w:r>
      <w:r>
        <w:t>t</w:t>
      </w:r>
      <w:r w:rsidR="003B65EB">
        <w:t xml:space="preserve">he </w:t>
      </w:r>
      <w:r w:rsidR="006D5D52">
        <w:t>“</w:t>
      </w:r>
      <w:r w:rsidR="003B65EB">
        <w:t xml:space="preserve">Clusterize </w:t>
      </w:r>
      <w:r w:rsidR="00845A63">
        <w:t>T</w:t>
      </w:r>
      <w:r w:rsidR="003B65EB">
        <w:t>oolbox</w:t>
      </w:r>
      <w:r w:rsidR="006D5D52">
        <w:t>”</w:t>
      </w:r>
      <w:r w:rsidR="003B65EB">
        <w:t xml:space="preserve"> (</w:t>
      </w:r>
      <w:hyperlink w:anchor="clas2012" w:history="1">
        <w:r w:rsidR="00907C33" w:rsidRPr="00EC0932">
          <w:rPr>
            <w:rStyle w:val="Hyperlink"/>
            <w:rFonts w:ascii="Ebrima" w:hAnsi="Ebrima"/>
          </w:rPr>
          <w:t>Clas et al., 2012</w:t>
        </w:r>
      </w:hyperlink>
      <w:r w:rsidR="00907C33">
        <w:t xml:space="preserve">; </w:t>
      </w:r>
      <w:hyperlink w:anchor="dehaan2015" w:history="1">
        <w:r w:rsidR="003B65EB" w:rsidRPr="00EC0932">
          <w:rPr>
            <w:rStyle w:val="Hyperlink"/>
            <w:rFonts w:ascii="Ebrima" w:hAnsi="Ebrima"/>
          </w:rPr>
          <w:t>de Haan et al., 2015</w:t>
        </w:r>
      </w:hyperlink>
      <w:r w:rsidR="003B65EB">
        <w:t>)</w:t>
      </w:r>
      <w:r w:rsidR="00845A63">
        <w:t xml:space="preserve"> for SPM</w:t>
      </w:r>
      <w:r w:rsidR="003B65EB">
        <w:t xml:space="preserve">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ntial lesions, i.e., hyper- or hypointense areas,</w:t>
      </w:r>
      <w:r w:rsidR="00302C6D" w:rsidRPr="00302C6D">
        <w:t xml:space="preserve"> </w:t>
      </w:r>
      <w:r w:rsidR="00FE4CAA" w:rsidRPr="00302C6D">
        <w:t>by clustering the image</w:t>
      </w:r>
      <w:r w:rsidR="00302C6D" w:rsidRPr="00302C6D">
        <w:t xml:space="preserve">. </w:t>
      </w:r>
      <w:r w:rsidR="00907C33">
        <w:t xml:space="preserve">Following </w:t>
      </w:r>
      <w:hyperlink w:anchor="clas2012" w:history="1">
        <w:r w:rsidR="00907C33" w:rsidRPr="00EC0932">
          <w:rPr>
            <w:rStyle w:val="Hyperlink"/>
            <w:rFonts w:ascii="Ebrima" w:hAnsi="Ebrima"/>
          </w:rPr>
          <w:t>Clas et al. (2012)</w:t>
        </w:r>
      </w:hyperlink>
      <w:r w:rsidR="00907C33">
        <w:t xml:space="preserve">, we used a default minimum cluster size of 100 voxels. </w:t>
      </w:r>
      <w:r w:rsidR="004F09A7">
        <w:t xml:space="preserve">The potential lesions flagged by the algorithm </w:t>
      </w:r>
      <w:r w:rsidRPr="00302C6D">
        <w:t xml:space="preserve">are then manually reviewed, </w:t>
      </w:r>
      <w:r w:rsidR="00726A3E" w:rsidRPr="00302C6D">
        <w:t>selected,</w:t>
      </w:r>
      <w:r w:rsidRPr="00302C6D">
        <w:t xml:space="preserve"> and modified</w:t>
      </w:r>
      <w:r w:rsidR="00907C33">
        <w:t>, resulting in a binary voxel-</w:t>
      </w:r>
      <w:r w:rsidR="0092612E">
        <w:t>wise</w:t>
      </w:r>
      <w:r w:rsidR="00907C33">
        <w:t xml:space="preserve"> lesion map.</w:t>
      </w:r>
    </w:p>
    <w:p w14:paraId="55B6E3C5" w14:textId="56EE367F" w:rsidR="003B65EB" w:rsidRDefault="00471D19" w:rsidP="00450304">
      <w:pPr>
        <w:spacing w:line="276" w:lineRule="auto"/>
        <w:rPr>
          <w:color w:val="FF9933"/>
        </w:rPr>
      </w:pPr>
      <w:r>
        <w:t>For p</w:t>
      </w:r>
      <w:r w:rsidR="00302C6D">
        <w:t>atients that suffered from both a haemorrhagic stroke as well as an infarct, and as a result exhibited two</w:t>
      </w:r>
      <w:r w:rsidR="004148D1">
        <w:t xml:space="preserve"> lesion</w:t>
      </w:r>
      <w:r>
        <w:t>s of different intensities (</w:t>
      </w:r>
      <w:r w:rsidR="00845A63">
        <w:t>e.g., hyperintense haemorrhages and hypointense infarcts in CT scans)</w:t>
      </w:r>
      <w:r w:rsidR="00061276">
        <w:t>,</w:t>
      </w:r>
      <w:r w:rsidR="00563895">
        <w:t xml:space="preserve"> </w:t>
      </w:r>
      <w:r>
        <w:t>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w:t>
      </w:r>
      <w:r w:rsidR="00467303">
        <w:t>good match</w:t>
      </w:r>
      <w:r w:rsidR="002A50CB">
        <w:t xml:space="preserve"> by overlaying it on top of the anatomical scan using the </w:t>
      </w:r>
      <w:r w:rsidR="00201C43">
        <w:t>MRIcron</w:t>
      </w:r>
      <w:r w:rsidR="002A50CB">
        <w:t xml:space="preserve"> software (</w:t>
      </w:r>
      <w:hyperlink w:anchor="rordenbrett2000" w:history="1">
        <w:r w:rsidR="00EA6BA6" w:rsidRPr="00EC0932">
          <w:rPr>
            <w:rStyle w:val="Hyperlink"/>
            <w:rFonts w:ascii="Ebrima" w:hAnsi="Ebrima"/>
          </w:rPr>
          <w:t>Rorden &amp; Brett, 2000</w:t>
        </w:r>
      </w:hyperlink>
      <w:r w:rsidR="002A50CB">
        <w:t>).</w:t>
      </w:r>
    </w:p>
    <w:p w14:paraId="1A5C8EFD" w14:textId="49AF3BC7" w:rsidR="006A5AAF" w:rsidRPr="002B07A0" w:rsidRDefault="00CA589B" w:rsidP="00450304">
      <w:pPr>
        <w:spacing w:line="276" w:lineRule="auto"/>
        <w:rPr>
          <w:color w:val="5F5F5F"/>
        </w:rPr>
      </w:pPr>
      <w:r>
        <w:t xml:space="preserve">Thereafter, the </w:t>
      </w:r>
      <w:r w:rsidR="006D5D52">
        <w:t>“</w:t>
      </w:r>
      <w:r>
        <w:t xml:space="preserve">Clinical </w:t>
      </w:r>
      <w:r w:rsidR="006D5D52">
        <w:t>T</w:t>
      </w:r>
      <w:r>
        <w:t>oolbox</w:t>
      </w:r>
      <w:r w:rsidR="006D5D52">
        <w:t>”</w:t>
      </w:r>
      <w:r>
        <w:t xml:space="preserve"> (</w:t>
      </w:r>
      <w:hyperlink w:anchor="rorden2012" w:history="1">
        <w:r w:rsidR="004331E1" w:rsidRPr="00EC0932">
          <w:rPr>
            <w:rStyle w:val="Hyperlink"/>
            <w:rFonts w:ascii="Ebrima" w:hAnsi="Ebrima"/>
          </w:rPr>
          <w:t>Rorden et al., 2012</w:t>
        </w:r>
      </w:hyperlink>
      <w:r w:rsidR="004331E1">
        <w:t>)</w:t>
      </w:r>
      <w:r w:rsidR="006D5D52">
        <w:t xml:space="preserve"> for SPM</w:t>
      </w:r>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collins1994" w:history="1">
        <w:r w:rsidR="002B07A0" w:rsidRPr="00EC0932">
          <w:rPr>
            <w:rStyle w:val="Hyperlink"/>
            <w:rFonts w:ascii="Ebrima" w:hAnsi="Ebrima"/>
          </w:rPr>
          <w:t>Collins et al., 1994</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r w:rsidR="009D6F84">
        <w:t xml:space="preserve">function, since it allowed us to normalise the scan </w:t>
      </w:r>
      <w:r w:rsidR="00D31EC1">
        <w:t>to an age-matched template</w:t>
      </w:r>
      <w:r w:rsidR="00467303">
        <w:t xml:space="preserve"> and apply lesion masks</w:t>
      </w:r>
      <w:r w:rsidRPr="009D6F84">
        <w:t xml:space="preserve">. </w:t>
      </w:r>
      <w:r w:rsidR="009D6F84">
        <w:t xml:space="preserve">We </w:t>
      </w:r>
      <w:r w:rsidR="00D31EC1">
        <w:t>used</w:t>
      </w:r>
      <w:r w:rsidR="00122615">
        <w:t xml:space="preserve"> either cost-function masking or</w:t>
      </w:r>
      <w:r w:rsidR="00D31EC1">
        <w:t xml:space="preserve">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EC0932">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w:t>
      </w:r>
      <w:r w:rsidR="00061276">
        <w:t xml:space="preserve">by </w:t>
      </w:r>
      <w:r w:rsidR="00D31EC1">
        <w:t xml:space="preserve">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r w:rsidR="00201C43">
        <w:t>MRIcron</w:t>
      </w:r>
      <w:r w:rsidR="00FD2061">
        <w:t>.</w:t>
      </w:r>
    </w:p>
    <w:p w14:paraId="062CE31D" w14:textId="4091F4F7" w:rsidR="00BA6867" w:rsidRDefault="00610E4A" w:rsidP="00BA6867">
      <w:r>
        <w:br w:type="page"/>
      </w:r>
      <w:bookmarkStart w:id="25" w:name="_Data_Analysis"/>
      <w:bookmarkStart w:id="26" w:name="_Toc116064604"/>
      <w:bookmarkEnd w:id="24"/>
      <w:bookmarkEnd w:id="25"/>
    </w:p>
    <w:p w14:paraId="78669A35" w14:textId="6B3A89CC" w:rsidR="004A4ACD" w:rsidRPr="00BA6867" w:rsidRDefault="00BA6867" w:rsidP="00967B7F">
      <w:pPr>
        <w:pStyle w:val="Heading3"/>
        <w:numPr>
          <w:ilvl w:val="1"/>
          <w:numId w:val="3"/>
        </w:numPr>
        <w:spacing w:before="0" w:after="120"/>
        <w:ind w:left="1077"/>
      </w:pPr>
      <w:bookmarkStart w:id="27" w:name="_Toc117591236"/>
      <w:r>
        <w:lastRenderedPageBreak/>
        <w:t>Data Analysis</w:t>
      </w:r>
      <w:bookmarkEnd w:id="26"/>
      <w:bookmarkEnd w:id="27"/>
    </w:p>
    <w:p w14:paraId="039DDD30" w14:textId="54348438" w:rsidR="006A5AAF" w:rsidRPr="00967B7F" w:rsidRDefault="00D2266E" w:rsidP="00967B7F">
      <w:pPr>
        <w:pStyle w:val="Heading4"/>
        <w:numPr>
          <w:ilvl w:val="2"/>
          <w:numId w:val="3"/>
        </w:numPr>
        <w:spacing w:before="0" w:after="120"/>
        <w:rPr>
          <w:i w:val="0"/>
          <w:sz w:val="22"/>
          <w:szCs w:val="22"/>
        </w:rPr>
      </w:pPr>
      <w:bookmarkStart w:id="28" w:name="_Lesion_Analysis"/>
      <w:bookmarkStart w:id="29" w:name="_Voxel-based_Lesion-Behaviour_Mappin"/>
      <w:bookmarkStart w:id="30" w:name="_Toc116064605"/>
      <w:bookmarkStart w:id="31" w:name="_Toc117591237"/>
      <w:bookmarkStart w:id="32" w:name="_Hlk107484099"/>
      <w:bookmarkEnd w:id="28"/>
      <w:bookmarkEnd w:id="29"/>
      <w:r w:rsidRPr="00967B7F">
        <w:rPr>
          <w:i w:val="0"/>
          <w:sz w:val="22"/>
          <w:szCs w:val="22"/>
        </w:rPr>
        <w:t>Voxel-based Lesion-Behaviour Mapping</w:t>
      </w:r>
      <w:bookmarkEnd w:id="30"/>
      <w:bookmarkEnd w:id="31"/>
    </w:p>
    <w:p w14:paraId="31E19CD8" w14:textId="6E296426" w:rsidR="00C611B1" w:rsidRDefault="008708D1" w:rsidP="00450304">
      <w:pPr>
        <w:spacing w:line="276" w:lineRule="auto"/>
      </w:pPr>
      <w:r>
        <w:t xml:space="preserve">We first used </w:t>
      </w:r>
      <w:r w:rsidR="00201C43">
        <w:t>MRIcron</w:t>
      </w:r>
      <w:r>
        <w:t xml:space="preserve"> to create descriptive</w:t>
      </w:r>
      <w:r w:rsidR="003C78B0">
        <w:t xml:space="preserve"> lesion</w:t>
      </w:r>
      <w:r>
        <w:t xml:space="preserve"> overla</w:t>
      </w:r>
      <w:r w:rsidR="00C15325">
        <w:t>y</w:t>
      </w:r>
      <w:r>
        <w:t xml:space="preserve"> </w:t>
      </w:r>
      <w:r w:rsidRPr="00FD2061">
        <w:t>plots</w:t>
      </w:r>
      <w:r>
        <w:t xml:space="preserve"> for all relevant groups. </w:t>
      </w:r>
      <w:r w:rsidR="00D92F14">
        <w:t>Lesion o</w:t>
      </w:r>
      <w:r w:rsidR="00685B48">
        <w:t>verla</w:t>
      </w:r>
      <w:r w:rsidR="0079758D">
        <w:t>p</w:t>
      </w:r>
      <w:r w:rsidR="00685B48">
        <w:t xml:space="preserve"> plots are topographies of </w:t>
      </w:r>
      <w:r w:rsidR="00DA3C71">
        <w:t xml:space="preserve">all patients’ </w:t>
      </w:r>
      <w:r w:rsidR="00685B48">
        <w:t>normalised lesion maps</w:t>
      </w:r>
      <w:r w:rsidR="000D19C6">
        <w:t xml:space="preserve"> (for an overview see </w:t>
      </w:r>
      <w:hyperlink w:anchor="dehaankarnath2018" w:history="1">
        <w:r w:rsidR="000D19C6" w:rsidRPr="00EC0932">
          <w:rPr>
            <w:rStyle w:val="Hyperlink"/>
            <w:rFonts w:ascii="Ebrima" w:hAnsi="Ebrima"/>
          </w:rPr>
          <w:t>de Haan &amp; Karnath, 2018</w:t>
        </w:r>
      </w:hyperlink>
      <w:r w:rsidR="000D19C6">
        <w:t xml:space="preserve">). </w:t>
      </w:r>
      <w:r w:rsidR="00E11B80">
        <w:t xml:space="preserve">The resulting topographies were interpreted by referencing the </w:t>
      </w:r>
      <w:r w:rsidR="00E11B80" w:rsidRPr="00A4617B">
        <w:t>Brainnetome atlas (</w:t>
      </w:r>
      <w:hyperlink w:anchor="fan2016" w:history="1">
        <w:r w:rsidR="00E11B80" w:rsidRPr="00EC0932">
          <w:rPr>
            <w:rStyle w:val="Hyperlink"/>
            <w:rFonts w:ascii="Ebrima" w:hAnsi="Ebrima"/>
          </w:rPr>
          <w:t>Fan et al., 2016</w:t>
        </w:r>
      </w:hyperlink>
      <w:r w:rsidR="00FD2061">
        <w:rPr>
          <w:rStyle w:val="Hyperlink"/>
          <w:rFonts w:ascii="Ebrima" w:hAnsi="Ebrima"/>
          <w:color w:val="auto"/>
        </w:rPr>
        <w:t xml:space="preserve">; for more details see </w:t>
      </w:r>
      <w:hyperlink w:anchor="_Region-to-Region_Disconnectivity" w:history="1">
        <w:r w:rsidR="00FD2061" w:rsidRPr="00D67769">
          <w:rPr>
            <w:rStyle w:val="Hyperlink"/>
            <w:rFonts w:ascii="Ebrima" w:hAnsi="Ebrima"/>
          </w:rPr>
          <w:t>Section 3.3.</w:t>
        </w:r>
      </w:hyperlink>
      <w:r w:rsidR="00E11B80">
        <w:t xml:space="preserve">). </w:t>
      </w:r>
    </w:p>
    <w:p w14:paraId="2836938E" w14:textId="4B77E4DC" w:rsidR="00BD282F" w:rsidRDefault="00271097" w:rsidP="00450304">
      <w:pPr>
        <w:spacing w:line="276" w:lineRule="auto"/>
      </w:pPr>
      <w:r>
        <w:t xml:space="preserve">Subsequently, we </w:t>
      </w:r>
      <w:r w:rsidR="001C75C0">
        <w:t xml:space="preserve">conducted a </w:t>
      </w:r>
      <w:r>
        <w:t>voxel-based lesion</w:t>
      </w:r>
      <w:r w:rsidR="001C75C0">
        <w:t>-behaviour mapping analysis</w:t>
      </w:r>
      <w:r>
        <w:t xml:space="preserve"> with </w:t>
      </w:r>
      <w:r w:rsidR="006D5D52">
        <w:t>“</w:t>
      </w:r>
      <w:r>
        <w:t>NiiStat</w:t>
      </w:r>
      <w:r w:rsidR="006D5D52">
        <w:t>”</w:t>
      </w:r>
      <w:r>
        <w:t xml:space="preserve"> (</w:t>
      </w:r>
      <w:hyperlink r:id="rId9" w:history="1">
        <w:r w:rsidR="00752119" w:rsidRPr="003F25A2">
          <w:rPr>
            <w:rStyle w:val="Hyperlink"/>
            <w:rFonts w:ascii="Ebrima" w:hAnsi="Ebrima"/>
          </w:rPr>
          <w:t>https://github.com/neurolabusc/NiiStat</w:t>
        </w:r>
      </w:hyperlink>
      <w:r w:rsidR="00D91FE5">
        <w:t>) to identify voxels</w:t>
      </w:r>
      <w:r w:rsidR="00201C43">
        <w:t xml:space="preserve"> for which damage is associated with</w:t>
      </w:r>
      <w:r w:rsidR="000D19C6">
        <w:t xml:space="preserve"> a</w:t>
      </w:r>
      <w:r w:rsidR="00C15325">
        <w:t xml:space="preserve"> </w:t>
      </w:r>
      <w:r w:rsidR="000D19C6">
        <w:t xml:space="preserve">sex-specific pattern or </w:t>
      </w:r>
      <w:r w:rsidR="00201C43">
        <w:t>a more severe behavioural deficit</w:t>
      </w:r>
      <w:r w:rsidR="000D19C6">
        <w:t xml:space="preserve"> in the diagnostic tests</w:t>
      </w:r>
      <w:r w:rsidR="00201C43">
        <w:t>.</w:t>
      </w:r>
      <w:r w:rsidR="001C75C0">
        <w:t xml:space="preserve"> First, </w:t>
      </w:r>
      <w:r w:rsidR="00126F2E">
        <w:t xml:space="preserve">we </w:t>
      </w:r>
      <w:r w:rsidR="00F211C8">
        <w:t>used mass-univariate non-parametric Liebermeister tests</w:t>
      </w:r>
      <w:r w:rsidR="00126F2E">
        <w:t xml:space="preserve"> using </w:t>
      </w:r>
      <w:r w:rsidR="00BA4576">
        <w:t xml:space="preserve">the </w:t>
      </w:r>
      <w:r w:rsidR="00126F2E">
        <w:t>binary voxel status (i.e., 0 = undamaged, 1 = damaged) as independent variable and sex as dependent variable</w:t>
      </w:r>
      <w:r w:rsidR="00BA4576">
        <w:t xml:space="preserve">. </w:t>
      </w:r>
      <w:r w:rsidR="00F211C8" w:rsidRPr="00F211C8">
        <w:t>This was done to investigate whether there are specific voxels that are more often lesioned in women or men, respectively</w:t>
      </w:r>
      <w:r w:rsidR="00B60EA3">
        <w:t xml:space="preserve">. </w:t>
      </w:r>
      <w:r w:rsidR="00BA4576">
        <w:t xml:space="preserve">Then, we </w:t>
      </w:r>
      <w:r w:rsidR="00F211C8">
        <w:t>employed</w:t>
      </w:r>
      <w:r w:rsidR="00BA4576">
        <w:t xml:space="preserve"> </w:t>
      </w:r>
      <w:r w:rsidR="00F211C8">
        <w:t xml:space="preserve">mass-univariate general linear models (GLMs) using </w:t>
      </w:r>
      <w:r w:rsidR="00BA4576">
        <w:t>the normalised behavioural score as dependent variable t</w:t>
      </w:r>
      <w:r w:rsidR="001C75C0">
        <w:t xml:space="preserve">o identify voxels whose damage is associated with more severe </w:t>
      </w:r>
      <w:r w:rsidR="00B60EA3">
        <w:t xml:space="preserve">neglect </w:t>
      </w:r>
      <w:r w:rsidR="00BA4576">
        <w:t xml:space="preserve">symptoms for the whole patient sample. </w:t>
      </w:r>
      <w:r w:rsidR="00B60EA3">
        <w:t>Thereafter</w:t>
      </w:r>
      <w:r w:rsidR="00BD282F">
        <w:t xml:space="preserve">, we repeated </w:t>
      </w:r>
      <w:r w:rsidR="00B723A8">
        <w:t>this</w:t>
      </w:r>
      <w:r w:rsidR="00BD282F">
        <w:t xml:space="preserve"> analysis separately for the female and male patient </w:t>
      </w:r>
      <w:r w:rsidR="007A1AB8">
        <w:t>sub</w:t>
      </w:r>
      <w:r w:rsidR="00BD282F">
        <w:t>sample</w:t>
      </w:r>
      <w:r w:rsidR="007A1AB8">
        <w:t>s</w:t>
      </w:r>
      <w:r w:rsidR="00BD282F">
        <w:t xml:space="preserve">, to investigate if different clusters of voxels are associated with neglect severity in women and men. </w:t>
      </w:r>
    </w:p>
    <w:p w14:paraId="0D9D3B2D" w14:textId="035D2B2D" w:rsidR="00126F2E" w:rsidRDefault="00126F2E" w:rsidP="00752119">
      <w:pPr>
        <w:spacing w:line="276" w:lineRule="auto"/>
      </w:pPr>
      <w:r>
        <w:t>We performed all tests at a one-sided significance level of p&lt;0.05 and corrected for family-wise errors by employing 5</w:t>
      </w:r>
      <w:r w:rsidR="00736DCC">
        <w:t>,</w:t>
      </w:r>
      <w:r>
        <w:t>000 permutations with maximum statistic permutation (</w:t>
      </w:r>
      <w:hyperlink w:anchor="nicholsholmes2001" w:history="1">
        <w:r w:rsidRPr="00EC0932">
          <w:rPr>
            <w:rStyle w:val="Hyperlink"/>
            <w:rFonts w:ascii="Ebrima" w:hAnsi="Ebrima"/>
          </w:rPr>
          <w:t>Nichols &amp; Holmes, 2002</w:t>
        </w:r>
      </w:hyperlink>
      <w:r w:rsidR="00752119">
        <w:t>).</w:t>
      </w:r>
    </w:p>
    <w:p w14:paraId="78FB71CC" w14:textId="77777777" w:rsidR="00C27FE1" w:rsidRDefault="00C27FE1" w:rsidP="00752119">
      <w:pPr>
        <w:spacing w:line="276" w:lineRule="auto"/>
      </w:pPr>
    </w:p>
    <w:p w14:paraId="247AD319" w14:textId="0A4DF863" w:rsidR="00CA0BD8" w:rsidRPr="00967B7F" w:rsidRDefault="00B9706B" w:rsidP="00967B7F">
      <w:pPr>
        <w:pStyle w:val="Heading4"/>
        <w:numPr>
          <w:ilvl w:val="2"/>
          <w:numId w:val="3"/>
        </w:numPr>
        <w:spacing w:before="0" w:after="120"/>
        <w:rPr>
          <w:i w:val="0"/>
          <w:sz w:val="22"/>
          <w:szCs w:val="22"/>
          <w:lang w:val="de-DE"/>
        </w:rPr>
      </w:pPr>
      <w:bookmarkStart w:id="33" w:name="_Whole-brain_Disconnectivity_Mapping"/>
      <w:bookmarkStart w:id="34" w:name="_Whole-Brain_Disconnectivity"/>
      <w:bookmarkStart w:id="35" w:name="_Toc116064606"/>
      <w:bookmarkStart w:id="36" w:name="_Toc117591238"/>
      <w:bookmarkEnd w:id="32"/>
      <w:bookmarkEnd w:id="33"/>
      <w:bookmarkEnd w:id="34"/>
      <w:r w:rsidRPr="00967B7F">
        <w:rPr>
          <w:i w:val="0"/>
          <w:sz w:val="22"/>
          <w:szCs w:val="22"/>
          <w:lang w:val="de-DE"/>
        </w:rPr>
        <w:t>Whole-</w:t>
      </w:r>
      <w:r w:rsidR="006B7D75" w:rsidRPr="00967B7F">
        <w:rPr>
          <w:i w:val="0"/>
          <w:sz w:val="22"/>
          <w:szCs w:val="22"/>
          <w:lang w:val="de-DE"/>
        </w:rPr>
        <w:t>B</w:t>
      </w:r>
      <w:r w:rsidRPr="00967B7F">
        <w:rPr>
          <w:i w:val="0"/>
          <w:sz w:val="22"/>
          <w:szCs w:val="22"/>
          <w:lang w:val="de-DE"/>
        </w:rPr>
        <w:t>rain Disconnectivity</w:t>
      </w:r>
      <w:bookmarkEnd w:id="35"/>
      <w:bookmarkEnd w:id="36"/>
    </w:p>
    <w:p w14:paraId="0E9B1AFE" w14:textId="6746014A" w:rsidR="00836643" w:rsidRDefault="00EC1141" w:rsidP="00450304">
      <w:pPr>
        <w:spacing w:line="276" w:lineRule="auto"/>
      </w:pPr>
      <w:r>
        <w:t xml:space="preserve">To identify which WM tracts were damaged by the focal stroke-induced lesions, we used the </w:t>
      </w:r>
      <w:r w:rsidR="006D5D52">
        <w:t>“</w:t>
      </w:r>
      <w:r w:rsidR="00C3717E" w:rsidRPr="00CA1F07">
        <w:t>Lesion Quantification Toolkit</w:t>
      </w:r>
      <w:r w:rsidR="006D5D52">
        <w:t>”</w:t>
      </w:r>
      <w:r w:rsidR="00C3717E" w:rsidRPr="00CA1F07">
        <w:t xml:space="preserve"> (LQT; </w:t>
      </w:r>
      <w:hyperlink w:anchor="griffis2021" w:history="1">
        <w:r w:rsidR="00C3717E" w:rsidRPr="00EC0932">
          <w:rPr>
            <w:rStyle w:val="Hyperlink"/>
            <w:rFonts w:ascii="Ebrima" w:hAnsi="Ebrima"/>
          </w:rPr>
          <w:t>Griffis et al., 2021</w:t>
        </w:r>
      </w:hyperlink>
      <w:r w:rsidR="00C3717E" w:rsidRPr="00CA1F07">
        <w:t>)</w:t>
      </w:r>
      <w:r w:rsidR="006D5D52">
        <w:t xml:space="preserve">, which provides an indirect measure of </w:t>
      </w:r>
      <w:r w:rsidR="00295540">
        <w:t>structural disconnections</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EC0932">
          <w:rPr>
            <w:rStyle w:val="Hyperlink"/>
            <w:rFonts w:ascii="Ebrima" w:hAnsi="Ebrima"/>
          </w:rPr>
          <w:t>Yeh et al., 2018</w:t>
        </w:r>
      </w:hyperlink>
      <w:r>
        <w:t xml:space="preserve">). </w:t>
      </w:r>
    </w:p>
    <w:p w14:paraId="3334C653" w14:textId="6DC2C1DC" w:rsidR="00AC7987" w:rsidRDefault="00601FFB" w:rsidP="00450304">
      <w:pPr>
        <w:spacing w:line="276" w:lineRule="auto"/>
      </w:pPr>
      <w:r>
        <w:t>More specifically, the LQT embeds the</w:t>
      </w:r>
      <w:r w:rsidR="00836643">
        <w:t xml:space="preserve"> binary</w:t>
      </w:r>
      <w:r>
        <w:t xml:space="preserve"> lesion map as a region-of-interest (ROI) into the tractography atlas and filters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192284CC" w14:textId="7B38CF5D" w:rsidR="003C00D2" w:rsidRDefault="00211D81" w:rsidP="00450304">
      <w:pPr>
        <w:spacing w:line="276" w:lineRule="auto"/>
      </w:pPr>
      <w:r>
        <w:t xml:space="preserve">We additionally used </w:t>
      </w:r>
      <w:r w:rsidR="00295540">
        <w:t>“</w:t>
      </w:r>
      <w:r>
        <w:t>NiiStat</w:t>
      </w:r>
      <w:r w:rsidR="00295540">
        <w:t>” to</w:t>
      </w:r>
      <w:r>
        <w:t xml:space="preserve"> investigate if damage to a specific WM </w:t>
      </w:r>
      <w:r w:rsidR="00295540">
        <w:t xml:space="preserve">voxel </w:t>
      </w:r>
      <w:r>
        <w:t>was significantly associated with</w:t>
      </w:r>
      <w:r w:rsidR="0052736D">
        <w:t xml:space="preserve"> sex or</w:t>
      </w:r>
      <w:r>
        <w:t xml:space="preserve"> </w:t>
      </w:r>
      <w:r w:rsidR="001C75C0">
        <w:t>sex-</w:t>
      </w:r>
      <w:r w:rsidR="00B723A8">
        <w:t xml:space="preserve">specific </w:t>
      </w:r>
      <w:r w:rsidR="0052736D">
        <w:t>neglect severity</w:t>
      </w:r>
      <w:r w:rsidRPr="002958CD">
        <w:t>.</w:t>
      </w:r>
      <w:r w:rsidR="00425789" w:rsidRPr="002958CD">
        <w:t xml:space="preserve"> </w:t>
      </w:r>
      <w:r w:rsidRPr="002958CD">
        <w:t xml:space="preserve">As already described in </w:t>
      </w:r>
      <w:hyperlink w:anchor="_Voxel-based_Lesion-Behaviour_Mappin" w:history="1">
        <w:r w:rsidR="000049F3" w:rsidRPr="002958CD">
          <w:rPr>
            <w:rStyle w:val="Hyperlink"/>
            <w:rFonts w:ascii="Ebrima" w:hAnsi="Ebrima"/>
          </w:rPr>
          <w:t xml:space="preserve">Section </w:t>
        </w:r>
        <w:r w:rsidRPr="002958CD">
          <w:rPr>
            <w:rStyle w:val="Hyperlink"/>
            <w:rFonts w:ascii="Ebrima" w:hAnsi="Ebrima"/>
          </w:rPr>
          <w:t>3.1.</w:t>
        </w:r>
      </w:hyperlink>
      <w:r w:rsidRPr="002958CD">
        <w:t xml:space="preserve"> for the </w:t>
      </w:r>
      <w:r w:rsidR="006D14EE" w:rsidRPr="006D14EE">
        <w:t xml:space="preserve">voxel-wise lesion-behaviour mapping </w:t>
      </w:r>
      <w:r w:rsidR="006D14EE">
        <w:t>(</w:t>
      </w:r>
      <w:r w:rsidR="001C75C0" w:rsidRPr="002958CD">
        <w:t>VLBM</w:t>
      </w:r>
      <w:r w:rsidR="006D14EE">
        <w:t>)</w:t>
      </w:r>
      <w:r w:rsidR="001C75C0" w:rsidRPr="002958CD">
        <w:t xml:space="preserve"> analysis</w:t>
      </w:r>
      <w:r w:rsidRPr="002958CD">
        <w:t>, we r</w:t>
      </w:r>
      <w:r w:rsidR="00425789" w:rsidRPr="002958CD">
        <w:t>an</w:t>
      </w:r>
      <w:r w:rsidRPr="002958CD">
        <w:t xml:space="preserve"> this analysis</w:t>
      </w:r>
      <w:r w:rsidR="00425789" w:rsidRPr="002958CD">
        <w:t xml:space="preserve"> once using sex as </w:t>
      </w:r>
      <w:r w:rsidR="00425789" w:rsidRPr="002958CD">
        <w:lastRenderedPageBreak/>
        <w:t>dependent variable, and o</w:t>
      </w:r>
      <w:r w:rsidR="00B723A8">
        <w:t>nce using the behavioural score</w:t>
      </w:r>
      <w:r w:rsidR="00425789" w:rsidRPr="002958CD">
        <w:t xml:space="preserve"> as dependent variable in order to </w:t>
      </w:r>
      <w:r w:rsidR="002958CD" w:rsidRPr="002958CD">
        <w:t xml:space="preserve">determine </w:t>
      </w:r>
      <w:r w:rsidR="002958CD" w:rsidRPr="006477FD">
        <w:t xml:space="preserve">whether the </w:t>
      </w:r>
      <w:r w:rsidR="00EB55F2" w:rsidRPr="006477FD">
        <w:t>voxels that were disconnected in men and women</w:t>
      </w:r>
      <w:r w:rsidR="00EB55F2">
        <w:t xml:space="preserve"> </w:t>
      </w:r>
      <w:r w:rsidR="002958CD" w:rsidRPr="002958CD">
        <w:t>were similar enough to be directly compared</w:t>
      </w:r>
      <w:r w:rsidR="00425789" w:rsidRPr="002958CD">
        <w:t xml:space="preserve">. We then repeated the neglect severity analysis </w:t>
      </w:r>
      <w:r w:rsidRPr="002958CD">
        <w:t>three time</w:t>
      </w:r>
      <w:r w:rsidR="0096163C" w:rsidRPr="002958CD">
        <w:t>s</w:t>
      </w:r>
      <w:r w:rsidRPr="002958CD">
        <w:t>: for the whole patient sample, for the female patients and for the male patients, separately.</w:t>
      </w:r>
      <w:r>
        <w:t xml:space="preserve"> </w:t>
      </w:r>
    </w:p>
    <w:p w14:paraId="20B11797" w14:textId="77777777" w:rsidR="00C27FE1" w:rsidRPr="00836643" w:rsidRDefault="00C27FE1" w:rsidP="00450304">
      <w:pPr>
        <w:spacing w:line="276" w:lineRule="auto"/>
      </w:pPr>
    </w:p>
    <w:p w14:paraId="76D0A00C" w14:textId="4152E1A7" w:rsidR="005436F9" w:rsidRPr="00967B7F" w:rsidRDefault="00761D5C" w:rsidP="00967B7F">
      <w:pPr>
        <w:pStyle w:val="Heading4"/>
        <w:numPr>
          <w:ilvl w:val="2"/>
          <w:numId w:val="3"/>
        </w:numPr>
        <w:spacing w:before="0" w:after="120"/>
        <w:rPr>
          <w:i w:val="0"/>
          <w:sz w:val="22"/>
          <w:szCs w:val="22"/>
          <w:lang w:val="de-DE"/>
        </w:rPr>
      </w:pPr>
      <w:bookmarkStart w:id="37" w:name="_Region-to-Region_Disconnectivity"/>
      <w:bookmarkStart w:id="38" w:name="_Toc116064607"/>
      <w:bookmarkStart w:id="39" w:name="_Toc117591239"/>
      <w:bookmarkStart w:id="40" w:name="_Hlk107484211"/>
      <w:bookmarkEnd w:id="37"/>
      <w:r w:rsidRPr="00967B7F">
        <w:rPr>
          <w:i w:val="0"/>
          <w:sz w:val="22"/>
          <w:szCs w:val="22"/>
          <w:lang w:val="de-DE"/>
        </w:rPr>
        <w:t>Region-to-</w:t>
      </w:r>
      <w:r w:rsidR="005436F9" w:rsidRPr="00967B7F">
        <w:rPr>
          <w:i w:val="0"/>
          <w:sz w:val="22"/>
          <w:szCs w:val="22"/>
          <w:lang w:val="de-DE"/>
        </w:rPr>
        <w:t>R</w:t>
      </w:r>
      <w:r w:rsidR="00346AE4" w:rsidRPr="00967B7F">
        <w:rPr>
          <w:i w:val="0"/>
          <w:sz w:val="22"/>
          <w:szCs w:val="22"/>
          <w:lang w:val="de-DE"/>
        </w:rPr>
        <w:t>egion D</w:t>
      </w:r>
      <w:r w:rsidRPr="00967B7F">
        <w:rPr>
          <w:i w:val="0"/>
          <w:sz w:val="22"/>
          <w:szCs w:val="22"/>
          <w:lang w:val="de-DE"/>
        </w:rPr>
        <w:t>isconnectivity</w:t>
      </w:r>
      <w:bookmarkEnd w:id="38"/>
      <w:bookmarkEnd w:id="39"/>
    </w:p>
    <w:p w14:paraId="6770036A" w14:textId="6F678197" w:rsidR="00836643" w:rsidRDefault="008C1F40" w:rsidP="00450304">
      <w:pPr>
        <w:spacing w:line="276" w:lineRule="auto"/>
      </w:pPr>
      <w:r>
        <w:t>To identify which GM</w:t>
      </w:r>
      <w:r w:rsidR="00836643">
        <w:t xml:space="preserve"> regions were disconnected from each other due to the stroke-induced</w:t>
      </w:r>
      <w:r w:rsidR="00A4617B">
        <w:t xml:space="preserve"> WM </w:t>
      </w:r>
      <w:r w:rsidR="000049F3">
        <w:t xml:space="preserve">tract </w:t>
      </w:r>
      <w:r w:rsidR="00A4617B">
        <w:t xml:space="preserve">damage as estimated in </w:t>
      </w:r>
      <w:hyperlink w:anchor="_Whole-Brain_Disconnectivity" w:history="1">
        <w:r w:rsidR="000049F3" w:rsidRPr="00D67769">
          <w:rPr>
            <w:rStyle w:val="Hyperlink"/>
            <w:rFonts w:ascii="Ebrima" w:hAnsi="Ebrima"/>
          </w:rPr>
          <w:t xml:space="preserve">Section </w:t>
        </w:r>
        <w:r w:rsidR="00A4617B" w:rsidRPr="00D67769">
          <w:rPr>
            <w:rStyle w:val="Hyperlink"/>
            <w:rFonts w:ascii="Ebrima" w:hAnsi="Ebrima"/>
          </w:rPr>
          <w:t>3.2.</w:t>
        </w:r>
      </w:hyperlink>
      <w:r w:rsidR="00A4617B">
        <w:t>, we once again employed the LQT (</w:t>
      </w:r>
      <w:hyperlink w:anchor="griffis2021" w:history="1">
        <w:r w:rsidR="00A4617B" w:rsidRPr="00EC0932">
          <w:rPr>
            <w:rStyle w:val="Hyperlink"/>
            <w:rFonts w:ascii="Ebrima" w:hAnsi="Ebrima"/>
          </w:rPr>
          <w:t>Griffis et al., 2021</w:t>
        </w:r>
      </w:hyperlink>
      <w:r w:rsidR="00A4617B">
        <w:t>) to create parcel-wise disconnectivity matrices for every patient. This was done by combining the HCP-842 connectome atlas (</w:t>
      </w:r>
      <w:hyperlink w:anchor="yeh2018" w:history="1">
        <w:r w:rsidR="00A4617B" w:rsidRPr="00EC0932">
          <w:rPr>
            <w:rStyle w:val="Hyperlink"/>
            <w:rFonts w:ascii="Ebrima" w:hAnsi="Ebrima"/>
          </w:rPr>
          <w:t>Yeh et al., 2018</w:t>
        </w:r>
      </w:hyperlink>
      <w:r w:rsidR="00A4617B">
        <w:t xml:space="preserve">) with a brain parcellation atlas. </w:t>
      </w:r>
      <w:r w:rsidR="00A4617B" w:rsidRPr="00A4617B">
        <w:t xml:space="preserve">We chose the Brainnetome atlas (BN-246; </w:t>
      </w:r>
      <w:hyperlink w:anchor="fan2016" w:history="1">
        <w:r w:rsidR="00A4617B" w:rsidRPr="00EC0932">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 w:history="1">
        <w:r w:rsidR="002F1288" w:rsidRPr="00EC0932">
          <w:rPr>
            <w:rStyle w:val="Hyperlink"/>
            <w:rFonts w:ascii="Ebrima" w:hAnsi="Ebrima"/>
          </w:rPr>
          <w:t>Griffis et al.’s (2021)</w:t>
        </w:r>
      </w:hyperlink>
      <w:r w:rsidR="002F1288">
        <w:t xml:space="preserve"> recommendations, we defined structural connections between a parcel pair as the </w:t>
      </w:r>
      <w:r w:rsidR="00295540">
        <w:t>streamlines</w:t>
      </w:r>
      <w:r w:rsidR="002F1288">
        <w:t xml:space="preserve"> that bilaterally end within the two parcels. </w:t>
      </w:r>
      <w:r w:rsidR="007E55FE">
        <w:t>This resulted in symmetric 246-by-</w:t>
      </w:r>
      <w:r w:rsidR="002C3DC4">
        <w:t xml:space="preserve">246 disconnectivity matrices for every patient. </w:t>
      </w:r>
    </w:p>
    <w:p w14:paraId="7D99064E" w14:textId="1043E2B9" w:rsidR="005B11FA" w:rsidRDefault="0052736D" w:rsidP="00C31734">
      <w:pPr>
        <w:spacing w:line="276" w:lineRule="auto"/>
      </w:pPr>
      <w:r w:rsidRPr="002958CD">
        <w:t>In order to assess if any of the disconnections</w:t>
      </w:r>
      <w:r w:rsidR="00A641ED" w:rsidRPr="002958CD">
        <w:t xml:space="preserve"> differ between the male and female subsamples</w:t>
      </w:r>
      <w:r w:rsidR="00736DCC" w:rsidRPr="002958CD">
        <w:t>,</w:t>
      </w:r>
      <w:r w:rsidRPr="005C54EA">
        <w:t xml:space="preserve"> we </w:t>
      </w:r>
      <w:r w:rsidR="00184675" w:rsidRPr="005C54EA">
        <w:t>used custom MATLAB scripts employing mass-univariate</w:t>
      </w:r>
      <w:r w:rsidR="00B723A8">
        <w:t xml:space="preserve"> non-parametric</w:t>
      </w:r>
      <w:r w:rsidR="00184675" w:rsidRPr="005C54EA">
        <w:t xml:space="preserve"> Wilcoxon rank-sum tests. For this, we loaded the symmetric 246-by-246 disconnectivity matrices into MATLAB and removed the diagonal and redundant elements below it. We also removed any ROI-to-ROI disconnections that are either (physiologically) non-existent in the patient sample or are present in less than 20% of the patient sample (</w:t>
      </w:r>
      <w:proofErr w:type="gramStart"/>
      <w:r w:rsidR="00184675" w:rsidRPr="005C54EA">
        <w:t>N(</w:t>
      </w:r>
      <w:proofErr w:type="gramEnd"/>
      <w:r w:rsidR="00184675" w:rsidRPr="005C54EA">
        <w:t xml:space="preserve">All) = 40; N(F)= 20; N(M) = 20) (cf. </w:t>
      </w:r>
      <w:hyperlink w:anchor="smaczny2021" w:history="1">
        <w:r w:rsidR="00184675" w:rsidRPr="00B92904">
          <w:rPr>
            <w:rStyle w:val="Hyperlink"/>
            <w:rFonts w:ascii="Ebrima" w:hAnsi="Ebrima"/>
          </w:rPr>
          <w:t>Smaczny et al., 2021</w:t>
        </w:r>
      </w:hyperlink>
      <w:r w:rsidR="00184675" w:rsidRPr="005C54EA">
        <w:t xml:space="preserve">; </w:t>
      </w:r>
      <w:hyperlink w:anchor="sperberkarnath2017" w:history="1">
        <w:r w:rsidR="00184675" w:rsidRPr="00B92904">
          <w:rPr>
            <w:rStyle w:val="Hyperlink"/>
            <w:rFonts w:ascii="Ebrima" w:hAnsi="Ebrima"/>
          </w:rPr>
          <w:t>Sperber &amp; Karnath, 2017</w:t>
        </w:r>
      </w:hyperlink>
      <w:r w:rsidR="00184675" w:rsidRPr="005C54EA">
        <w:t xml:space="preserve">). After removing those data, we </w:t>
      </w:r>
      <w:r w:rsidRPr="005C54EA">
        <w:t>compared the disconnection scores between the male and female subsamp</w:t>
      </w:r>
      <w:r w:rsidR="00184675" w:rsidRPr="005C54EA">
        <w:t>les using the Wilcoxon rank-sum test</w:t>
      </w:r>
      <w:r w:rsidRPr="005C54EA">
        <w:t>.</w:t>
      </w:r>
      <w:r w:rsidR="00184675" w:rsidRPr="005C54EA">
        <w:t xml:space="preserve"> To correct for multiple comparisons, we utilised a maximum statistic permutation approach. For this, we pseudo-randomly permuted the </w:t>
      </w:r>
      <w:r w:rsidR="005C54EA" w:rsidRPr="005C54EA">
        <w:t>sex labels</w:t>
      </w:r>
      <w:r w:rsidR="00184675" w:rsidRPr="005C54EA">
        <w:t xml:space="preserve"> and </w:t>
      </w:r>
      <w:r w:rsidR="00B723A8">
        <w:t xml:space="preserve">calculated the rank-sum test for each ROI-to-ROI connection; this procedure was </w:t>
      </w:r>
      <w:r w:rsidR="00184675" w:rsidRPr="005C54EA">
        <w:t xml:space="preserve">repeated 50,000 times. </w:t>
      </w:r>
      <w:r w:rsidR="00B723A8">
        <w:t>For every permutation iteration, w</w:t>
      </w:r>
      <w:r w:rsidR="00184675" w:rsidRPr="005C54EA">
        <w:t xml:space="preserve">e saved the maximum </w:t>
      </w:r>
      <w:r w:rsidR="005C54EA" w:rsidRPr="005C54EA">
        <w:t xml:space="preserve">of the absolute </w:t>
      </w:r>
      <w:r w:rsidR="00184675" w:rsidRPr="005C54EA">
        <w:t xml:space="preserve">z-statistic, which describes how different the two group means are from each other. Then, we compared the </w:t>
      </w:r>
      <w:r w:rsidR="005C54EA" w:rsidRPr="005C54EA">
        <w:t>z</w:t>
      </w:r>
      <w:r w:rsidR="00184675" w:rsidRPr="005C54EA">
        <w:t>-statistics derived from</w:t>
      </w:r>
      <w:r w:rsidR="00B723A8">
        <w:t xml:space="preserve"> the original sex labels</w:t>
      </w:r>
      <w:r w:rsidR="00184675" w:rsidRPr="005C54EA">
        <w:t xml:space="preserve"> to the permutation distribution. By identifying the 95</w:t>
      </w:r>
      <w:r w:rsidR="00184675" w:rsidRPr="005C54EA">
        <w:rPr>
          <w:vertAlign w:val="superscript"/>
        </w:rPr>
        <w:t>th</w:t>
      </w:r>
      <w:r w:rsidR="00184675" w:rsidRPr="005C54EA">
        <w:t xml:space="preserve"> percentile of permutation-derived maximum statistics, we obtained an FWE-corrected, one-sided threshold for statistical significance at p = 0.05 (</w:t>
      </w:r>
      <w:hyperlink w:anchor="nicholsholmes2001" w:history="1">
        <w:r w:rsidR="00184675" w:rsidRPr="00B92904">
          <w:rPr>
            <w:rStyle w:val="Hyperlink"/>
            <w:rFonts w:ascii="Ebrima" w:hAnsi="Ebrima"/>
          </w:rPr>
          <w:t>Nichols &amp; Holmes, 2001</w:t>
        </w:r>
      </w:hyperlink>
      <w:r w:rsidR="00184675" w:rsidRPr="005C54EA">
        <w:t>).</w:t>
      </w:r>
    </w:p>
    <w:p w14:paraId="1434B3FD" w14:textId="77777777" w:rsidR="00C27FE1" w:rsidRPr="00955ED9" w:rsidRDefault="00C27FE1" w:rsidP="00C31734">
      <w:pPr>
        <w:spacing w:line="276" w:lineRule="auto"/>
        <w:rPr>
          <w:sz w:val="20"/>
        </w:rPr>
      </w:pPr>
    </w:p>
    <w:p w14:paraId="40225819" w14:textId="0439F316" w:rsidR="002C3DC4" w:rsidRPr="00967B7F" w:rsidRDefault="002F4688" w:rsidP="00967B7F">
      <w:pPr>
        <w:pStyle w:val="Heading4"/>
        <w:numPr>
          <w:ilvl w:val="2"/>
          <w:numId w:val="3"/>
        </w:numPr>
        <w:spacing w:before="0" w:after="120"/>
        <w:rPr>
          <w:i w:val="0"/>
          <w:sz w:val="22"/>
          <w:szCs w:val="22"/>
        </w:rPr>
      </w:pPr>
      <w:bookmarkStart w:id="41" w:name="_Toc116064609"/>
      <w:bookmarkStart w:id="42" w:name="_Toc117591240"/>
      <w:r w:rsidRPr="00967B7F">
        <w:rPr>
          <w:i w:val="0"/>
          <w:sz w:val="22"/>
          <w:szCs w:val="22"/>
        </w:rPr>
        <w:t xml:space="preserve">Prediction of Patient </w:t>
      </w:r>
      <w:r w:rsidR="004B4C63" w:rsidRPr="00967B7F">
        <w:rPr>
          <w:i w:val="0"/>
          <w:sz w:val="22"/>
          <w:szCs w:val="22"/>
        </w:rPr>
        <w:t>Status</w:t>
      </w:r>
      <w:bookmarkEnd w:id="41"/>
      <w:bookmarkEnd w:id="42"/>
    </w:p>
    <w:p w14:paraId="4F2F68CC" w14:textId="1DBEDA24" w:rsidR="00DA1C57" w:rsidRDefault="009D7691" w:rsidP="00450304">
      <w:pPr>
        <w:spacing w:line="276" w:lineRule="auto"/>
      </w:pPr>
      <w:r>
        <w:t>In an exploratory analysis, w</w:t>
      </w:r>
      <w:r w:rsidR="00960CA1">
        <w:t xml:space="preserve">e used a supervised machine learning </w:t>
      </w:r>
      <w:r w:rsidR="00F0235F">
        <w:t>classifier</w:t>
      </w:r>
      <w:r w:rsidR="00960CA1">
        <w:t xml:space="preserve"> in the form of a </w:t>
      </w:r>
      <w:r>
        <w:t xml:space="preserve">support vector </w:t>
      </w:r>
      <w:r w:rsidRPr="005E29DA">
        <w:t>machine</w:t>
      </w:r>
      <w:r>
        <w:t xml:space="preserve"> (SVM), more specifically a </w:t>
      </w:r>
      <w:r w:rsidR="00960CA1">
        <w:t xml:space="preserve">nu-support vector classification (nu-SVC; </w:t>
      </w:r>
      <w:hyperlink w:anchor="schölkopf2000" w:history="1">
        <w:r w:rsidR="00960CA1" w:rsidRPr="00B92904">
          <w:rPr>
            <w:rStyle w:val="Hyperlink"/>
            <w:rFonts w:ascii="Ebrima" w:hAnsi="Ebrima"/>
          </w:rPr>
          <w:t>Schölkopf et al., 2000</w:t>
        </w:r>
      </w:hyperlink>
      <w:r w:rsidR="00960CA1" w:rsidRPr="0052736D">
        <w:rPr>
          <w:color w:val="7F7F7F" w:themeColor="text1" w:themeTint="80"/>
        </w:rPr>
        <w:t xml:space="preserve"> </w:t>
      </w:r>
      <w:r w:rsidR="00960CA1" w:rsidRPr="008C1F40">
        <w:t>&amp;</w:t>
      </w:r>
      <w:r w:rsidR="00960CA1" w:rsidRPr="0052736D">
        <w:rPr>
          <w:color w:val="7F7F7F" w:themeColor="text1" w:themeTint="80"/>
        </w:rPr>
        <w:t xml:space="preserve"> </w:t>
      </w:r>
      <w:hyperlink w:anchor="schölkopf2001" w:history="1">
        <w:r w:rsidR="00960CA1" w:rsidRPr="00B92904">
          <w:rPr>
            <w:rStyle w:val="Hyperlink"/>
            <w:rFonts w:ascii="Ebrima" w:hAnsi="Ebrima"/>
          </w:rPr>
          <w:t>2001</w:t>
        </w:r>
      </w:hyperlink>
      <w:r w:rsidR="00960CA1">
        <w:t>)</w:t>
      </w:r>
      <w:r w:rsidR="00F05FFD">
        <w:t>,</w:t>
      </w:r>
      <w:r w:rsidR="00960CA1">
        <w:t xml:space="preserve"> to investigate if lesion-derived data </w:t>
      </w:r>
      <w:r>
        <w:t>can</w:t>
      </w:r>
      <w:r w:rsidR="00960CA1">
        <w:t xml:space="preserve"> predict</w:t>
      </w:r>
      <w:r>
        <w:t xml:space="preserve"> the</w:t>
      </w:r>
      <w:r w:rsidR="00960CA1">
        <w:t xml:space="preserve"> patient status. </w:t>
      </w:r>
      <w:r w:rsidR="006A0EFC">
        <w:t>The nu-SV</w:t>
      </w:r>
      <w:r w:rsidR="00DF636C">
        <w:t>C</w:t>
      </w:r>
      <w:r w:rsidR="006A0EFC">
        <w:t xml:space="preserve"> was implemented using custom scripts employing the </w:t>
      </w:r>
      <w:r>
        <w:t>“</w:t>
      </w:r>
      <w:r w:rsidR="006A0EFC">
        <w:t>libsvm</w:t>
      </w:r>
      <w:r>
        <w:t>”</w:t>
      </w:r>
      <w:r w:rsidR="006A0EFC">
        <w:t xml:space="preserve"> package’s MATLAB version (</w:t>
      </w:r>
      <w:hyperlink w:anchor="chang2011" w:history="1">
        <w:r w:rsidR="006A0EFC" w:rsidRPr="00B92904">
          <w:rPr>
            <w:rStyle w:val="Hyperlink"/>
            <w:rFonts w:ascii="Ebrima" w:hAnsi="Ebrima"/>
          </w:rPr>
          <w:t>Chang &amp; Lin, 2011</w:t>
        </w:r>
      </w:hyperlink>
      <w:r w:rsidR="006A0EFC">
        <w:t xml:space="preserve">). </w:t>
      </w:r>
    </w:p>
    <w:p w14:paraId="19D2B222" w14:textId="0809C76B" w:rsidR="004B4C63" w:rsidRDefault="0022454D" w:rsidP="00450304">
      <w:pPr>
        <w:spacing w:line="276" w:lineRule="auto"/>
      </w:pPr>
      <w:r>
        <w:lastRenderedPageBreak/>
        <w:t xml:space="preserve">To create the </w:t>
      </w:r>
      <w:r w:rsidR="00DA1C57">
        <w:t>instance</w:t>
      </w:r>
      <w:r>
        <w:t xml:space="preserve"> matrix, we concatenated the </w:t>
      </w:r>
      <w:r w:rsidR="009D7691">
        <w:t xml:space="preserve">vectorised </w:t>
      </w:r>
      <w:r>
        <w:t>voxel-wise</w:t>
      </w:r>
      <w:r w:rsidR="004B4C63">
        <w:t xml:space="preserve"> disconnection </w:t>
      </w:r>
      <w:r w:rsidRPr="004B4C63">
        <w:t>maps</w:t>
      </w:r>
      <w:r>
        <w:t xml:space="preserve"> of all patients, such that matrix rows comprised patients, while columns contained the associated </w:t>
      </w:r>
      <w:r w:rsidR="009D7691">
        <w:t xml:space="preserve">disconnection </w:t>
      </w:r>
      <w:r>
        <w:t xml:space="preserve">status </w:t>
      </w:r>
      <w:r w:rsidR="004B4C63">
        <w:t xml:space="preserve">of all </w:t>
      </w:r>
      <w:r>
        <w:t xml:space="preserve">voxels. </w:t>
      </w:r>
      <w:r w:rsidR="00C61519">
        <w:t xml:space="preserve">Following our previous approach, we once again excluded voxels from </w:t>
      </w:r>
      <w:r w:rsidR="00124815">
        <w:t>the</w:t>
      </w:r>
      <w:r w:rsidR="00C61519">
        <w:t xml:space="preserve"> analysis that were damaged in less than 5 patients.</w:t>
      </w:r>
      <w:r w:rsidR="00A32E1E">
        <w:t xml:space="preserve"> Previous research has</w:t>
      </w:r>
      <w:r w:rsidR="00FD2721">
        <w:t xml:space="preserve"> shown that feature reduction significantly enhances model fit </w:t>
      </w:r>
      <w:r w:rsidR="00DF636C">
        <w:t>in lesion-deficit modelling</w:t>
      </w:r>
      <w:r w:rsidR="00FD2721">
        <w:t xml:space="preserve"> (</w:t>
      </w:r>
      <w:hyperlink w:anchor="kasties2021" w:history="1">
        <w:r w:rsidR="00FD2721" w:rsidRPr="00B92904">
          <w:rPr>
            <w:rStyle w:val="Hyperlink"/>
            <w:rFonts w:ascii="Ebrima" w:hAnsi="Ebrima"/>
          </w:rPr>
          <w:t>Kasties et al., 2021</w:t>
        </w:r>
      </w:hyperlink>
      <w:r w:rsidR="00FD2721">
        <w:t xml:space="preserve">). Therefore, we </w:t>
      </w:r>
      <w:r>
        <w:t>used principal component analysis</w:t>
      </w:r>
      <w:r w:rsidR="004B4C63">
        <w:t xml:space="preserve"> </w:t>
      </w:r>
      <w:r>
        <w:t>for dimensionality reduction</w:t>
      </w:r>
      <w:r w:rsidR="00DA1C57">
        <w:t xml:space="preserve">: 52 components were cumulatively needed to explain </w:t>
      </w:r>
      <w:r w:rsidR="009D7691">
        <w:t xml:space="preserve">more than </w:t>
      </w:r>
      <w:r w:rsidR="00DA1C57">
        <w:t xml:space="preserve">95% of the data’s variance. </w:t>
      </w:r>
      <w:r w:rsidR="00124815">
        <w:t xml:space="preserve">Thus, our </w:t>
      </w:r>
      <w:r w:rsidR="004B4C63">
        <w:t xml:space="preserve">resulting </w:t>
      </w:r>
      <w:r w:rsidR="00DA1C57">
        <w:t>instance matrix had a dimension of 206</w:t>
      </w:r>
      <w:r w:rsidR="00662F46">
        <w:t>-by-</w:t>
      </w:r>
      <w:r w:rsidR="00DA1C57">
        <w:t>52</w:t>
      </w:r>
      <w:r w:rsidR="00DA1C57" w:rsidRPr="005E29DA">
        <w:t xml:space="preserve">. </w:t>
      </w:r>
      <w:r w:rsidR="004B4C63" w:rsidRPr="005E29DA">
        <w:t xml:space="preserve">Finally, we </w:t>
      </w:r>
      <w:r w:rsidR="00C61519" w:rsidRPr="005E29DA">
        <w:t>applied mean normalisation to scale the data, such that all values were in the range between 0 and 1.</w:t>
      </w:r>
      <w:r w:rsidR="00C61519">
        <w:t xml:space="preserve"> </w:t>
      </w:r>
      <w:r w:rsidR="004B4C63">
        <w:t xml:space="preserve"> </w:t>
      </w:r>
    </w:p>
    <w:p w14:paraId="2D7BDEEE" w14:textId="588A084D" w:rsidR="004B4C63" w:rsidRDefault="004B4C63" w:rsidP="00450304">
      <w:pPr>
        <w:spacing w:line="276" w:lineRule="auto"/>
      </w:pPr>
      <w:r>
        <w:t xml:space="preserve">We followed the same steps for </w:t>
      </w:r>
      <w:r w:rsidR="00CF6432">
        <w:t>the voxel-wise lesion maps</w:t>
      </w:r>
      <w:r w:rsidR="00D2266E">
        <w:t xml:space="preserve"> (i.e., we also used the same exclusion criteria, applied the same concatenation and normalisation steps before performing a principal component analysis)</w:t>
      </w:r>
      <w:r w:rsidR="00CF6432">
        <w:t xml:space="preserve">, in order to assess if disconnection maps or lesion maps held a higher predictive power. Here, 107 components were cumulatively needed to explain </w:t>
      </w:r>
      <w:r w:rsidR="009D7691">
        <w:t xml:space="preserve">more than </w:t>
      </w:r>
      <w:r w:rsidR="00CF6432">
        <w:t>95% of the variance, thus, resulting in a 206-by-107 instance matrix.</w:t>
      </w:r>
    </w:p>
    <w:p w14:paraId="0942786B" w14:textId="244C5ACF" w:rsidR="00DB6C28" w:rsidRDefault="00DA1C57" w:rsidP="00450304">
      <w:pPr>
        <w:spacing w:line="276" w:lineRule="auto"/>
      </w:pPr>
      <w:r>
        <w:t>For labels, we used a numerica</w:t>
      </w:r>
      <w:r w:rsidR="00B42FCF">
        <w:t>l representation of either sex (1</w:t>
      </w:r>
      <w:r>
        <w:t xml:space="preserve"> = female,</w:t>
      </w:r>
      <w:r w:rsidR="00B42FCF">
        <w:t xml:space="preserve"> 2 = male), patient group (1 = neglect, 2</w:t>
      </w:r>
      <w:r>
        <w:t xml:space="preserve"> = </w:t>
      </w:r>
      <w:r w:rsidR="0092385C">
        <w:t>non-neglect</w:t>
      </w:r>
      <w:r>
        <w:t xml:space="preserve">) </w:t>
      </w:r>
      <w:r w:rsidR="00B42FCF">
        <w:t xml:space="preserve">or sex-specific patient group (1 = female neglect, 2 = male neglect, 3 = female </w:t>
      </w:r>
      <w:r w:rsidR="0092385C">
        <w:t>non-neglect</w:t>
      </w:r>
      <w:r w:rsidR="00B42FCF">
        <w:t>, 4</w:t>
      </w:r>
      <w:r>
        <w:t xml:space="preserve"> = male </w:t>
      </w:r>
      <w:r w:rsidR="0092385C">
        <w:t>non-neglect</w:t>
      </w:r>
      <w:r>
        <w:t xml:space="preserve">). </w:t>
      </w:r>
      <w:r w:rsidR="00234634">
        <w:t>We implemented the nu-SVC with a radial basis function kernel</w:t>
      </w:r>
      <w:r w:rsidR="00C96869">
        <w:t>, since previous research has demonstrated that non-linear kernels improve model performance</w:t>
      </w:r>
      <w:r w:rsidR="009D7691">
        <w:t xml:space="preserve"> compared to linear ones</w:t>
      </w:r>
      <w:r w:rsidR="00C96869">
        <w:t xml:space="preserve"> in lesion-behaviour modelling studies (</w:t>
      </w:r>
      <w:hyperlink w:anchor="zhang2014" w:history="1">
        <w:r w:rsidR="00C96869" w:rsidRPr="00B92904">
          <w:rPr>
            <w:rStyle w:val="Hyperlink"/>
            <w:rFonts w:ascii="Ebrima" w:hAnsi="Ebrima"/>
          </w:rPr>
          <w:t>Zhang et al., 2014</w:t>
        </w:r>
      </w:hyperlink>
      <w:r w:rsidR="00C96869">
        <w:t>)</w:t>
      </w:r>
      <w:r w:rsidR="00234634">
        <w:t xml:space="preserve">. To </w:t>
      </w:r>
      <w:r w:rsidR="002A0046">
        <w:t>ensure proper</w:t>
      </w:r>
      <w:r w:rsidR="00234634">
        <w:t xml:space="preserve"> generalisation of the model, we used a nested cross-validation (CV) approach</w:t>
      </w:r>
      <w:r w:rsidR="006659FE">
        <w:t xml:space="preserve"> as described and implemented by </w:t>
      </w:r>
      <w:hyperlink w:anchor="röhrig2022" w:history="1">
        <w:r w:rsidR="006659FE" w:rsidRPr="00B92904">
          <w:rPr>
            <w:rStyle w:val="Hyperlink"/>
            <w:rFonts w:ascii="Ebrima" w:hAnsi="Ebrima"/>
          </w:rPr>
          <w:t>Röhrig et al. (2022)</w:t>
        </w:r>
      </w:hyperlink>
      <w:r w:rsidR="00C96869">
        <w:t xml:space="preserve">. </w:t>
      </w:r>
      <w:r w:rsidR="00B42FCF">
        <w:t>In this CV approach, t</w:t>
      </w:r>
      <w:r w:rsidR="00C96869">
        <w:t>he outer loop served for t</w:t>
      </w:r>
      <w:r w:rsidR="009D7691">
        <w:t xml:space="preserve">esting </w:t>
      </w:r>
      <w:r w:rsidR="00C96869">
        <w:t>the model</w:t>
      </w:r>
      <w:r w:rsidR="009D7691">
        <w:t xml:space="preserve"> on unseen data</w:t>
      </w:r>
      <w:r w:rsidR="00C96869">
        <w:t>, wher</w:t>
      </w:r>
      <w:r w:rsidR="006659FE">
        <w:t xml:space="preserve">eas the inner loop was utilised to optimise the hyperparameters nu and C. </w:t>
      </w:r>
    </w:p>
    <w:p w14:paraId="24315C4E" w14:textId="6B3BE363" w:rsidR="00A40F89" w:rsidRPr="00DC0715" w:rsidRDefault="00A37E51" w:rsidP="00450304">
      <w:pPr>
        <w:spacing w:line="276" w:lineRule="auto"/>
      </w:pPr>
      <w:r w:rsidRPr="0028051B">
        <w:t xml:space="preserve">More specifically, </w:t>
      </w:r>
      <w:r w:rsidR="00DB6C28" w:rsidRPr="0028051B">
        <w:t>we employed a 10-fold CV for the outer loop, with almost equally sized folds. One fold</w:t>
      </w:r>
      <w:r w:rsidR="006741F9" w:rsidRPr="0028051B">
        <w:t xml:space="preserve"> of the patient sample</w:t>
      </w:r>
      <w:r w:rsidR="003044CF" w:rsidRPr="0028051B">
        <w:t xml:space="preserve"> (n = 20 or 21)</w:t>
      </w:r>
      <w:r w:rsidR="00DB6C28" w:rsidRPr="0028051B">
        <w:t xml:space="preserve"> was utilised as the test set, while the remaining nine folds </w:t>
      </w:r>
      <w:r w:rsidR="003044CF" w:rsidRPr="0028051B">
        <w:t xml:space="preserve">(n = 186 or 185) </w:t>
      </w:r>
      <w:r w:rsidR="00DB6C28" w:rsidRPr="0028051B">
        <w:t>served as the training set, which were passed on to the inner loop.  In the inner loop, we used a 5-fold CV with four folds serving as the training</w:t>
      </w:r>
      <w:r w:rsidR="00DB6C28">
        <w:t xml:space="preserve"> set and one fold as the validation set. To optimise the hyperparameters nu and C, we implemented a grid search algorithm</w:t>
      </w:r>
      <w:r w:rsidR="006741F9">
        <w:t xml:space="preserve"> (C = 2</w:t>
      </w:r>
      <w:r w:rsidR="006741F9">
        <w:rPr>
          <w:vertAlign w:val="superscript"/>
        </w:rPr>
        <w:t>-5</w:t>
      </w:r>
      <w:r w:rsidR="006741F9">
        <w:t>, 2</w:t>
      </w:r>
      <w:r w:rsidR="006741F9">
        <w:rPr>
          <w:vertAlign w:val="superscript"/>
        </w:rPr>
        <w:t>-4</w:t>
      </w:r>
      <w:proofErr w:type="gramStart"/>
      <w:r w:rsidR="006741F9">
        <w:t>, …,</w:t>
      </w:r>
      <w:proofErr w:type="gramEnd"/>
      <w:r w:rsidR="006741F9">
        <w:t xml:space="preserve"> 2</w:t>
      </w:r>
      <w:r w:rsidR="006741F9">
        <w:rPr>
          <w:vertAlign w:val="superscript"/>
        </w:rPr>
        <w:t xml:space="preserve">15 </w:t>
      </w:r>
      <w:r w:rsidR="006741F9">
        <w:t>and nu = 0.01, 0.06, …, 0.51)</w:t>
      </w:r>
      <w:r w:rsidR="00DB6C28">
        <w:t>, which trained every combination of different C and nu values</w:t>
      </w:r>
      <w:r w:rsidR="003044CF">
        <w:t xml:space="preserve"> in the specified range,</w:t>
      </w:r>
      <w:r w:rsidR="00DB6C28">
        <w:t xml:space="preserve"> before testing their performance on the validation fold</w:t>
      </w:r>
      <w:r w:rsidR="009D7691">
        <w:t>. At the end of the inner loop</w:t>
      </w:r>
      <w:r w:rsidR="00DB6C28">
        <w:t xml:space="preserve">, we averaged the prediction accuracy for every combination of C and nu values and selected the combination with the highest accuracy as our model. We then re-trained </w:t>
      </w:r>
      <w:r w:rsidR="009D7691">
        <w:t xml:space="preserve">the model during </w:t>
      </w:r>
      <w:r w:rsidR="00DB6C28">
        <w:t xml:space="preserve">the outer loop using the optimised parameters </w:t>
      </w:r>
      <w:r w:rsidR="009D7691">
        <w:t xml:space="preserve">on the whole training set </w:t>
      </w:r>
      <w:r w:rsidR="00DB6C28">
        <w:t xml:space="preserve">and tested </w:t>
      </w:r>
      <w:r w:rsidR="009D7691">
        <w:t>it</w:t>
      </w:r>
      <w:r w:rsidR="00DB6C28">
        <w:t xml:space="preserve"> on the test set.</w:t>
      </w:r>
      <w:r w:rsidR="0013718F">
        <w:t xml:space="preserve"> With this approach, every patient’s status was predicted once in the outer loop.</w:t>
      </w:r>
      <w:bookmarkEnd w:id="40"/>
      <w:r w:rsidR="00090387">
        <w:t xml:space="preserve"> To</w:t>
      </w:r>
      <w:r w:rsidR="009D7691">
        <w:t xml:space="preserve"> overcome variance-driven issues caused by different sample randomisations and thus, to</w:t>
      </w:r>
      <w:r w:rsidR="00090387">
        <w:t xml:space="preserve"> generalise our model performance, we then repeated the model fitting procedure ten times, with different sample </w:t>
      </w:r>
      <w:r w:rsidR="00B42FCF">
        <w:t>pseudo-randomisations</w:t>
      </w:r>
      <w:r w:rsidR="00090387">
        <w:t xml:space="preserve">. Finally, </w:t>
      </w:r>
      <w:r w:rsidR="009D7691">
        <w:t>the predictions were averaged across the ten model repetitions for all patients. Using the averaged predictions, the final prediction accuracy</w:t>
      </w:r>
      <w:r w:rsidR="003044CF">
        <w:t xml:space="preserve"> in the form of precision</w:t>
      </w:r>
      <w:r w:rsidR="009D7691">
        <w:t xml:space="preserve"> </w:t>
      </w:r>
      <w:r w:rsidR="009D7691" w:rsidRPr="003044CF">
        <w:t xml:space="preserve">(i.e., </w:t>
      </w:r>
      <w:r w:rsidR="003044CF" w:rsidRPr="003044CF">
        <w:t>the number of correct predictions divided by the number of patients)</w:t>
      </w:r>
      <w:r w:rsidR="009D7691">
        <w:t xml:space="preserve"> was calculated.</w:t>
      </w:r>
      <w:r w:rsidR="00A40F89" w:rsidRPr="005436F9">
        <w:br w:type="page"/>
      </w:r>
    </w:p>
    <w:p w14:paraId="387DDA9B" w14:textId="3C29159E" w:rsidR="000E5F13" w:rsidRDefault="000E5F13" w:rsidP="0024216F">
      <w:pPr>
        <w:pStyle w:val="Heading2"/>
        <w:numPr>
          <w:ilvl w:val="0"/>
          <w:numId w:val="25"/>
        </w:numPr>
        <w:spacing w:before="0" w:after="120"/>
        <w:rPr>
          <w:b w:val="0"/>
          <w:bCs w:val="0"/>
        </w:rPr>
      </w:pPr>
      <w:bookmarkStart w:id="43" w:name="_Toc116064610"/>
      <w:bookmarkStart w:id="44" w:name="_Toc117591241"/>
      <w:r w:rsidRPr="00EA784A">
        <w:rPr>
          <w:b w:val="0"/>
          <w:bCs w:val="0"/>
        </w:rPr>
        <w:lastRenderedPageBreak/>
        <w:t>Results</w:t>
      </w:r>
      <w:bookmarkEnd w:id="43"/>
      <w:bookmarkEnd w:id="44"/>
    </w:p>
    <w:p w14:paraId="7AB70D20" w14:textId="240FD10B" w:rsidR="002571FF" w:rsidRPr="00DC0715" w:rsidRDefault="00C16B0E" w:rsidP="0024216F">
      <w:pPr>
        <w:pStyle w:val="Heading3"/>
        <w:numPr>
          <w:ilvl w:val="1"/>
          <w:numId w:val="25"/>
        </w:numPr>
        <w:spacing w:before="0" w:after="120"/>
        <w:rPr>
          <w:color w:val="FF9933"/>
          <w:lang w:val="en-US"/>
        </w:rPr>
      </w:pPr>
      <w:bookmarkStart w:id="45" w:name="_Toc116064611"/>
      <w:bookmarkStart w:id="46" w:name="_Toc117591242"/>
      <w:r w:rsidRPr="00BE0402">
        <w:rPr>
          <w:lang w:val="en-US"/>
        </w:rPr>
        <w:t>Clinical and Demographic Data</w:t>
      </w:r>
      <w:bookmarkEnd w:id="45"/>
      <w:bookmarkEnd w:id="46"/>
    </w:p>
    <w:p w14:paraId="3E87CDC4" w14:textId="00B8DA72" w:rsidR="0044590A" w:rsidRDefault="00E82821" w:rsidP="00450304">
      <w:pPr>
        <w:spacing w:line="276" w:lineRule="auto"/>
      </w:pPr>
      <w:r w:rsidRPr="0013403D">
        <w:t>The</w:t>
      </w:r>
      <w:r>
        <w:t xml:space="preserve"> average</w:t>
      </w:r>
      <w:r w:rsidRPr="0013403D">
        <w:t xml:space="preserve"> mean age </w:t>
      </w:r>
      <w:r>
        <w:t xml:space="preserve">at stroke onset was higher in women than in men (F: 64.4 ±15.4 years vs M: 60.8 ±12.1 years), exhibiting a trend towards significance (see </w:t>
      </w:r>
      <w:hyperlink w:anchor="table01clinicaldata_all" w:history="1">
        <w:r w:rsidR="00D91FE5" w:rsidRPr="00D67769">
          <w:rPr>
            <w:rStyle w:val="Hyperlink"/>
            <w:rFonts w:ascii="Ebrima" w:hAnsi="Ebrima"/>
          </w:rPr>
          <w:t>Table</w:t>
        </w:r>
        <w:r w:rsidR="008D0B96" w:rsidRPr="00D67769">
          <w:rPr>
            <w:rStyle w:val="Hyperlink"/>
            <w:rFonts w:ascii="Ebrima" w:hAnsi="Ebrima"/>
          </w:rPr>
          <w:t xml:space="preserve"> 1</w:t>
        </w:r>
      </w:hyperlink>
      <w:r>
        <w:t xml:space="preserve">). This finding </w:t>
      </w:r>
      <w:r w:rsidR="009A670F">
        <w:t xml:space="preserve">of women being older than men when experiencing their first stroke </w:t>
      </w:r>
      <w:r>
        <w:t xml:space="preserve">was also present in the neglect </w:t>
      </w:r>
      <w:r w:rsidR="00A917D4">
        <w:t xml:space="preserve">and </w:t>
      </w:r>
      <w:r w:rsidR="0092385C">
        <w:t>non-neglect</w:t>
      </w:r>
      <w:r w:rsidR="00A917D4">
        <w:t xml:space="preserve"> groups, </w:t>
      </w:r>
      <w:r>
        <w:t>though lacking significance (</w:t>
      </w:r>
      <w:r w:rsidRPr="008D0B96">
        <w:t xml:space="preserve">see </w:t>
      </w:r>
      <w:hyperlink w:anchor="s_table01Aclinicaldata_neglect" w:history="1">
        <w:r w:rsidR="00D91FE5" w:rsidRPr="00EA2C63">
          <w:rPr>
            <w:rStyle w:val="Hyperlink"/>
            <w:rFonts w:ascii="Ebrima" w:hAnsi="Ebrima"/>
          </w:rPr>
          <w:t>Supplementary</w:t>
        </w:r>
        <w:r w:rsidR="00207421"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A917D4">
        <w:t xml:space="preserve"> for details</w:t>
      </w:r>
      <w:r w:rsidR="002E23E6">
        <w:t xml:space="preserve">). </w:t>
      </w:r>
    </w:p>
    <w:p w14:paraId="68E377E5" w14:textId="422192E8" w:rsidR="0044590A" w:rsidRDefault="0044590A" w:rsidP="00450304">
      <w:pPr>
        <w:spacing w:line="276" w:lineRule="auto"/>
      </w:pPr>
      <w:r>
        <w:t>O</w:t>
      </w:r>
      <w:r w:rsidR="00E82821">
        <w:t xml:space="preserve">verall, more women in our sample were diagnosed with neglect (n = 40) than men were (n = 33) – however, this difference did not reach significance (see </w:t>
      </w:r>
      <w:hyperlink w:anchor="table01clinicaldata_all"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w:t>
      </w:r>
      <w:r>
        <w:t xml:space="preserve"> Further, there was no significant difference between the sexes in performance in any of the three diag</w:t>
      </w:r>
      <w:r w:rsidR="00190F87">
        <w:t xml:space="preserve">nostic tests (see </w:t>
      </w:r>
      <w:hyperlink w:anchor="table01clinicaldata_all" w:history="1">
        <w:r w:rsidR="00190F87" w:rsidRPr="00D67769">
          <w:rPr>
            <w:rStyle w:val="Hyperlink"/>
            <w:rFonts w:ascii="Ebrima" w:hAnsi="Ebrima"/>
          </w:rPr>
          <w:t>Table 1</w:t>
        </w:r>
      </w:hyperlink>
      <w:r w:rsidR="00190F87">
        <w:t xml:space="preserve"> &amp; </w:t>
      </w:r>
      <w:hyperlink w:anchor="figure01behaviour" w:history="1">
        <w:r w:rsidR="00190F87" w:rsidRPr="00D67769">
          <w:rPr>
            <w:rStyle w:val="Hyperlink"/>
            <w:rFonts w:ascii="Ebrima" w:hAnsi="Ebrima"/>
          </w:rPr>
          <w:t>Figure 1</w:t>
        </w:r>
      </w:hyperlink>
      <w:r w:rsidR="00190F87">
        <w:t>).</w:t>
      </w:r>
    </w:p>
    <w:p w14:paraId="2E3B1C17" w14:textId="0049AA64" w:rsidR="005E65D8" w:rsidRDefault="005E65D8" w:rsidP="005E65D8">
      <w:pPr>
        <w:jc w:val="center"/>
      </w:pPr>
      <w:bookmarkStart w:id="47" w:name="figure01behaviour"/>
      <w:r>
        <w:rPr>
          <w:noProof/>
          <w:lang w:val="en-US"/>
        </w:rPr>
        <w:drawing>
          <wp:inline distT="0" distB="0" distL="0" distR="0" wp14:anchorId="4561DC7C" wp14:editId="4CBFE156">
            <wp:extent cx="4403734" cy="2663033"/>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rotWithShape="1">
                    <a:blip r:embed="rId10" cstate="print">
                      <a:extLst>
                        <a:ext uri="{28A0092B-C50C-407E-A947-70E740481C1C}">
                          <a14:useLocalDpi xmlns:a14="http://schemas.microsoft.com/office/drawing/2010/main" val="0"/>
                        </a:ext>
                      </a:extLst>
                    </a:blip>
                    <a:srcRect l="4005" r="1959"/>
                    <a:stretch/>
                  </pic:blipFill>
                  <pic:spPr bwMode="auto">
                    <a:xfrm>
                      <a:off x="0" y="0"/>
                      <a:ext cx="4412937" cy="2668598"/>
                    </a:xfrm>
                    <a:prstGeom prst="rect">
                      <a:avLst/>
                    </a:prstGeom>
                    <a:ln>
                      <a:noFill/>
                    </a:ln>
                    <a:extLst>
                      <a:ext uri="{53640926-AAD7-44D8-BBD7-CCE9431645EC}">
                        <a14:shadowObscured xmlns:a14="http://schemas.microsoft.com/office/drawing/2010/main"/>
                      </a:ext>
                    </a:extLst>
                  </pic:spPr>
                </pic:pic>
              </a:graphicData>
            </a:graphic>
          </wp:inline>
        </w:drawing>
      </w:r>
    </w:p>
    <w:p w14:paraId="0002987B" w14:textId="42D2943E" w:rsidR="005E65D8" w:rsidRPr="005E65D8" w:rsidRDefault="005E65D8" w:rsidP="00C31734">
      <w:pPr>
        <w:rPr>
          <w:sz w:val="18"/>
          <w:szCs w:val="18"/>
        </w:rPr>
      </w:pPr>
      <w:r w:rsidRPr="007B140E">
        <w:rPr>
          <w:b/>
          <w:sz w:val="18"/>
          <w:szCs w:val="18"/>
        </w:rPr>
        <w:t>Figure 1:</w:t>
      </w:r>
      <w:r>
        <w:rPr>
          <w:sz w:val="18"/>
          <w:szCs w:val="18"/>
        </w:rPr>
        <w:t xml:space="preserve"> z-</w:t>
      </w:r>
      <w:r w:rsidR="00AF4DC0">
        <w:rPr>
          <w:sz w:val="18"/>
          <w:szCs w:val="18"/>
        </w:rPr>
        <w:t>normalised</w:t>
      </w:r>
      <w:r>
        <w:rPr>
          <w:sz w:val="18"/>
          <w:szCs w:val="18"/>
        </w:rPr>
        <w:t xml:space="preserve"> performances in the three diagnostic tests for the sex-specific patient groups</w:t>
      </w:r>
      <w:r w:rsidR="007B140E">
        <w:rPr>
          <w:sz w:val="18"/>
          <w:szCs w:val="18"/>
        </w:rPr>
        <w:tab/>
      </w:r>
      <w:r>
        <w:rPr>
          <w:sz w:val="18"/>
          <w:szCs w:val="18"/>
        </w:rPr>
        <w:br/>
        <w:t xml:space="preserve">Boxplots of the </w:t>
      </w:r>
      <w:r w:rsidR="00AF4DC0">
        <w:rPr>
          <w:sz w:val="18"/>
          <w:szCs w:val="18"/>
        </w:rPr>
        <w:t>z-</w:t>
      </w:r>
      <w:r>
        <w:rPr>
          <w:sz w:val="18"/>
          <w:szCs w:val="18"/>
        </w:rPr>
        <w:t>nor</w:t>
      </w:r>
      <w:r w:rsidR="00AF4DC0">
        <w:rPr>
          <w:sz w:val="18"/>
          <w:szCs w:val="18"/>
        </w:rPr>
        <w:t xml:space="preserve">malised behavioural scores in the Bells Cancellation Test, the copying task and the Letter Cancellation Task (see </w:t>
      </w:r>
      <w:hyperlink w:anchor="_Behavioural_Data" w:history="1">
        <w:r w:rsidR="00AF4DC0" w:rsidRPr="008C1F40">
          <w:rPr>
            <w:rStyle w:val="Hyperlink"/>
            <w:rFonts w:ascii="Ebrima" w:hAnsi="Ebrima"/>
            <w:sz w:val="18"/>
            <w:szCs w:val="18"/>
          </w:rPr>
          <w:t>Section 2.2.</w:t>
        </w:r>
      </w:hyperlink>
      <w:r w:rsidR="00AF4DC0">
        <w:rPr>
          <w:sz w:val="18"/>
          <w:szCs w:val="18"/>
        </w:rPr>
        <w:t xml:space="preserve"> for details). For the cancellation tasks, the CoC scores were z-normalised, whereas in the drawing task the raw error score was normalised. </w:t>
      </w:r>
      <w:r w:rsidR="004C6CFC">
        <w:rPr>
          <w:sz w:val="18"/>
          <w:szCs w:val="18"/>
        </w:rPr>
        <w:t xml:space="preserve">Distributions are given for the female </w:t>
      </w:r>
      <w:r w:rsidR="006F6431">
        <w:rPr>
          <w:sz w:val="18"/>
          <w:szCs w:val="18"/>
        </w:rPr>
        <w:t>subsample</w:t>
      </w:r>
      <w:r w:rsidR="004C6CFC">
        <w:rPr>
          <w:sz w:val="18"/>
          <w:szCs w:val="18"/>
        </w:rPr>
        <w:t xml:space="preserve"> (in green) and male </w:t>
      </w:r>
      <w:r w:rsidR="006F6431">
        <w:rPr>
          <w:sz w:val="18"/>
          <w:szCs w:val="18"/>
        </w:rPr>
        <w:t>subsample</w:t>
      </w:r>
      <w:r w:rsidR="004C6CFC">
        <w:rPr>
          <w:sz w:val="18"/>
          <w:szCs w:val="18"/>
        </w:rPr>
        <w:t xml:space="preserve"> (in orange). The scores of the neglect </w:t>
      </w:r>
      <w:r w:rsidR="006F6431">
        <w:rPr>
          <w:sz w:val="18"/>
          <w:szCs w:val="18"/>
        </w:rPr>
        <w:t>subsample</w:t>
      </w:r>
      <w:r w:rsidR="004C6CFC">
        <w:rPr>
          <w:sz w:val="18"/>
          <w:szCs w:val="18"/>
        </w:rPr>
        <w:t xml:space="preserve"> are depicted</w:t>
      </w:r>
      <w:r w:rsidR="00AF4DC0">
        <w:rPr>
          <w:sz w:val="18"/>
          <w:szCs w:val="18"/>
        </w:rPr>
        <w:t xml:space="preserve"> </w:t>
      </w:r>
      <w:r w:rsidR="004C6CFC">
        <w:rPr>
          <w:sz w:val="18"/>
          <w:szCs w:val="18"/>
        </w:rPr>
        <w:t xml:space="preserve">in a darker colour than of the non-neglect </w:t>
      </w:r>
      <w:r w:rsidR="006F6431">
        <w:rPr>
          <w:sz w:val="18"/>
          <w:szCs w:val="18"/>
        </w:rPr>
        <w:t>subsample</w:t>
      </w:r>
      <w:r w:rsidR="004C6CFC">
        <w:rPr>
          <w:sz w:val="18"/>
          <w:szCs w:val="18"/>
        </w:rPr>
        <w:t xml:space="preserve"> (of the corresponding sex), i.e., female neglect [FNeg] = dark green, female non-neglect [FNon] = light green, male neglect [MNeg] = dark orange, male non-neglect [MNon] = light orange.</w:t>
      </w:r>
      <w:bookmarkEnd w:id="47"/>
      <w:r>
        <w:rPr>
          <w:sz w:val="20"/>
        </w:rPr>
        <w:tab/>
      </w:r>
    </w:p>
    <w:p w14:paraId="73BA99F9" w14:textId="306632A9" w:rsidR="00E82821" w:rsidRPr="00245182" w:rsidRDefault="002E23E6" w:rsidP="00450304">
      <w:pPr>
        <w:spacing w:line="276" w:lineRule="auto"/>
      </w:pPr>
      <w:r>
        <w:t>W</w:t>
      </w:r>
      <w:r w:rsidR="00E82821">
        <w:t>omen had negligibly smaller lesions (µ = 34.8 ± 44.8 cm</w:t>
      </w:r>
      <w:r w:rsidR="00E82821">
        <w:rPr>
          <w:vertAlign w:val="superscript"/>
        </w:rPr>
        <w:t>3</w:t>
      </w:r>
      <w:r w:rsidR="00E82821">
        <w:t>) than men (</w:t>
      </w:r>
      <w:r w:rsidR="00EB55F2">
        <w:t xml:space="preserve">µ = </w:t>
      </w:r>
      <w:r w:rsidR="00E82821">
        <w:t>37.3 ± 43.8 cm</w:t>
      </w:r>
      <w:r w:rsidR="00E82821">
        <w:rPr>
          <w:vertAlign w:val="superscript"/>
        </w:rPr>
        <w:t>3</w:t>
      </w:r>
      <w:r w:rsidR="00E82821">
        <w:t>). However, this difference was non-signifi</w:t>
      </w:r>
      <w:r w:rsidR="009A670F">
        <w:t xml:space="preserve">cant (see </w:t>
      </w:r>
      <w:hyperlink w:anchor="figure01behaviour" w:history="1">
        <w:r w:rsidR="00D91FE5" w:rsidRPr="00D67769">
          <w:rPr>
            <w:rStyle w:val="Hyperlink"/>
            <w:rFonts w:ascii="Ebrima" w:hAnsi="Ebrima"/>
          </w:rPr>
          <w:t>Table</w:t>
        </w:r>
        <w:r w:rsidR="009A670F" w:rsidRPr="00D67769">
          <w:rPr>
            <w:rStyle w:val="Hyperlink"/>
            <w:rFonts w:ascii="Ebrima" w:hAnsi="Ebrima"/>
          </w:rPr>
          <w:t xml:space="preserve"> 1</w:t>
        </w:r>
      </w:hyperlink>
      <w:r w:rsidR="00E82821">
        <w:t xml:space="preserve">). This trend </w:t>
      </w:r>
      <w:r w:rsidR="00207421">
        <w:t>was also present</w:t>
      </w:r>
      <w:r w:rsidR="00E82821">
        <w:t xml:space="preserve"> in the neglect </w:t>
      </w:r>
      <w:r w:rsidR="00396304">
        <w:t xml:space="preserve">and </w:t>
      </w:r>
      <w:r w:rsidR="0092385C">
        <w:t xml:space="preserve">non-neglect </w:t>
      </w:r>
      <w:r w:rsidR="00396304">
        <w:t>groups</w:t>
      </w:r>
      <w:r w:rsidR="00A8167B">
        <w:t xml:space="preserve"> </w:t>
      </w:r>
      <w:r w:rsidR="00E82821">
        <w:t>(</w:t>
      </w:r>
      <w:r w:rsidR="00E82821" w:rsidRPr="008D0B96">
        <w:t xml:space="preserve">see </w:t>
      </w:r>
      <w:hyperlink w:anchor="s_table01Aclinicaldata_neglect" w:history="1">
        <w:r w:rsidR="00D91FE5" w:rsidRPr="00EA2C63">
          <w:rPr>
            <w:rStyle w:val="Hyperlink"/>
            <w:rFonts w:ascii="Ebrima" w:hAnsi="Ebrima"/>
          </w:rPr>
          <w:t>Supplementary</w:t>
        </w:r>
        <w:r w:rsidR="00A32E1E" w:rsidRPr="00EA2C63">
          <w:rPr>
            <w:rStyle w:val="Hyperlink"/>
            <w:rFonts w:ascii="Ebrima" w:hAnsi="Ebrima"/>
          </w:rPr>
          <w:t xml:space="preserve"> T</w:t>
        </w:r>
        <w:r w:rsidR="008D0B96" w:rsidRPr="00EA2C63">
          <w:rPr>
            <w:rStyle w:val="Hyperlink"/>
            <w:rFonts w:ascii="Ebrima" w:hAnsi="Ebrima"/>
          </w:rPr>
          <w:t>ables 1a</w:t>
        </w:r>
      </w:hyperlink>
      <w:r w:rsidR="008D0B96" w:rsidRPr="00EA2C63">
        <w:t xml:space="preserve"> &amp; </w:t>
      </w:r>
      <w:hyperlink w:anchor="s_table01Bclinicaldata_non" w:history="1">
        <w:r w:rsidR="008D0B96" w:rsidRPr="00EA2C63">
          <w:rPr>
            <w:rStyle w:val="Hyperlink"/>
            <w:rFonts w:ascii="Ebrima" w:hAnsi="Ebrima"/>
          </w:rPr>
          <w:t>1b</w:t>
        </w:r>
      </w:hyperlink>
      <w:r w:rsidR="00396304">
        <w:t xml:space="preserve"> for details</w:t>
      </w:r>
      <w:r w:rsidR="00E82821">
        <w:t>).</w:t>
      </w:r>
    </w:p>
    <w:p w14:paraId="58B1CFB4" w14:textId="4EB8B1CA" w:rsidR="00E82821" w:rsidRDefault="009A670F" w:rsidP="00450304">
      <w:pPr>
        <w:spacing w:line="276" w:lineRule="auto"/>
      </w:pPr>
      <w:r>
        <w:t xml:space="preserve">Infarct was the more common cause of stroke in our sample: 169 patients suffered from an infarct, 34 from a haemorrhage and 3 patients from a combination of both. </w:t>
      </w:r>
      <w:hyperlink w:anchor="table01clinicaldata_all" w:history="1">
        <w:r w:rsidR="00D91FE5" w:rsidRPr="008C1F40">
          <w:rPr>
            <w:rStyle w:val="Hyperlink"/>
            <w:rFonts w:ascii="Ebrima" w:hAnsi="Ebrima"/>
          </w:rPr>
          <w:t>Table</w:t>
        </w:r>
        <w:r w:rsidRPr="008C1F40">
          <w:rPr>
            <w:rStyle w:val="Hyperlink"/>
            <w:rFonts w:ascii="Ebrima" w:hAnsi="Ebrima"/>
          </w:rPr>
          <w:t xml:space="preserve"> 1</w:t>
        </w:r>
      </w:hyperlink>
      <w:r>
        <w:t xml:space="preserve"> shows </w:t>
      </w:r>
      <w:r w:rsidR="00E82821">
        <w:t xml:space="preserve">a </w:t>
      </w:r>
      <w:r w:rsidR="00E82821" w:rsidRPr="00A32E1E">
        <w:t>slight</w:t>
      </w:r>
      <w:r w:rsidR="00A32E1E" w:rsidRPr="00A32E1E">
        <w:t xml:space="preserve"> but non-</w:t>
      </w:r>
      <w:r w:rsidR="006F1A4D" w:rsidRPr="00A32E1E">
        <w:t>significant</w:t>
      </w:r>
      <w:r w:rsidR="00E82821" w:rsidRPr="00A32E1E">
        <w:t xml:space="preserve"> trend</w:t>
      </w:r>
      <w:r w:rsidR="00E82821">
        <w:t xml:space="preserve"> of men sufferin</w:t>
      </w:r>
      <w:r>
        <w:t>g from more infarcts (n = 90) than women (n = 79</w:t>
      </w:r>
      <w:r w:rsidR="00E82821">
        <w:t>), while women were slightly more likely of experiencing</w:t>
      </w:r>
      <w:r>
        <w:t xml:space="preserve"> haemorrhagic strokes (n = 24</w:t>
      </w:r>
      <w:r w:rsidR="00E82821">
        <w:t>) than thei</w:t>
      </w:r>
      <w:r>
        <w:t>r male counterparts (n = 13</w:t>
      </w:r>
      <w:r w:rsidR="00E82821" w:rsidRPr="009A37BC">
        <w:t>).</w:t>
      </w:r>
      <w:r w:rsidR="00E82821">
        <w:t xml:space="preserve"> </w:t>
      </w:r>
    </w:p>
    <w:p w14:paraId="3A66AA60" w14:textId="5314B660" w:rsidR="009A670F" w:rsidRDefault="009A37BC" w:rsidP="00C31734">
      <w:pPr>
        <w:spacing w:line="276" w:lineRule="auto"/>
      </w:pPr>
      <w:r w:rsidRPr="009A670F">
        <w:lastRenderedPageBreak/>
        <w:t xml:space="preserve">Of the 172 patients </w:t>
      </w:r>
      <w:r w:rsidRPr="007A1AB8">
        <w:t>(</w:t>
      </w:r>
      <w:proofErr w:type="gramStart"/>
      <w:r w:rsidR="005562C4" w:rsidRPr="007A1AB8">
        <w:t>N</w:t>
      </w:r>
      <w:r w:rsidR="008F050A" w:rsidRPr="007A1AB8">
        <w:t>(</w:t>
      </w:r>
      <w:proofErr w:type="gramEnd"/>
      <w:r w:rsidRPr="007A1AB8">
        <w:t>F</w:t>
      </w:r>
      <w:r w:rsidR="008F050A" w:rsidRPr="007A1AB8">
        <w:t>)</w:t>
      </w:r>
      <w:r w:rsidRPr="007A1AB8">
        <w:t xml:space="preserve"> = </w:t>
      </w:r>
      <w:r w:rsidR="008F050A" w:rsidRPr="007A1AB8">
        <w:t>81</w:t>
      </w:r>
      <w:r w:rsidRPr="007A1AB8">
        <w:t xml:space="preserve">; </w:t>
      </w:r>
      <w:r w:rsidR="005562C4" w:rsidRPr="007A1AB8">
        <w:t>N</w:t>
      </w:r>
      <w:r w:rsidR="008F050A" w:rsidRPr="007A1AB8">
        <w:t>(</w:t>
      </w:r>
      <w:r w:rsidRPr="007A1AB8">
        <w:t>M</w:t>
      </w:r>
      <w:r w:rsidR="008F050A" w:rsidRPr="007A1AB8">
        <w:t>)</w:t>
      </w:r>
      <w:r w:rsidRPr="007A1AB8">
        <w:t xml:space="preserve"> = </w:t>
      </w:r>
      <w:r w:rsidR="008F050A" w:rsidRPr="007A1AB8">
        <w:t>91</w:t>
      </w:r>
      <w:r w:rsidRPr="007A1AB8">
        <w:t>)</w:t>
      </w:r>
      <w:r w:rsidR="008F050A">
        <w:t xml:space="preserve"> </w:t>
      </w:r>
      <w:r w:rsidRPr="009A670F">
        <w:t>that suffered from an infarct</w:t>
      </w:r>
      <w:r w:rsidR="009A670F" w:rsidRPr="009A670F">
        <w:t xml:space="preserve"> or</w:t>
      </w:r>
      <w:r w:rsidR="00840863">
        <w:t xml:space="preserve"> a</w:t>
      </w:r>
      <w:r w:rsidR="009A670F" w:rsidRPr="009A670F">
        <w:t xml:space="preserve"> combination of infarct and haemorrhage</w:t>
      </w:r>
      <w:r w:rsidRPr="009A670F">
        <w:t xml:space="preserve">, </w:t>
      </w:r>
      <w:r w:rsidR="0038224A" w:rsidRPr="009A670F">
        <w:t xml:space="preserve">the arterial territory that was most commonly affected was the one supplied by the </w:t>
      </w:r>
      <w:r w:rsidR="006D14EE">
        <w:t>MCA (</w:t>
      </w:r>
      <w:r w:rsidR="0044590A">
        <w:t xml:space="preserve">see </w:t>
      </w:r>
      <w:hyperlink w:anchor="s_table03arteries" w:history="1">
        <w:r w:rsidR="00CE2208" w:rsidRPr="00EA2C63">
          <w:rPr>
            <w:rStyle w:val="Hyperlink"/>
            <w:rFonts w:ascii="Ebrima" w:hAnsi="Ebrima"/>
          </w:rPr>
          <w:t xml:space="preserve">Supplementary </w:t>
        </w:r>
        <w:r w:rsidR="0044590A" w:rsidRPr="00EA2C63">
          <w:rPr>
            <w:rStyle w:val="Hyperlink"/>
            <w:rFonts w:ascii="Ebrima" w:hAnsi="Ebrima"/>
          </w:rPr>
          <w:t xml:space="preserve">Table </w:t>
        </w:r>
        <w:r w:rsidR="00CE2208" w:rsidRPr="00EA2C63">
          <w:rPr>
            <w:rStyle w:val="Hyperlink"/>
            <w:rFonts w:ascii="Ebrima" w:hAnsi="Ebrima"/>
          </w:rPr>
          <w:t>3</w:t>
        </w:r>
      </w:hyperlink>
      <w:r w:rsidR="0044590A">
        <w:t>).</w:t>
      </w:r>
      <w:r w:rsidR="009A670F" w:rsidRPr="009A670F">
        <w:t xml:space="preserve"> </w:t>
      </w:r>
      <w:r w:rsidR="009A670F" w:rsidRPr="00C65E70">
        <w:t xml:space="preserve">A total </w:t>
      </w:r>
      <w:r w:rsidR="00A32E1E" w:rsidRPr="00C65E70">
        <w:t xml:space="preserve">of </w:t>
      </w:r>
      <w:r w:rsidR="0038224A" w:rsidRPr="00C65E70">
        <w:t>7</w:t>
      </w:r>
      <w:r w:rsidR="0017619D" w:rsidRPr="00C65E70">
        <w:t>3</w:t>
      </w:r>
      <w:r w:rsidR="0038224A" w:rsidRPr="00C65E70">
        <w:t xml:space="preserve"> male and 61 female patients experienced an infarct </w:t>
      </w:r>
      <w:r w:rsidR="009A670F" w:rsidRPr="00C65E70">
        <w:t>related to the MCA</w:t>
      </w:r>
      <w:r w:rsidR="0038224A" w:rsidRPr="00C65E70">
        <w:t>.</w:t>
      </w:r>
      <w:r w:rsidR="0017619D" w:rsidRPr="00C65E70">
        <w:t xml:space="preserve"> The territories supplied by the anterior cerebral artery</w:t>
      </w:r>
      <w:r w:rsidR="00910CD1" w:rsidRPr="00C65E70">
        <w:t xml:space="preserve"> (</w:t>
      </w:r>
      <w:r w:rsidR="009A670F" w:rsidRPr="00C65E70">
        <w:t>ACA</w:t>
      </w:r>
      <w:r w:rsidR="00487187" w:rsidRPr="00C65E70">
        <w:t xml:space="preserve">; including the </w:t>
      </w:r>
      <w:r w:rsidR="00427A3C">
        <w:t>BG</w:t>
      </w:r>
      <w:r w:rsidR="00910CD1" w:rsidRPr="00C65E70">
        <w:t>)</w:t>
      </w:r>
      <w:r w:rsidR="0017619D" w:rsidRPr="00C65E70">
        <w:t xml:space="preserve"> were affected by infarct in 1</w:t>
      </w:r>
      <w:r w:rsidR="003035E9" w:rsidRPr="00C65E70">
        <w:t>1</w:t>
      </w:r>
      <w:r w:rsidR="0017619D" w:rsidRPr="00C65E70">
        <w:t xml:space="preserve"> female</w:t>
      </w:r>
      <w:r w:rsidR="003035E9" w:rsidRPr="00C65E70">
        <w:t xml:space="preserve"> patients</w:t>
      </w:r>
      <w:r w:rsidR="0017619D" w:rsidRPr="00C65E70">
        <w:t xml:space="preserve"> and </w:t>
      </w:r>
      <w:r w:rsidR="003035E9" w:rsidRPr="00C65E70">
        <w:t>1</w:t>
      </w:r>
      <w:r w:rsidR="0017619D" w:rsidRPr="00C65E70">
        <w:t xml:space="preserve"> male patient. The </w:t>
      </w:r>
      <w:r w:rsidR="006D14EE">
        <w:t>PCA</w:t>
      </w:r>
      <w:r w:rsidR="009A670F" w:rsidRPr="00C65E70">
        <w:t xml:space="preserve"> (</w:t>
      </w:r>
      <w:r w:rsidR="00487187" w:rsidRPr="00C65E70">
        <w:t>including the thalamus</w:t>
      </w:r>
      <w:r w:rsidR="009A670F" w:rsidRPr="00C65E70">
        <w:t>)</w:t>
      </w:r>
      <w:r w:rsidR="0017619D" w:rsidRPr="00C65E70">
        <w:t xml:space="preserve"> was the </w:t>
      </w:r>
      <w:r w:rsidR="003035E9" w:rsidRPr="00C65E70">
        <w:t>focus of i</w:t>
      </w:r>
      <w:r w:rsidR="00346AE4" w:rsidRPr="00C65E70">
        <w:t>nfarction in 7 women and 15 men.</w:t>
      </w:r>
      <w:r w:rsidR="0044590A" w:rsidRPr="00C65E70">
        <w:t xml:space="preserve"> </w:t>
      </w:r>
      <w:r w:rsidR="0044590A">
        <w:t xml:space="preserve">We detected a significant difference in infarct incidence in the areas supplied by the ACA, with women being affected significantly more often than men. </w:t>
      </w:r>
      <w:r w:rsidR="002F173C">
        <w:t xml:space="preserve">Further, we found a slight trend of men being affected more often by infarcts centred in regions supplied by the PCA. </w:t>
      </w:r>
    </w:p>
    <w:p w14:paraId="13126203" w14:textId="77777777" w:rsidR="00C27FE1" w:rsidRPr="00CE2208" w:rsidRDefault="00C27FE1" w:rsidP="00C31734">
      <w:pPr>
        <w:spacing w:line="276" w:lineRule="auto"/>
      </w:pPr>
    </w:p>
    <w:p w14:paraId="2B19D7FC" w14:textId="4F260892" w:rsidR="00042D33" w:rsidRPr="007A1AB8" w:rsidRDefault="00A8167B" w:rsidP="00967B7F">
      <w:pPr>
        <w:pStyle w:val="Heading3"/>
        <w:numPr>
          <w:ilvl w:val="1"/>
          <w:numId w:val="25"/>
        </w:numPr>
        <w:spacing w:before="0" w:after="120"/>
        <w:ind w:left="1077"/>
      </w:pPr>
      <w:bookmarkStart w:id="48" w:name="_Toc116064612"/>
      <w:bookmarkStart w:id="49" w:name="_Toc117591243"/>
      <w:r w:rsidRPr="007A1AB8">
        <w:t>Voxel-based Lesion-Behaviour Mapping</w:t>
      </w:r>
      <w:bookmarkEnd w:id="48"/>
      <w:bookmarkEnd w:id="49"/>
    </w:p>
    <w:p w14:paraId="141F1CE8" w14:textId="4B9F33CB" w:rsidR="005B6EE1" w:rsidRDefault="00E82821" w:rsidP="00450304">
      <w:pPr>
        <w:spacing w:line="276" w:lineRule="auto"/>
        <w:rPr>
          <w:color w:val="FF0000"/>
        </w:rPr>
      </w:pPr>
      <w:r w:rsidRPr="00D93349">
        <w:t>The topography of overla</w:t>
      </w:r>
      <w:r w:rsidR="007F2BD2">
        <w:t>y</w:t>
      </w:r>
      <w:r w:rsidRPr="00D93349">
        <w:t xml:space="preserve"> plots of the patients’ acute lesions can be seen in</w:t>
      </w:r>
      <w:r w:rsidR="00447FE5">
        <w:t xml:space="preserve"> </w:t>
      </w:r>
      <w:hyperlink w:anchor="figure02lesionoverlay_all" w:history="1">
        <w:r w:rsidR="00447FE5" w:rsidRPr="00D67769">
          <w:rPr>
            <w:rStyle w:val="Hyperlink"/>
            <w:rFonts w:ascii="Ebrima" w:hAnsi="Ebrima"/>
          </w:rPr>
          <w:t>Figure 2</w:t>
        </w:r>
      </w:hyperlink>
      <w:r w:rsidR="007F2BD2">
        <w:t>, while the</w:t>
      </w:r>
      <w:r w:rsidR="007F2BD2" w:rsidRPr="007F2BD2">
        <w:t xml:space="preserve"> overla</w:t>
      </w:r>
      <w:r w:rsidR="007F2BD2">
        <w:t xml:space="preserve">y </w:t>
      </w:r>
      <w:r w:rsidR="007F2BD2" w:rsidRPr="007F2BD2">
        <w:t xml:space="preserve">plots for the </w:t>
      </w:r>
      <w:r w:rsidR="0092385C">
        <w:t>n</w:t>
      </w:r>
      <w:r w:rsidR="007F2BD2" w:rsidRPr="007F2BD2">
        <w:t xml:space="preserve">eglect and </w:t>
      </w:r>
      <w:r w:rsidR="0092385C">
        <w:t xml:space="preserve">non-neglect </w:t>
      </w:r>
      <w:r w:rsidR="007F2BD2" w:rsidRPr="007F2BD2">
        <w:t>groups can be found</w:t>
      </w:r>
      <w:r w:rsidR="007F2BD2">
        <w:t xml:space="preserve"> in</w:t>
      </w:r>
      <w:r w:rsidR="007F2BD2" w:rsidRPr="007F2BD2">
        <w:t xml:space="preserve"> </w:t>
      </w:r>
      <w:hyperlink w:anchor="s_figure01lesionoverlay_neglect" w:history="1">
        <w:r w:rsidR="00D91FE5" w:rsidRPr="0021286C">
          <w:rPr>
            <w:rStyle w:val="Hyperlink"/>
            <w:rFonts w:ascii="Ebrima" w:hAnsi="Ebrima"/>
          </w:rPr>
          <w:t>Supplementary</w:t>
        </w:r>
        <w:r w:rsidR="007F2BD2" w:rsidRPr="0021286C">
          <w:rPr>
            <w:rStyle w:val="Hyperlink"/>
            <w:rFonts w:ascii="Ebrima" w:hAnsi="Ebrima"/>
          </w:rPr>
          <w:t xml:space="preserve"> </w:t>
        </w:r>
        <w:r w:rsidR="00D91FE5" w:rsidRPr="0021286C">
          <w:rPr>
            <w:rStyle w:val="Hyperlink"/>
            <w:rFonts w:ascii="Ebrima" w:hAnsi="Ebrima"/>
          </w:rPr>
          <w:t>Figure</w:t>
        </w:r>
        <w:r w:rsidR="007F2BD2" w:rsidRPr="0021286C">
          <w:rPr>
            <w:rStyle w:val="Hyperlink"/>
            <w:rFonts w:ascii="Ebrima" w:hAnsi="Ebrima"/>
          </w:rPr>
          <w:t xml:space="preserve">s </w:t>
        </w:r>
        <w:r w:rsidR="00533EFF" w:rsidRPr="0021286C">
          <w:rPr>
            <w:rStyle w:val="Hyperlink"/>
            <w:rFonts w:ascii="Ebrima" w:hAnsi="Ebrima"/>
          </w:rPr>
          <w:t>1</w:t>
        </w:r>
      </w:hyperlink>
      <w:r w:rsidR="007F2BD2" w:rsidRPr="0021286C">
        <w:t xml:space="preserve"> and </w:t>
      </w:r>
      <w:hyperlink w:anchor="s_figure02lesionoverlay_non" w:history="1">
        <w:r w:rsidR="00533EFF" w:rsidRPr="0021286C">
          <w:rPr>
            <w:rStyle w:val="Hyperlink"/>
            <w:rFonts w:ascii="Ebrima" w:hAnsi="Ebrima"/>
          </w:rPr>
          <w:t>2</w:t>
        </w:r>
      </w:hyperlink>
      <w:r w:rsidR="007F2BD2" w:rsidRPr="0021286C">
        <w:t>.</w:t>
      </w:r>
      <w:r w:rsidRPr="00D93349">
        <w:t xml:space="preserve"> </w:t>
      </w:r>
      <w:r w:rsidR="005B6EE1">
        <w:t>Only voxels that have been damaged in at least 5 patients are shown, with darker/colder colours representing damage in fewer patients and brighter/warmer colours indicating damage in more patients. Visual inspection revealed that the majority of damaged voxels across all patients lays in t</w:t>
      </w:r>
      <w:r w:rsidR="000720EF">
        <w:t xml:space="preserve">he area of and surrounding the insula and the </w:t>
      </w:r>
      <w:r w:rsidR="00447FE5">
        <w:t>BG</w:t>
      </w:r>
      <w:r w:rsidR="005B6EE1">
        <w:t>. For the female subsamp</w:t>
      </w:r>
      <w:r w:rsidR="000720EF">
        <w:t xml:space="preserve">le, the centre is found in the </w:t>
      </w:r>
      <w:r w:rsidR="00447FE5">
        <w:t>BG</w:t>
      </w:r>
      <w:r w:rsidR="005B6EE1">
        <w:t>, while for the male subsample, it is spread ou</w:t>
      </w:r>
      <w:r w:rsidR="000720EF">
        <w:t xml:space="preserve">t more and located between the </w:t>
      </w:r>
      <w:r w:rsidR="00447FE5">
        <w:t>BG</w:t>
      </w:r>
      <w:r w:rsidR="000720EF">
        <w:t xml:space="preserve"> and the i</w:t>
      </w:r>
      <w:r w:rsidR="005B6EE1">
        <w:t>nsula.</w:t>
      </w:r>
    </w:p>
    <w:p w14:paraId="55DB7A9C" w14:textId="49DECCAE" w:rsidR="00E82821" w:rsidRDefault="00C65E70" w:rsidP="002E23E6">
      <w:pPr>
        <w:jc w:val="center"/>
        <w:rPr>
          <w:lang w:val="en-US"/>
        </w:rPr>
      </w:pPr>
      <w:bookmarkStart w:id="50" w:name="figure02lesionoverlay_all"/>
      <w:r>
        <w:rPr>
          <w:noProof/>
          <w:lang w:val="en-US"/>
        </w:rPr>
        <w:drawing>
          <wp:inline distT="0" distB="0" distL="0" distR="0" wp14:anchorId="035F0289" wp14:editId="4FB2D729">
            <wp:extent cx="5439673" cy="3036794"/>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a:blip r:embed="rId11">
                      <a:extLst>
                        <a:ext uri="{28A0092B-C50C-407E-A947-70E740481C1C}">
                          <a14:useLocalDpi xmlns:a14="http://schemas.microsoft.com/office/drawing/2010/main" val="0"/>
                        </a:ext>
                      </a:extLst>
                    </a:blip>
                    <a:stretch>
                      <a:fillRect/>
                    </a:stretch>
                  </pic:blipFill>
                  <pic:spPr>
                    <a:xfrm>
                      <a:off x="0" y="0"/>
                      <a:ext cx="5439673" cy="3036794"/>
                    </a:xfrm>
                    <a:prstGeom prst="rect">
                      <a:avLst/>
                    </a:prstGeom>
                  </pic:spPr>
                </pic:pic>
              </a:graphicData>
            </a:graphic>
          </wp:inline>
        </w:drawing>
      </w:r>
    </w:p>
    <w:p w14:paraId="02C4283F" w14:textId="5093EBA5" w:rsidR="007F2BD2" w:rsidRPr="00207421" w:rsidRDefault="00A8167B" w:rsidP="00C31734">
      <w:pPr>
        <w:rPr>
          <w:sz w:val="18"/>
          <w:szCs w:val="18"/>
        </w:rPr>
      </w:pPr>
      <w:r w:rsidRPr="00A8167B">
        <w:rPr>
          <w:b/>
          <w:sz w:val="18"/>
          <w:szCs w:val="18"/>
        </w:rPr>
        <w:t xml:space="preserve">Figure </w:t>
      </w:r>
      <w:r w:rsidR="00447FE5">
        <w:rPr>
          <w:b/>
          <w:sz w:val="18"/>
          <w:szCs w:val="18"/>
        </w:rPr>
        <w:t>2</w:t>
      </w:r>
      <w:r w:rsidRPr="00A8167B">
        <w:rPr>
          <w:b/>
          <w:sz w:val="18"/>
          <w:szCs w:val="18"/>
        </w:rPr>
        <w:t>:</w:t>
      </w:r>
      <w:r w:rsidRPr="00A8167B">
        <w:rPr>
          <w:sz w:val="18"/>
          <w:szCs w:val="18"/>
        </w:rPr>
        <w:t xml:space="preserve"> Lesion Overlay Plots</w:t>
      </w:r>
      <w:r>
        <w:rPr>
          <w:sz w:val="18"/>
          <w:szCs w:val="18"/>
        </w:rPr>
        <w:tab/>
      </w:r>
      <w:r>
        <w:rPr>
          <w:sz w:val="18"/>
          <w:szCs w:val="18"/>
        </w:rPr>
        <w:br/>
      </w:r>
      <w:r w:rsidR="007F2BD2" w:rsidRPr="00207421">
        <w:rPr>
          <w:sz w:val="18"/>
          <w:szCs w:val="18"/>
        </w:rPr>
        <w:t>Overlaps of all normalised acute lesions included in the analyses are shown for all patients (</w:t>
      </w:r>
      <w:r w:rsidR="00264910">
        <w:rPr>
          <w:sz w:val="18"/>
          <w:szCs w:val="18"/>
        </w:rPr>
        <w:t xml:space="preserve">n </w:t>
      </w:r>
      <w:r w:rsidR="007F2BD2" w:rsidRPr="00207421">
        <w:rPr>
          <w:sz w:val="18"/>
          <w:szCs w:val="18"/>
        </w:rPr>
        <w:t>= 206), female and male patients (</w:t>
      </w:r>
      <w:r w:rsidR="00264910">
        <w:rPr>
          <w:sz w:val="18"/>
          <w:szCs w:val="18"/>
        </w:rPr>
        <w:t xml:space="preserve">n </w:t>
      </w:r>
      <w:r w:rsidR="007F2BD2" w:rsidRPr="00207421">
        <w:rPr>
          <w:sz w:val="18"/>
          <w:szCs w:val="18"/>
        </w:rPr>
        <w:t>= 103, respectively). Aggregated lesions were overlaid on</w:t>
      </w:r>
      <w:r w:rsidR="005156E8" w:rsidRPr="00207421">
        <w:rPr>
          <w:sz w:val="18"/>
          <w:szCs w:val="18"/>
        </w:rPr>
        <w:t xml:space="preserve"> an axial view of</w:t>
      </w:r>
      <w:r w:rsidR="007F2BD2" w:rsidRPr="00207421">
        <w:rPr>
          <w:sz w:val="18"/>
          <w:szCs w:val="18"/>
        </w:rPr>
        <w:t xml:space="preserve"> the ch2bet-template </w:t>
      </w:r>
      <w:r w:rsidR="00842BA6" w:rsidRPr="00207421">
        <w:rPr>
          <w:sz w:val="18"/>
          <w:szCs w:val="18"/>
        </w:rPr>
        <w:t>in</w:t>
      </w:r>
      <w:r w:rsidR="007F2BD2" w:rsidRPr="00207421">
        <w:rPr>
          <w:sz w:val="18"/>
          <w:szCs w:val="18"/>
        </w:rPr>
        <w:t xml:space="preserve"> MRIcron (</w:t>
      </w:r>
      <w:hyperlink w:anchor="rordenbrett2000" w:history="1">
        <w:r w:rsidR="007F2BD2" w:rsidRPr="00B92904">
          <w:rPr>
            <w:rStyle w:val="Hyperlink"/>
            <w:rFonts w:ascii="Ebrima" w:hAnsi="Ebrima"/>
            <w:sz w:val="18"/>
            <w:szCs w:val="18"/>
          </w:rPr>
          <w:t>Rorden &amp; Brett, 2000</w:t>
        </w:r>
      </w:hyperlink>
      <w:r w:rsidR="007F2BD2" w:rsidRPr="00207421">
        <w:rPr>
          <w:sz w:val="18"/>
          <w:szCs w:val="18"/>
        </w:rPr>
        <w:t>).</w:t>
      </w:r>
      <w:r w:rsidR="00042D33" w:rsidRPr="00207421">
        <w:rPr>
          <w:sz w:val="18"/>
          <w:szCs w:val="18"/>
        </w:rPr>
        <w:t xml:space="preserve"> The voxels’ colours indicate the frequency of the lesion overlap and were scaled to the respective sample sizes. Only voxels damaged in at least 5 patients are depicted and were used for subsequent analyses. </w:t>
      </w:r>
      <w:r w:rsidR="00B36A39" w:rsidRPr="00207421">
        <w:rPr>
          <w:sz w:val="18"/>
          <w:szCs w:val="18"/>
        </w:rPr>
        <w:t xml:space="preserve">Colours were scaled from 5 to the maximum </w:t>
      </w:r>
      <w:r w:rsidR="0038152A">
        <w:rPr>
          <w:sz w:val="18"/>
          <w:szCs w:val="18"/>
        </w:rPr>
        <w:t xml:space="preserve">overlap </w:t>
      </w:r>
      <w:r w:rsidR="00B36A39" w:rsidRPr="00207421">
        <w:rPr>
          <w:sz w:val="18"/>
          <w:szCs w:val="18"/>
        </w:rPr>
        <w:t>value of the respective patient sample</w:t>
      </w:r>
      <w:r w:rsidR="0038152A">
        <w:rPr>
          <w:sz w:val="18"/>
          <w:szCs w:val="18"/>
        </w:rPr>
        <w:t xml:space="preserve"> (all = 63; female = 37; male = 29)</w:t>
      </w:r>
      <w:r w:rsidR="00B36A39" w:rsidRPr="00207421">
        <w:rPr>
          <w:sz w:val="18"/>
          <w:szCs w:val="18"/>
        </w:rPr>
        <w:t xml:space="preserve">. </w:t>
      </w:r>
      <w:r w:rsidR="00842BA6" w:rsidRPr="00207421">
        <w:rPr>
          <w:sz w:val="18"/>
          <w:szCs w:val="18"/>
        </w:rPr>
        <w:t>The number given above each slice refers to the z-coordinate in MNI space.</w:t>
      </w:r>
    </w:p>
    <w:bookmarkEnd w:id="50"/>
    <w:p w14:paraId="7A63704A" w14:textId="1DFED8A5" w:rsidR="004A6C1E" w:rsidRDefault="004A6C1E" w:rsidP="00450304">
      <w:pPr>
        <w:spacing w:line="276" w:lineRule="auto"/>
        <w:rPr>
          <w:szCs w:val="18"/>
        </w:rPr>
      </w:pPr>
      <w:r w:rsidRPr="004A6C1E">
        <w:rPr>
          <w:szCs w:val="18"/>
        </w:rPr>
        <w:lastRenderedPageBreak/>
        <w:t>We</w:t>
      </w:r>
      <w:r>
        <w:rPr>
          <w:szCs w:val="18"/>
        </w:rPr>
        <w:t xml:space="preserve"> ran two VLBM analyses</w:t>
      </w:r>
      <w:r w:rsidR="00DF36C4">
        <w:rPr>
          <w:szCs w:val="18"/>
        </w:rPr>
        <w:t xml:space="preserve"> in “NiiStat”, the</w:t>
      </w:r>
      <w:r>
        <w:rPr>
          <w:szCs w:val="18"/>
        </w:rPr>
        <w:t xml:space="preserve"> </w:t>
      </w:r>
      <w:r w:rsidR="00DF36C4">
        <w:rPr>
          <w:szCs w:val="18"/>
        </w:rPr>
        <w:t xml:space="preserve">first one </w:t>
      </w:r>
      <w:r w:rsidRPr="00104F1E">
        <w:t>using</w:t>
      </w:r>
      <w:r w:rsidR="00264910">
        <w:t xml:space="preserve"> mass-univariate non-parametric Liebermeister tests </w:t>
      </w:r>
      <w:r w:rsidR="00DF36C4">
        <w:rPr>
          <w:szCs w:val="18"/>
        </w:rPr>
        <w:t xml:space="preserve">using sex as our behavioural variable </w:t>
      </w:r>
      <w:r w:rsidR="00264910">
        <w:t>and</w:t>
      </w:r>
      <w:r w:rsidRPr="00104F1E">
        <w:t xml:space="preserve"> </w:t>
      </w:r>
      <w:r w:rsidR="00DF36C4">
        <w:t xml:space="preserve">the second one employing </w:t>
      </w:r>
      <w:r w:rsidRPr="00104F1E">
        <w:t>general linear models</w:t>
      </w:r>
      <w:r>
        <w:t xml:space="preserve"> </w:t>
      </w:r>
      <w:r w:rsidR="00DF36C4">
        <w:rPr>
          <w:szCs w:val="18"/>
        </w:rPr>
        <w:t>using the normalised behavioural score as a measure of neglect severity</w:t>
      </w:r>
      <w:commentRangeStart w:id="51"/>
      <w:proofErr w:type="gramStart"/>
      <w:r w:rsidR="00DF36C4">
        <w:rPr>
          <w:szCs w:val="18"/>
        </w:rPr>
        <w:t>.</w:t>
      </w:r>
      <w:r>
        <w:rPr>
          <w:szCs w:val="18"/>
        </w:rPr>
        <w:t>.</w:t>
      </w:r>
      <w:commentRangeEnd w:id="51"/>
      <w:proofErr w:type="gramEnd"/>
      <w:r w:rsidR="009E292F">
        <w:rPr>
          <w:rStyle w:val="CommentReference"/>
        </w:rPr>
        <w:commentReference w:id="51"/>
      </w:r>
      <w:r>
        <w:rPr>
          <w:szCs w:val="18"/>
        </w:rPr>
        <w:t xml:space="preserve"> The first analysis yielded no significant results, meaning that there were no voxel</w:t>
      </w:r>
      <w:r w:rsidR="0021286C">
        <w:rPr>
          <w:szCs w:val="18"/>
        </w:rPr>
        <w:t>s</w:t>
      </w:r>
      <w:r>
        <w:rPr>
          <w:szCs w:val="18"/>
        </w:rPr>
        <w:t xml:space="preserve"> whose damage sta</w:t>
      </w:r>
      <w:r w:rsidR="00D41FC9">
        <w:rPr>
          <w:szCs w:val="18"/>
        </w:rPr>
        <w:t>tus was significantly associated</w:t>
      </w:r>
      <w:r>
        <w:rPr>
          <w:szCs w:val="18"/>
        </w:rPr>
        <w:t xml:space="preserve"> with sex. </w:t>
      </w:r>
    </w:p>
    <w:p w14:paraId="3E340ED9" w14:textId="7197453B" w:rsidR="00A02678" w:rsidRPr="004A6C1E" w:rsidRDefault="009E292F" w:rsidP="00450304">
      <w:pPr>
        <w:spacing w:line="276" w:lineRule="auto"/>
        <w:rPr>
          <w:szCs w:val="18"/>
        </w:rPr>
      </w:pPr>
      <w:hyperlink w:anchor="figure03niistatlesion" w:history="1">
        <w:r w:rsidR="00D91FE5" w:rsidRPr="00D67769">
          <w:rPr>
            <w:rStyle w:val="Hyperlink"/>
            <w:rFonts w:ascii="Ebrima" w:hAnsi="Ebrima"/>
          </w:rPr>
          <w:t>Figure</w:t>
        </w:r>
        <w:r w:rsidR="00F05AAE" w:rsidRPr="00D67769">
          <w:rPr>
            <w:rStyle w:val="Hyperlink"/>
            <w:rFonts w:ascii="Ebrima" w:hAnsi="Ebrima"/>
          </w:rPr>
          <w:t xml:space="preserve"> </w:t>
        </w:r>
        <w:r w:rsidR="00427A3C" w:rsidRPr="00D67769">
          <w:rPr>
            <w:rStyle w:val="Hyperlink"/>
            <w:rFonts w:ascii="Ebrima" w:hAnsi="Ebrima"/>
          </w:rPr>
          <w:t>3</w:t>
        </w:r>
      </w:hyperlink>
      <w:r w:rsidR="00F05AAE" w:rsidRPr="007B1CE3">
        <w:t xml:space="preserve"> </w:t>
      </w:r>
      <w:r w:rsidR="004A6C1E">
        <w:t>illustrates</w:t>
      </w:r>
      <w:r w:rsidR="00104F1E" w:rsidRPr="00104F1E">
        <w:t xml:space="preserve"> </w:t>
      </w:r>
      <w:r w:rsidR="004A6C1E">
        <w:t xml:space="preserve">the result of the second VLBM analysis, depicting </w:t>
      </w:r>
      <w:r w:rsidR="00104F1E" w:rsidRPr="00104F1E">
        <w:t xml:space="preserve">the voxels whose status was significantly correlated with </w:t>
      </w:r>
      <w:r w:rsidR="004A6C1E">
        <w:t>increased neglect severity.</w:t>
      </w:r>
      <w:r w:rsidR="00CF709C">
        <w:t xml:space="preserve"> </w:t>
      </w:r>
      <w:r w:rsidR="00F05AAE">
        <w:t xml:space="preserve">Across all patients, 4232 voxels survived the correction </w:t>
      </w:r>
      <w:r w:rsidR="00FF7D55">
        <w:t xml:space="preserve">and reached significance. </w:t>
      </w:r>
      <w:r w:rsidR="00641DF2">
        <w:t xml:space="preserve">The majority of those voxels is located </w:t>
      </w:r>
      <w:r w:rsidR="005B6EE1">
        <w:t>around</w:t>
      </w:r>
      <w:r w:rsidR="00641DF2">
        <w:t xml:space="preserve"> the IPL, </w:t>
      </w:r>
      <w:r w:rsidR="006D14EE">
        <w:t>superior temporal gyrus (</w:t>
      </w:r>
      <w:r w:rsidR="00641DF2">
        <w:t>STG</w:t>
      </w:r>
      <w:r w:rsidR="006D14EE">
        <w:t>)</w:t>
      </w:r>
      <w:r w:rsidR="00641DF2">
        <w:t xml:space="preserve">, the posterior </w:t>
      </w:r>
      <w:r w:rsidR="00447FE5">
        <w:t>s</w:t>
      </w:r>
      <w:r w:rsidR="00641DF2">
        <w:t xml:space="preserve">uperior </w:t>
      </w:r>
      <w:r w:rsidR="00447FE5">
        <w:t>t</w:t>
      </w:r>
      <w:r w:rsidR="00641DF2">
        <w:t xml:space="preserve">emporal </w:t>
      </w:r>
      <w:r w:rsidR="00447FE5">
        <w:t>s</w:t>
      </w:r>
      <w:r w:rsidR="00641DF2">
        <w:t xml:space="preserve">ulcus (pSTS) and their associated WM fibre tracts. </w:t>
      </w:r>
      <w:r w:rsidR="00CF709C">
        <w:t xml:space="preserve">In the female patient subgroup, a total of 323 </w:t>
      </w:r>
      <w:r w:rsidR="00641DF2">
        <w:t xml:space="preserve">mostly </w:t>
      </w:r>
      <w:r w:rsidR="008C1F40">
        <w:t>GM</w:t>
      </w:r>
      <w:r w:rsidR="00641DF2">
        <w:t xml:space="preserve"> matter </w:t>
      </w:r>
      <w:r w:rsidR="00CF709C">
        <w:t xml:space="preserve">voxels clustered around </w:t>
      </w:r>
      <w:r w:rsidR="00641DF2">
        <w:t xml:space="preserve">the pSTS and STG </w:t>
      </w:r>
      <w:r w:rsidR="00CF709C">
        <w:t xml:space="preserve">reached significance. In the male subsample, damage to a population of 273 voxels </w:t>
      </w:r>
      <w:r w:rsidR="00641DF2">
        <w:t xml:space="preserve">that are mainly located in WM tracts surrounding the IPL and between the STG and </w:t>
      </w:r>
      <w:r w:rsidR="00447FE5">
        <w:t>m</w:t>
      </w:r>
      <w:r w:rsidR="004A06F6">
        <w:t>iddle</w:t>
      </w:r>
      <w:r w:rsidR="00641DF2">
        <w:t xml:space="preserve"> </w:t>
      </w:r>
      <w:r w:rsidR="00447FE5">
        <w:t>te</w:t>
      </w:r>
      <w:r w:rsidR="00641DF2">
        <w:t xml:space="preserve">mporal </w:t>
      </w:r>
      <w:r w:rsidR="00447FE5">
        <w:t>g</w:t>
      </w:r>
      <w:r w:rsidR="00641DF2">
        <w:t xml:space="preserve">yrus (MTG) </w:t>
      </w:r>
      <w:r w:rsidR="00CF709C">
        <w:t>were significantly associated with pathological behaviour.</w:t>
      </w:r>
    </w:p>
    <w:p w14:paraId="013E8F7E" w14:textId="1EB412D8" w:rsidR="00032720" w:rsidRDefault="00D323CF" w:rsidP="007B1CE3">
      <w:pPr>
        <w:jc w:val="center"/>
        <w:rPr>
          <w:lang w:val="en-US"/>
        </w:rPr>
      </w:pPr>
      <w:bookmarkStart w:id="52" w:name="figure03niistatlesion"/>
      <w:r>
        <w:rPr>
          <w:noProof/>
          <w:lang w:val="en-US"/>
        </w:rPr>
        <w:drawing>
          <wp:inline distT="0" distB="0" distL="0" distR="0" wp14:anchorId="7D43A336" wp14:editId="565B86FB">
            <wp:extent cx="4191000" cy="2909324"/>
            <wp:effectExtent l="0" t="0" r="0" b="571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99594" cy="2915290"/>
                    </a:xfrm>
                    <a:prstGeom prst="rect">
                      <a:avLst/>
                    </a:prstGeom>
                  </pic:spPr>
                </pic:pic>
              </a:graphicData>
            </a:graphic>
          </wp:inline>
        </w:drawing>
      </w:r>
    </w:p>
    <w:p w14:paraId="664DB17A" w14:textId="6C3EEF5E" w:rsidR="00C31734" w:rsidRDefault="00E32F6E" w:rsidP="00C31734">
      <w:pPr>
        <w:rPr>
          <w:sz w:val="18"/>
          <w:szCs w:val="18"/>
          <w:lang w:val="en-US"/>
        </w:rPr>
      </w:pPr>
      <w:r w:rsidRPr="00E32F6E">
        <w:rPr>
          <w:b/>
          <w:sz w:val="18"/>
          <w:szCs w:val="18"/>
          <w:lang w:val="en-US"/>
        </w:rPr>
        <w:t xml:space="preserve">Figure </w:t>
      </w:r>
      <w:r w:rsidR="00427A3C">
        <w:rPr>
          <w:b/>
          <w:sz w:val="18"/>
          <w:szCs w:val="18"/>
          <w:lang w:val="en-US"/>
        </w:rPr>
        <w:t>3</w:t>
      </w:r>
      <w:r w:rsidRPr="00E32F6E">
        <w:rPr>
          <w:b/>
          <w:sz w:val="18"/>
          <w:szCs w:val="18"/>
          <w:lang w:val="en-US"/>
        </w:rPr>
        <w:t>:</w:t>
      </w:r>
      <w:r w:rsidRPr="00E32F6E">
        <w:rPr>
          <w:sz w:val="18"/>
          <w:szCs w:val="18"/>
          <w:lang w:val="en-US"/>
        </w:rPr>
        <w:t xml:space="preserve"> Statistical voxel-wise lesion-behaviour mapping (VLBM) results</w:t>
      </w:r>
      <w:r>
        <w:rPr>
          <w:sz w:val="18"/>
          <w:szCs w:val="18"/>
          <w:lang w:val="en-US"/>
        </w:rPr>
        <w:tab/>
      </w:r>
      <w:r>
        <w:rPr>
          <w:sz w:val="18"/>
          <w:szCs w:val="18"/>
          <w:lang w:val="en-US"/>
        </w:rPr>
        <w:br/>
      </w:r>
      <w:r w:rsidR="007B1CE3">
        <w:rPr>
          <w:sz w:val="18"/>
          <w:szCs w:val="18"/>
        </w:rPr>
        <w:t xml:space="preserve">Results of the VLBM analyses using mass-univariate GLMs to identify voxels that are significantly correlated with pathological </w:t>
      </w:r>
      <w:r w:rsidR="00973CC9">
        <w:rPr>
          <w:sz w:val="18"/>
          <w:szCs w:val="18"/>
        </w:rPr>
        <w:t>z-</w:t>
      </w:r>
      <w:r w:rsidR="007B1CE3">
        <w:rPr>
          <w:sz w:val="18"/>
          <w:szCs w:val="18"/>
        </w:rPr>
        <w:t>scores in the behavioural</w:t>
      </w:r>
      <w:r w:rsidR="006334C2">
        <w:rPr>
          <w:sz w:val="18"/>
          <w:szCs w:val="18"/>
        </w:rPr>
        <w:t xml:space="preserve"> tasks. Voxels that survived FWE</w:t>
      </w:r>
      <w:r w:rsidR="007B1CE3">
        <w:rPr>
          <w:sz w:val="18"/>
          <w:szCs w:val="18"/>
        </w:rPr>
        <w:t xml:space="preserve"> correction based on permutation tests at p &lt; 0.05 are overlaid</w:t>
      </w:r>
      <w:r w:rsidR="006116C1">
        <w:rPr>
          <w:sz w:val="18"/>
          <w:szCs w:val="18"/>
        </w:rPr>
        <w:t xml:space="preserve"> in red</w:t>
      </w:r>
      <w:r w:rsidR="007B1CE3">
        <w:rPr>
          <w:sz w:val="18"/>
          <w:szCs w:val="18"/>
        </w:rPr>
        <w:t xml:space="preserve"> on an axial view of the ch2bet-template in MRIcron (</w:t>
      </w:r>
      <w:hyperlink w:anchor="rordenbrett2000" w:history="1">
        <w:r w:rsidR="00B92904" w:rsidRPr="00B92904">
          <w:rPr>
            <w:rStyle w:val="Hyperlink"/>
            <w:rFonts w:ascii="Ebrima" w:hAnsi="Ebrima"/>
            <w:sz w:val="18"/>
            <w:szCs w:val="18"/>
          </w:rPr>
          <w:t>Rorden &amp; Brett, 2000</w:t>
        </w:r>
      </w:hyperlink>
      <w:r w:rsidR="007B1CE3">
        <w:rPr>
          <w:sz w:val="18"/>
          <w:szCs w:val="18"/>
        </w:rPr>
        <w:t xml:space="preserve">).  </w:t>
      </w:r>
      <w:r w:rsidR="00842BA6">
        <w:rPr>
          <w:sz w:val="18"/>
          <w:szCs w:val="18"/>
        </w:rPr>
        <w:t>The number given above each slice refers to the z-coordinate in MNI space.</w:t>
      </w:r>
      <w:bookmarkEnd w:id="52"/>
      <w:r w:rsidR="00C31734" w:rsidRPr="00E32F6E">
        <w:rPr>
          <w:sz w:val="18"/>
          <w:szCs w:val="18"/>
          <w:lang w:val="en-US"/>
        </w:rPr>
        <w:t xml:space="preserve"> </w:t>
      </w:r>
    </w:p>
    <w:p w14:paraId="4555432C" w14:textId="77777777" w:rsidR="00B723A8" w:rsidRPr="00C31734" w:rsidRDefault="00B723A8" w:rsidP="00C31734">
      <w:pPr>
        <w:rPr>
          <w:sz w:val="18"/>
          <w:szCs w:val="18"/>
          <w:lang w:val="en-US"/>
        </w:rPr>
      </w:pPr>
    </w:p>
    <w:p w14:paraId="4D87C93E" w14:textId="097ECFE6" w:rsidR="00A02678" w:rsidRDefault="00B70E52" w:rsidP="00DF36C4">
      <w:pPr>
        <w:pStyle w:val="Heading3"/>
        <w:numPr>
          <w:ilvl w:val="1"/>
          <w:numId w:val="25"/>
        </w:numPr>
        <w:spacing w:before="0" w:after="120" w:line="276" w:lineRule="auto"/>
        <w:ind w:left="1077"/>
        <w:rPr>
          <w:lang w:val="de-DE"/>
        </w:rPr>
      </w:pPr>
      <w:bookmarkStart w:id="53" w:name="_Toc116064613"/>
      <w:bookmarkStart w:id="54" w:name="_Toc117591244"/>
      <w:r>
        <w:rPr>
          <w:lang w:val="de-DE"/>
        </w:rPr>
        <w:t>Whole-</w:t>
      </w:r>
      <w:r w:rsidR="00973CC9">
        <w:rPr>
          <w:lang w:val="de-DE"/>
        </w:rPr>
        <w:t>B</w:t>
      </w:r>
      <w:r>
        <w:rPr>
          <w:lang w:val="de-DE"/>
        </w:rPr>
        <w:t>rain D</w:t>
      </w:r>
      <w:r w:rsidR="00A02678">
        <w:rPr>
          <w:lang w:val="de-DE"/>
        </w:rPr>
        <w:t>isconnectivi</w:t>
      </w:r>
      <w:r>
        <w:rPr>
          <w:lang w:val="de-DE"/>
        </w:rPr>
        <w:t>ty</w:t>
      </w:r>
      <w:r w:rsidR="00973CC9">
        <w:rPr>
          <w:lang w:val="de-DE"/>
        </w:rPr>
        <w:t xml:space="preserve"> Mapping</w:t>
      </w:r>
      <w:bookmarkEnd w:id="53"/>
      <w:bookmarkEnd w:id="54"/>
    </w:p>
    <w:p w14:paraId="57227A4A" w14:textId="47A01117" w:rsidR="00C31734" w:rsidRDefault="009E292F" w:rsidP="0008631D">
      <w:pPr>
        <w:spacing w:line="276" w:lineRule="auto"/>
      </w:pPr>
      <w:hyperlink w:anchor="figure04DCoverlay_all" w:history="1">
        <w:r w:rsidR="00D91FE5" w:rsidRPr="006140BA">
          <w:rPr>
            <w:rStyle w:val="Hyperlink"/>
            <w:rFonts w:ascii="Ebrima" w:hAnsi="Ebrima"/>
            <w:lang w:val="en-US"/>
          </w:rPr>
          <w:t>Figure</w:t>
        </w:r>
        <w:r w:rsidR="00560BE1" w:rsidRPr="006140BA">
          <w:rPr>
            <w:rStyle w:val="Hyperlink"/>
            <w:rFonts w:ascii="Ebrima" w:hAnsi="Ebrima"/>
            <w:lang w:val="en-US"/>
          </w:rPr>
          <w:t xml:space="preserve"> </w:t>
        </w:r>
        <w:r w:rsidR="00427A3C" w:rsidRPr="006140BA">
          <w:rPr>
            <w:rStyle w:val="Hyperlink"/>
            <w:rFonts w:ascii="Ebrima" w:hAnsi="Ebrima"/>
            <w:lang w:val="en-US"/>
          </w:rPr>
          <w:t>4</w:t>
        </w:r>
      </w:hyperlink>
      <w:r w:rsidR="00747EBA">
        <w:rPr>
          <w:lang w:val="en-US"/>
        </w:rPr>
        <w:t xml:space="preserve"> </w:t>
      </w:r>
      <w:r w:rsidR="00560BE1">
        <w:rPr>
          <w:lang w:val="en-US"/>
        </w:rPr>
        <w:t xml:space="preserve">illustrates the </w:t>
      </w:r>
      <w:r w:rsidR="00560BE1">
        <w:t xml:space="preserve">percentage of disconnected fibres for every WM voxel </w:t>
      </w:r>
      <w:r w:rsidR="005B6EE1">
        <w:t xml:space="preserve">as an overlay plot </w:t>
      </w:r>
      <w:r w:rsidR="00560BE1">
        <w:t>across</w:t>
      </w:r>
      <w:r w:rsidR="00646450">
        <w:t xml:space="preserve"> the</w:t>
      </w:r>
      <w:r w:rsidR="002F173C">
        <w:t xml:space="preserve"> whole</w:t>
      </w:r>
      <w:r w:rsidR="00646450">
        <w:t xml:space="preserve"> patient sample.</w:t>
      </w:r>
      <w:r w:rsidR="005F38F2">
        <w:t xml:space="preserve"> </w:t>
      </w:r>
      <w:r w:rsidR="00D877C3" w:rsidRPr="005F38F2">
        <w:t xml:space="preserve">Disconnections are more pronounced in the right hemisphere, spanning the </w:t>
      </w:r>
      <w:r w:rsidR="00A1362F" w:rsidRPr="005F38F2">
        <w:t xml:space="preserve">entire anterior-posterior-axis from the middle frontal gyrus via the </w:t>
      </w:r>
      <w:r w:rsidR="006D14EE">
        <w:t>orbital gyrus (</w:t>
      </w:r>
      <w:r w:rsidR="005F38F2" w:rsidRPr="005F38F2">
        <w:t>OrG</w:t>
      </w:r>
      <w:r w:rsidR="006D14EE">
        <w:t>)</w:t>
      </w:r>
      <w:r w:rsidR="00A1362F" w:rsidRPr="005F38F2">
        <w:t xml:space="preserve">, </w:t>
      </w:r>
      <w:r w:rsidR="005F38F2" w:rsidRPr="005F38F2">
        <w:t>BG</w:t>
      </w:r>
      <w:r w:rsidR="00747EBA">
        <w:t xml:space="preserve">, </w:t>
      </w:r>
      <w:r w:rsidR="00A1362F" w:rsidRPr="005F38F2">
        <w:t xml:space="preserve">and thalamus to the </w:t>
      </w:r>
      <w:r w:rsidR="005F38F2" w:rsidRPr="005F38F2">
        <w:t>i</w:t>
      </w:r>
      <w:r w:rsidR="00A1362F" w:rsidRPr="005F38F2">
        <w:t xml:space="preserve">nferior </w:t>
      </w:r>
      <w:r w:rsidR="005F38F2" w:rsidRPr="005F38F2">
        <w:t>t</w:t>
      </w:r>
      <w:r w:rsidR="00A1362F" w:rsidRPr="005F38F2">
        <w:t xml:space="preserve">emporal </w:t>
      </w:r>
      <w:r w:rsidR="005F38F2" w:rsidRPr="005F38F2">
        <w:t>g</w:t>
      </w:r>
      <w:r w:rsidR="00A1362F" w:rsidRPr="005F38F2">
        <w:t>yrus</w:t>
      </w:r>
      <w:r w:rsidR="005F38F2" w:rsidRPr="005F38F2">
        <w:t xml:space="preserve"> (ITG)</w:t>
      </w:r>
      <w:r w:rsidR="00A1362F" w:rsidRPr="005F38F2">
        <w:t xml:space="preserve"> and</w:t>
      </w:r>
      <w:r w:rsidR="00D67769">
        <w:t>,</w:t>
      </w:r>
      <w:r w:rsidR="00A1362F" w:rsidRPr="005F38F2">
        <w:t xml:space="preserve"> finally</w:t>
      </w:r>
      <w:r w:rsidR="00D67769">
        <w:t>,</w:t>
      </w:r>
      <w:r w:rsidR="00A1362F" w:rsidRPr="005F38F2">
        <w:t xml:space="preserve"> the occipital pole. </w:t>
      </w:r>
      <w:r w:rsidR="00430144" w:rsidRPr="005F38F2">
        <w:t xml:space="preserve">This corresponds to pronounced disconnections affecting the </w:t>
      </w:r>
      <w:r w:rsidR="005F38F2" w:rsidRPr="005F38F2">
        <w:t>IFOF</w:t>
      </w:r>
      <w:r w:rsidR="00DE2ED5">
        <w:t>, SLF</w:t>
      </w:r>
      <w:r w:rsidR="00430144" w:rsidRPr="005F38F2">
        <w:t xml:space="preserve"> and </w:t>
      </w:r>
      <w:r w:rsidR="005F38F2" w:rsidRPr="005F38F2">
        <w:t>inferior longitudinal fasciculus (ILF)</w:t>
      </w:r>
      <w:r w:rsidR="00430144" w:rsidRPr="005F38F2">
        <w:t xml:space="preserve">. </w:t>
      </w:r>
    </w:p>
    <w:p w14:paraId="6B91C339" w14:textId="0DB796D7" w:rsidR="00770B31" w:rsidRPr="0008631D" w:rsidRDefault="00430144" w:rsidP="0008631D">
      <w:pPr>
        <w:spacing w:line="276" w:lineRule="auto"/>
        <w:rPr>
          <w:color w:val="FF0000"/>
        </w:rPr>
      </w:pPr>
      <w:r w:rsidRPr="005F38F2">
        <w:lastRenderedPageBreak/>
        <w:t xml:space="preserve">Further, especially the posterior segments of the corpus callosum are damaged. Disconnections also affected parts of the </w:t>
      </w:r>
      <w:r w:rsidR="005F38F2" w:rsidRPr="005F38F2">
        <w:t>corticospinal tract (CST)</w:t>
      </w:r>
      <w:r w:rsidRPr="005F38F2">
        <w:t xml:space="preserve">, the uncinate fasciculus, as well as the anterior segment of </w:t>
      </w:r>
      <w:r w:rsidR="005F38F2" w:rsidRPr="005F38F2">
        <w:t>the AF.</w:t>
      </w:r>
      <w:r w:rsidR="005F38F2">
        <w:t xml:space="preserve"> </w:t>
      </w:r>
    </w:p>
    <w:p w14:paraId="3CD726E7" w14:textId="55023CB9" w:rsidR="00C4388B" w:rsidRDefault="00E73160" w:rsidP="009C3EBB">
      <w:pPr>
        <w:jc w:val="center"/>
      </w:pPr>
      <w:bookmarkStart w:id="55" w:name="figure04DCoverlay_all"/>
      <w:r>
        <w:rPr>
          <w:noProof/>
          <w:lang w:val="en-US"/>
        </w:rPr>
        <w:drawing>
          <wp:inline distT="0" distB="0" distL="0" distR="0" wp14:anchorId="4B6D807A" wp14:editId="4C45E19F">
            <wp:extent cx="5195947" cy="2904337"/>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95947" cy="2904337"/>
                    </a:xfrm>
                    <a:prstGeom prst="rect">
                      <a:avLst/>
                    </a:prstGeom>
                  </pic:spPr>
                </pic:pic>
              </a:graphicData>
            </a:graphic>
          </wp:inline>
        </w:drawing>
      </w:r>
    </w:p>
    <w:p w14:paraId="51E0668A" w14:textId="6785FB6C" w:rsidR="009C3EBB" w:rsidRPr="00E32F6E" w:rsidRDefault="00E32F6E" w:rsidP="00C31734">
      <w:pPr>
        <w:rPr>
          <w:sz w:val="18"/>
          <w:szCs w:val="18"/>
        </w:rPr>
      </w:pPr>
      <w:r w:rsidRPr="00E32F6E">
        <w:rPr>
          <w:b/>
          <w:sz w:val="18"/>
          <w:szCs w:val="18"/>
        </w:rPr>
        <w:t xml:space="preserve">Figure </w:t>
      </w:r>
      <w:r w:rsidR="00427A3C">
        <w:rPr>
          <w:b/>
          <w:sz w:val="18"/>
          <w:szCs w:val="18"/>
        </w:rPr>
        <w:t>4</w:t>
      </w:r>
      <w:r w:rsidRPr="00E32F6E">
        <w:rPr>
          <w:b/>
          <w:sz w:val="18"/>
          <w:szCs w:val="18"/>
        </w:rPr>
        <w:t>:</w:t>
      </w:r>
      <w:r w:rsidRPr="00E32F6E">
        <w:rPr>
          <w:sz w:val="18"/>
          <w:szCs w:val="18"/>
        </w:rPr>
        <w:t xml:space="preserve"> Disconnection Overlay Plots</w:t>
      </w:r>
      <w:r>
        <w:rPr>
          <w:sz w:val="18"/>
          <w:szCs w:val="18"/>
        </w:rPr>
        <w:tab/>
      </w:r>
      <w:r>
        <w:rPr>
          <w:sz w:val="18"/>
          <w:szCs w:val="18"/>
        </w:rPr>
        <w:br/>
      </w:r>
      <w:r w:rsidR="009C3EBB" w:rsidRPr="007F2BD2">
        <w:rPr>
          <w:sz w:val="18"/>
          <w:szCs w:val="18"/>
        </w:rPr>
        <w:t xml:space="preserve">Overlaps of </w:t>
      </w:r>
      <w:r w:rsidR="009C3EBB">
        <w:rPr>
          <w:sz w:val="18"/>
          <w:szCs w:val="18"/>
        </w:rPr>
        <w:t>the whole-brain disconnections</w:t>
      </w:r>
      <w:r w:rsidR="009C3EBB" w:rsidRPr="007F2BD2">
        <w:rPr>
          <w:sz w:val="18"/>
          <w:szCs w:val="18"/>
        </w:rPr>
        <w:t xml:space="preserve"> </w:t>
      </w:r>
      <w:r w:rsidR="009C3EBB">
        <w:rPr>
          <w:sz w:val="18"/>
          <w:szCs w:val="18"/>
        </w:rPr>
        <w:t>included in the analyses are shown for all patients (</w:t>
      </w:r>
      <w:r w:rsidR="00264910">
        <w:rPr>
          <w:sz w:val="18"/>
          <w:szCs w:val="18"/>
        </w:rPr>
        <w:t xml:space="preserve">n </w:t>
      </w:r>
      <w:r w:rsidR="009C3EBB">
        <w:rPr>
          <w:sz w:val="18"/>
          <w:szCs w:val="18"/>
        </w:rPr>
        <w:t>= 206), female and male patients (</w:t>
      </w:r>
      <w:r w:rsidR="00264910">
        <w:rPr>
          <w:sz w:val="18"/>
          <w:szCs w:val="18"/>
        </w:rPr>
        <w:t xml:space="preserve">n </w:t>
      </w:r>
      <w:r w:rsidR="009C3EBB">
        <w:rPr>
          <w:sz w:val="18"/>
          <w:szCs w:val="18"/>
        </w:rPr>
        <w:t>= 103, respectively). Aggregated disconnection maps were overlaid on an axial view of the ch2bet-template in MRIcron (</w:t>
      </w:r>
      <w:hyperlink w:anchor="rordenbrett2000" w:history="1">
        <w:r w:rsidR="00B92904" w:rsidRPr="00B92904">
          <w:rPr>
            <w:rStyle w:val="Hyperlink"/>
            <w:rFonts w:ascii="Ebrima" w:hAnsi="Ebrima"/>
            <w:sz w:val="18"/>
            <w:szCs w:val="18"/>
          </w:rPr>
          <w:t>Rorden &amp; Brett, 2000</w:t>
        </w:r>
      </w:hyperlink>
      <w:r w:rsidR="009C3EBB">
        <w:rPr>
          <w:sz w:val="18"/>
          <w:szCs w:val="18"/>
        </w:rPr>
        <w:t>). The voxels’ colours indicate the frequency of the disconnection overlap and were scaled to the respective sample sizes. Only voxels disconnected in at least 5 patients are depicted and were used for subsequent analyses. Colours were scaled from 5 to the maximum</w:t>
      </w:r>
      <w:r w:rsidR="0038152A">
        <w:rPr>
          <w:sz w:val="18"/>
          <w:szCs w:val="18"/>
        </w:rPr>
        <w:t xml:space="preserve"> overlap</w:t>
      </w:r>
      <w:r w:rsidR="009C3EBB">
        <w:rPr>
          <w:sz w:val="18"/>
          <w:szCs w:val="18"/>
        </w:rPr>
        <w:t xml:space="preserve"> value of the respective patient sample</w:t>
      </w:r>
      <w:r w:rsidR="0038152A">
        <w:rPr>
          <w:sz w:val="18"/>
          <w:szCs w:val="18"/>
        </w:rPr>
        <w:t xml:space="preserve"> (all = 184; female = 86; male = 80)</w:t>
      </w:r>
      <w:r w:rsidR="009C3EBB">
        <w:rPr>
          <w:sz w:val="18"/>
          <w:szCs w:val="18"/>
        </w:rPr>
        <w:t>. The number given above each slice refers to the z-coordinate in MNI space</w:t>
      </w:r>
      <w:r w:rsidR="00E07561">
        <w:rPr>
          <w:sz w:val="18"/>
          <w:szCs w:val="18"/>
        </w:rPr>
        <w:t>.</w:t>
      </w:r>
    </w:p>
    <w:bookmarkEnd w:id="55"/>
    <w:p w14:paraId="63D2ACE4" w14:textId="7E866F21" w:rsidR="00E546B0" w:rsidRPr="00FB250F" w:rsidRDefault="005F38F2" w:rsidP="00450304">
      <w:pPr>
        <w:spacing w:line="276" w:lineRule="auto"/>
        <w:rPr>
          <w:szCs w:val="18"/>
        </w:rPr>
      </w:pPr>
      <w:r w:rsidRPr="00FE2E61">
        <w:t>Overall, the disconnection patterns are very similar between the patient (sub-</w:t>
      </w:r>
      <w:proofErr w:type="gramStart"/>
      <w:r w:rsidRPr="00FE2E61">
        <w:t>)samples</w:t>
      </w:r>
      <w:proofErr w:type="gramEnd"/>
      <w:r w:rsidRPr="00FE2E61">
        <w:t>. However</w:t>
      </w:r>
      <w:r w:rsidR="004A6C1E" w:rsidRPr="00FE2E61">
        <w:t xml:space="preserve">, visually </w:t>
      </w:r>
      <w:r w:rsidRPr="00FE2E61">
        <w:rPr>
          <w:szCs w:val="18"/>
        </w:rPr>
        <w:t>c</w:t>
      </w:r>
      <w:r w:rsidR="0035653D" w:rsidRPr="00FE2E61">
        <w:rPr>
          <w:szCs w:val="18"/>
        </w:rPr>
        <w:t xml:space="preserve">omparing the disconnection overlays between the male and female subgroups revealed the following differences: </w:t>
      </w:r>
      <w:r w:rsidR="00FE2E61" w:rsidRPr="00FE2E61">
        <w:rPr>
          <w:szCs w:val="18"/>
        </w:rPr>
        <w:t>On a purely descriptive level, w</w:t>
      </w:r>
      <w:r w:rsidR="00A15D29" w:rsidRPr="00FE2E61">
        <w:rPr>
          <w:szCs w:val="18"/>
        </w:rPr>
        <w:t>omen</w:t>
      </w:r>
      <w:r w:rsidR="004A6C1E" w:rsidRPr="00FE2E61">
        <w:rPr>
          <w:szCs w:val="18"/>
        </w:rPr>
        <w:t xml:space="preserve"> </w:t>
      </w:r>
      <w:r w:rsidR="00A15D29" w:rsidRPr="00FE2E61">
        <w:rPr>
          <w:szCs w:val="18"/>
        </w:rPr>
        <w:t xml:space="preserve">exhibited a </w:t>
      </w:r>
      <w:r w:rsidR="00FB250F" w:rsidRPr="00FE2E61">
        <w:rPr>
          <w:szCs w:val="18"/>
        </w:rPr>
        <w:t>higher percentage of disconnections in the splenium of the corpus callosum</w:t>
      </w:r>
      <w:r w:rsidR="00EF3717" w:rsidRPr="00FE2E61">
        <w:rPr>
          <w:szCs w:val="18"/>
        </w:rPr>
        <w:t xml:space="preserve">, as well as </w:t>
      </w:r>
      <w:r w:rsidRPr="00FE2E61">
        <w:rPr>
          <w:szCs w:val="18"/>
        </w:rPr>
        <w:t xml:space="preserve">in </w:t>
      </w:r>
      <w:r w:rsidR="00EF3717" w:rsidRPr="00FE2E61">
        <w:rPr>
          <w:szCs w:val="18"/>
        </w:rPr>
        <w:t>the thalamu</w:t>
      </w:r>
      <w:r w:rsidR="00973CC9" w:rsidRPr="00FE2E61">
        <w:rPr>
          <w:szCs w:val="18"/>
        </w:rPr>
        <w:t>s</w:t>
      </w:r>
      <w:r w:rsidR="00FE2E61" w:rsidRPr="00FE2E61">
        <w:rPr>
          <w:szCs w:val="18"/>
        </w:rPr>
        <w:t>, compared to men</w:t>
      </w:r>
      <w:r w:rsidR="00EF3717" w:rsidRPr="00FE2E61">
        <w:rPr>
          <w:szCs w:val="18"/>
        </w:rPr>
        <w:t>.</w:t>
      </w:r>
      <w:r w:rsidR="00EF3717">
        <w:rPr>
          <w:szCs w:val="18"/>
        </w:rPr>
        <w:t xml:space="preserve"> </w:t>
      </w:r>
    </w:p>
    <w:p w14:paraId="2CDAFF32" w14:textId="191E71E2" w:rsidR="00A02678" w:rsidRDefault="009E6C6E" w:rsidP="00450304">
      <w:pPr>
        <w:spacing w:line="276" w:lineRule="auto"/>
      </w:pPr>
      <w:r>
        <w:t xml:space="preserve">The </w:t>
      </w:r>
      <w:r w:rsidRPr="00104F1E">
        <w:t>VLBM analyses</w:t>
      </w:r>
      <w:r>
        <w:t xml:space="preserve"> we applied to identify any voxels whose disconnection </w:t>
      </w:r>
      <w:r w:rsidR="00B723A8">
        <w:t>proportion</w:t>
      </w:r>
      <w:r>
        <w:t xml:space="preserve"> is significantly correlated with </w:t>
      </w:r>
      <w:r w:rsidR="00427A3C">
        <w:t>either sex or</w:t>
      </w:r>
      <w:r w:rsidR="003D0178">
        <w:t xml:space="preserve"> neglect severity</w:t>
      </w:r>
      <w:r w:rsidR="00427A3C">
        <w:t xml:space="preserve"> yielded no significant results, as no voxels survived the threshold.</w:t>
      </w:r>
    </w:p>
    <w:p w14:paraId="4003A685" w14:textId="77777777" w:rsidR="00C27FE1" w:rsidRPr="00C31734" w:rsidRDefault="00C27FE1" w:rsidP="00DF36C4">
      <w:pPr>
        <w:spacing w:after="120" w:line="276" w:lineRule="auto"/>
      </w:pPr>
    </w:p>
    <w:p w14:paraId="10078E31" w14:textId="450039DA" w:rsidR="00A02678" w:rsidRPr="00B9604E" w:rsidRDefault="00842BA6" w:rsidP="00DF36C4">
      <w:pPr>
        <w:pStyle w:val="Heading3"/>
        <w:numPr>
          <w:ilvl w:val="1"/>
          <w:numId w:val="25"/>
        </w:numPr>
        <w:spacing w:before="0" w:after="120" w:line="276" w:lineRule="auto"/>
        <w:ind w:left="1077"/>
        <w:rPr>
          <w:lang w:val="de-DE"/>
        </w:rPr>
      </w:pPr>
      <w:bookmarkStart w:id="56" w:name="_Toc116064614"/>
      <w:bookmarkStart w:id="57" w:name="_Toc117591245"/>
      <w:r w:rsidRPr="00B9604E">
        <w:rPr>
          <w:lang w:val="de-DE"/>
        </w:rPr>
        <w:t>Region-to-Region D</w:t>
      </w:r>
      <w:r w:rsidR="00A02678" w:rsidRPr="00B9604E">
        <w:rPr>
          <w:lang w:val="de-DE"/>
        </w:rPr>
        <w:t>isconnectivity</w:t>
      </w:r>
      <w:bookmarkEnd w:id="56"/>
      <w:bookmarkEnd w:id="57"/>
    </w:p>
    <w:p w14:paraId="1B64C321" w14:textId="15E5AA98" w:rsidR="00EA492D" w:rsidRPr="00EA492D" w:rsidRDefault="00842BA6" w:rsidP="00EA492D">
      <w:pPr>
        <w:spacing w:line="276" w:lineRule="auto"/>
        <w:rPr>
          <w:szCs w:val="18"/>
        </w:rPr>
      </w:pPr>
      <w:r w:rsidRPr="009121BF">
        <w:t xml:space="preserve">Using GLMs to </w:t>
      </w:r>
      <w:r w:rsidR="00B34BF9" w:rsidRPr="009121BF">
        <w:t xml:space="preserve">map </w:t>
      </w:r>
      <w:r w:rsidR="00F65966" w:rsidRPr="009121BF">
        <w:t>sex</w:t>
      </w:r>
      <w:r w:rsidR="00B34BF9" w:rsidRPr="009121BF">
        <w:t xml:space="preserve"> to ROI-to-ROI disconnectivity, we identified </w:t>
      </w:r>
      <w:r w:rsidR="009121BF">
        <w:t xml:space="preserve">99 significant disconnections at p = 0.05 (see </w:t>
      </w:r>
      <w:hyperlink w:anchor="figure05roiDCs" w:history="1">
        <w:r w:rsidR="009121BF" w:rsidRPr="008F208A">
          <w:rPr>
            <w:rStyle w:val="Hyperlink"/>
            <w:rFonts w:ascii="Ebrima" w:hAnsi="Ebrima"/>
          </w:rPr>
          <w:t>Figure 5</w:t>
        </w:r>
      </w:hyperlink>
      <w:r w:rsidR="009121BF" w:rsidRPr="00113CDB">
        <w:t xml:space="preserve"> &amp; </w:t>
      </w:r>
      <w:hyperlink w:anchor="table02roiDCs_summary" w:history="1">
        <w:r w:rsidR="009121BF" w:rsidRPr="008F208A">
          <w:rPr>
            <w:rStyle w:val="Hyperlink"/>
            <w:rFonts w:ascii="Ebrima" w:hAnsi="Ebrima"/>
          </w:rPr>
          <w:t>Table 2</w:t>
        </w:r>
      </w:hyperlink>
      <w:r w:rsidR="009121BF">
        <w:t xml:space="preserve">): 69 of those disconnections were more pronounced in men, the remaining 30 were stronger in women. </w:t>
      </w:r>
      <w:r w:rsidR="00FE2E61">
        <w:rPr>
          <w:szCs w:val="18"/>
        </w:rPr>
        <w:t xml:space="preserve">There was a higher ratio of interhemispheric disconnections that were associated with men (85%), compared to </w:t>
      </w:r>
      <w:r w:rsidR="00437680">
        <w:rPr>
          <w:szCs w:val="18"/>
        </w:rPr>
        <w:t>ones</w:t>
      </w:r>
      <w:r w:rsidR="00FE2E61">
        <w:rPr>
          <w:szCs w:val="18"/>
        </w:rPr>
        <w:t xml:space="preserve"> with women (60%).</w:t>
      </w:r>
      <w:bookmarkStart w:id="58" w:name="figure05roiDCs"/>
    </w:p>
    <w:p w14:paraId="024B29B6" w14:textId="032FB0EA" w:rsidR="009121BF" w:rsidRPr="005B11FA" w:rsidRDefault="009F3929" w:rsidP="00B2571F">
      <w:pPr>
        <w:jc w:val="center"/>
        <w:rPr>
          <w:highlight w:val="yellow"/>
        </w:rPr>
      </w:pPr>
      <w:r>
        <w:rPr>
          <w:noProof/>
          <w:lang w:val="en-US"/>
        </w:rPr>
        <w:lastRenderedPageBreak/>
        <w:drawing>
          <wp:inline distT="0" distB="0" distL="0" distR="0" wp14:anchorId="57A2B635" wp14:editId="61F4FAA9">
            <wp:extent cx="3974721" cy="3208866"/>
            <wp:effectExtent l="0" t="0" r="6985" b="0"/>
            <wp:docPr id="5" name="Grafik 5" descr="Ein Bild, das dunkel, ausgestalte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unkel, ausgestaltet enthält.&#10;&#10;Automatisch generierte Beschreibung"/>
                    <pic:cNvPicPr/>
                  </pic:nvPicPr>
                  <pic:blipFill>
                    <a:blip r:embed="rId16"/>
                    <a:stretch>
                      <a:fillRect/>
                    </a:stretch>
                  </pic:blipFill>
                  <pic:spPr>
                    <a:xfrm>
                      <a:off x="0" y="0"/>
                      <a:ext cx="4042320" cy="3263440"/>
                    </a:xfrm>
                    <a:prstGeom prst="rect">
                      <a:avLst/>
                    </a:prstGeom>
                  </pic:spPr>
                </pic:pic>
              </a:graphicData>
            </a:graphic>
          </wp:inline>
        </w:drawing>
      </w:r>
    </w:p>
    <w:p w14:paraId="0155BA21" w14:textId="331D8BD2" w:rsidR="00606692" w:rsidRDefault="00E32F6E" w:rsidP="004A4ACD">
      <w:pPr>
        <w:rPr>
          <w:sz w:val="18"/>
          <w:szCs w:val="18"/>
        </w:rPr>
      </w:pPr>
      <w:r w:rsidRPr="009121BF">
        <w:rPr>
          <w:b/>
          <w:sz w:val="18"/>
          <w:szCs w:val="18"/>
        </w:rPr>
        <w:t xml:space="preserve">Figure </w:t>
      </w:r>
      <w:r w:rsidR="00427A3C" w:rsidRPr="009121BF">
        <w:rPr>
          <w:b/>
          <w:sz w:val="18"/>
          <w:szCs w:val="18"/>
        </w:rPr>
        <w:t>5:</w:t>
      </w:r>
      <w:r w:rsidRPr="009121BF">
        <w:rPr>
          <w:b/>
          <w:sz w:val="18"/>
          <w:szCs w:val="18"/>
        </w:rPr>
        <w:t xml:space="preserve"> </w:t>
      </w:r>
      <w:r w:rsidRPr="009121BF">
        <w:rPr>
          <w:sz w:val="18"/>
          <w:szCs w:val="18"/>
        </w:rPr>
        <w:t>Signifi</w:t>
      </w:r>
      <w:r w:rsidR="009121BF" w:rsidRPr="009121BF">
        <w:rPr>
          <w:sz w:val="18"/>
          <w:szCs w:val="18"/>
        </w:rPr>
        <w:t>cant p</w:t>
      </w:r>
      <w:r w:rsidR="00427A3C" w:rsidRPr="009121BF">
        <w:rPr>
          <w:sz w:val="18"/>
          <w:szCs w:val="18"/>
        </w:rPr>
        <w:t>arcel-wise disconnections</w:t>
      </w:r>
      <w:r w:rsidR="009121BF" w:rsidRPr="009121BF">
        <w:rPr>
          <w:sz w:val="18"/>
          <w:szCs w:val="18"/>
        </w:rPr>
        <w:t xml:space="preserve"> at p = 0.05</w:t>
      </w:r>
      <w:r w:rsidR="00427A3C" w:rsidRPr="009121BF">
        <w:rPr>
          <w:sz w:val="18"/>
          <w:szCs w:val="18"/>
        </w:rPr>
        <w:tab/>
      </w:r>
      <w:r w:rsidR="00427A3C" w:rsidRPr="009121BF">
        <w:rPr>
          <w:sz w:val="18"/>
          <w:szCs w:val="18"/>
        </w:rPr>
        <w:br/>
      </w:r>
      <w:r w:rsidR="00264910">
        <w:rPr>
          <w:sz w:val="18"/>
          <w:szCs w:val="18"/>
        </w:rPr>
        <w:t>P</w:t>
      </w:r>
      <w:r w:rsidR="00E07561" w:rsidRPr="009121BF">
        <w:rPr>
          <w:sz w:val="18"/>
          <w:szCs w:val="18"/>
        </w:rPr>
        <w:t>arcel-wise disconnections</w:t>
      </w:r>
      <w:r w:rsidR="00264910">
        <w:rPr>
          <w:sz w:val="18"/>
          <w:szCs w:val="18"/>
        </w:rPr>
        <w:t xml:space="preserve"> that were significantly associated with sex</w:t>
      </w:r>
      <w:r w:rsidR="00E07561" w:rsidRPr="009121BF">
        <w:rPr>
          <w:sz w:val="18"/>
          <w:szCs w:val="18"/>
        </w:rPr>
        <w:t>, overlaid on a superior view of the MNI152-template in SurfIce (</w:t>
      </w:r>
      <w:hyperlink r:id="rId17" w:history="1">
        <w:r w:rsidR="00B92904" w:rsidRPr="002B0B5E">
          <w:rPr>
            <w:rStyle w:val="Hyperlink"/>
            <w:rFonts w:ascii="Ebrima" w:hAnsi="Ebrima"/>
            <w:sz w:val="18"/>
            <w:szCs w:val="18"/>
          </w:rPr>
          <w:t>https://github.com/neurolabusc/surf-ice</w:t>
        </w:r>
      </w:hyperlink>
      <w:r w:rsidR="00E07561" w:rsidRPr="009121BF">
        <w:rPr>
          <w:sz w:val="18"/>
          <w:szCs w:val="18"/>
        </w:rPr>
        <w:t xml:space="preserve">). </w:t>
      </w:r>
      <w:r w:rsidR="006F1A4D" w:rsidRPr="009121BF">
        <w:rPr>
          <w:sz w:val="18"/>
          <w:szCs w:val="18"/>
        </w:rPr>
        <w:t>The blue nodes correspond to (sub-)cortical parcels as defined by the BN-246 atlas (</w:t>
      </w:r>
      <w:hyperlink w:anchor="fan2016" w:history="1">
        <w:r w:rsidR="006F1A4D" w:rsidRPr="00B92904">
          <w:rPr>
            <w:rStyle w:val="Hyperlink"/>
            <w:rFonts w:ascii="Ebrima" w:hAnsi="Ebrima"/>
            <w:sz w:val="18"/>
            <w:szCs w:val="18"/>
          </w:rPr>
          <w:t>Fan et al., 2016</w:t>
        </w:r>
      </w:hyperlink>
      <w:r w:rsidR="006F1A4D" w:rsidRPr="009121BF">
        <w:rPr>
          <w:sz w:val="18"/>
          <w:szCs w:val="18"/>
        </w:rPr>
        <w:t xml:space="preserve">) and the </w:t>
      </w:r>
      <w:r w:rsidR="008036A0">
        <w:rPr>
          <w:sz w:val="18"/>
          <w:szCs w:val="18"/>
        </w:rPr>
        <w:t>white</w:t>
      </w:r>
      <w:r w:rsidR="009121BF" w:rsidRPr="009121BF">
        <w:rPr>
          <w:sz w:val="18"/>
          <w:szCs w:val="18"/>
        </w:rPr>
        <w:t xml:space="preserve"> </w:t>
      </w:r>
      <w:r w:rsidR="006F1A4D" w:rsidRPr="009121BF">
        <w:rPr>
          <w:sz w:val="18"/>
          <w:szCs w:val="18"/>
        </w:rPr>
        <w:t>edges to the disconnected fibre streamlines between those parcels as defined by the HCP-842 atlas (</w:t>
      </w:r>
      <w:hyperlink w:anchor="yeh2018" w:history="1">
        <w:r w:rsidR="006F1A4D" w:rsidRPr="00B92904">
          <w:rPr>
            <w:rStyle w:val="Hyperlink"/>
            <w:rFonts w:ascii="Ebrima" w:hAnsi="Ebrima"/>
            <w:sz w:val="18"/>
            <w:szCs w:val="18"/>
          </w:rPr>
          <w:t>Yeh et al., 2018</w:t>
        </w:r>
      </w:hyperlink>
      <w:r w:rsidR="006F1A4D" w:rsidRPr="009121BF">
        <w:rPr>
          <w:sz w:val="18"/>
          <w:szCs w:val="18"/>
        </w:rPr>
        <w:t>).</w:t>
      </w:r>
      <w:r w:rsidR="00264910">
        <w:rPr>
          <w:sz w:val="18"/>
          <w:szCs w:val="18"/>
        </w:rPr>
        <w:t xml:space="preserve"> </w:t>
      </w:r>
    </w:p>
    <w:p w14:paraId="62AAE16D" w14:textId="2CF75AA0" w:rsidR="00367A27" w:rsidRPr="00367A27" w:rsidRDefault="00367A27" w:rsidP="00704974">
      <w:pPr>
        <w:spacing w:line="276" w:lineRule="auto"/>
        <w:rPr>
          <w:szCs w:val="18"/>
        </w:rPr>
      </w:pPr>
      <w:r>
        <w:rPr>
          <w:szCs w:val="18"/>
        </w:rPr>
        <w:t>The region with t</w:t>
      </w:r>
      <w:r w:rsidR="006D14EE">
        <w:rPr>
          <w:szCs w:val="18"/>
        </w:rPr>
        <w:t>he most disconnections was the t</w:t>
      </w:r>
      <w:r>
        <w:rPr>
          <w:szCs w:val="18"/>
        </w:rPr>
        <w:t xml:space="preserve">halamus (see </w:t>
      </w:r>
      <w:hyperlink w:anchor="table02roiDCs_summary" w:history="1">
        <w:r w:rsidRPr="008F208A">
          <w:rPr>
            <w:rStyle w:val="Hyperlink"/>
            <w:rFonts w:ascii="Ebrima" w:hAnsi="Ebrima"/>
            <w:szCs w:val="18"/>
          </w:rPr>
          <w:t>Table 2</w:t>
        </w:r>
      </w:hyperlink>
      <w:r>
        <w:rPr>
          <w:szCs w:val="18"/>
        </w:rPr>
        <w:t xml:space="preserve"> for an overview and </w:t>
      </w:r>
      <w:hyperlink w:anchor="s_table04sigDCs_regions" w:history="1">
        <w:r w:rsidRPr="008F208A">
          <w:rPr>
            <w:rStyle w:val="Hyperlink"/>
            <w:rFonts w:ascii="Ebrima" w:hAnsi="Ebrima"/>
            <w:szCs w:val="18"/>
          </w:rPr>
          <w:t>Supplementary Table 4</w:t>
        </w:r>
      </w:hyperlink>
      <w:r>
        <w:rPr>
          <w:szCs w:val="18"/>
        </w:rPr>
        <w:t xml:space="preserve"> for details), whose disconnections were significantly associated with th</w:t>
      </w:r>
      <w:r w:rsidR="006E03E7">
        <w:rPr>
          <w:szCs w:val="18"/>
        </w:rPr>
        <w:t xml:space="preserve">e female sex, accounting for 71 </w:t>
      </w:r>
      <w:r>
        <w:rPr>
          <w:szCs w:val="18"/>
        </w:rPr>
        <w:t xml:space="preserve">% of female-specific disconnections. In </w:t>
      </w:r>
      <w:r w:rsidR="0035789A">
        <w:rPr>
          <w:szCs w:val="18"/>
        </w:rPr>
        <w:t>contrast</w:t>
      </w:r>
      <w:r>
        <w:rPr>
          <w:szCs w:val="18"/>
        </w:rPr>
        <w:t xml:space="preserve"> to this, there were no disconnections involving the Thalamus that were associated with the male sex and the majority of male-specific disconnections were to/from the MFG</w:t>
      </w:r>
      <w:r w:rsidR="0035789A">
        <w:rPr>
          <w:szCs w:val="18"/>
        </w:rPr>
        <w:t xml:space="preserve"> (see </w:t>
      </w:r>
      <w:hyperlink w:anchor="s_table04sigDCs_regions" w:history="1">
        <w:r w:rsidR="0035789A" w:rsidRPr="008F208A">
          <w:rPr>
            <w:rStyle w:val="Hyperlink"/>
            <w:rFonts w:ascii="Ebrima" w:hAnsi="Ebrima"/>
            <w:szCs w:val="18"/>
          </w:rPr>
          <w:t>Supplementary Table 4</w:t>
        </w:r>
      </w:hyperlink>
      <w:r w:rsidR="0035789A">
        <w:rPr>
          <w:szCs w:val="18"/>
        </w:rPr>
        <w:t>)</w:t>
      </w:r>
      <w:r>
        <w:rPr>
          <w:szCs w:val="18"/>
        </w:rPr>
        <w:t xml:space="preserve">. </w:t>
      </w:r>
    </w:p>
    <w:p w14:paraId="6528447D" w14:textId="00FC1D1D" w:rsidR="0048504E" w:rsidRPr="00FC5D70" w:rsidRDefault="00D91FE5" w:rsidP="0048504E">
      <w:pPr>
        <w:tabs>
          <w:tab w:val="left" w:pos="7068"/>
        </w:tabs>
      </w:pPr>
      <w:bookmarkStart w:id="59" w:name="table02roiDCs_summary"/>
      <w:bookmarkEnd w:id="58"/>
      <w:r w:rsidRPr="00FC5D70">
        <w:rPr>
          <w:b/>
        </w:rPr>
        <w:t>Table</w:t>
      </w:r>
      <w:r w:rsidR="006F0C6C" w:rsidRPr="00FC5D70">
        <w:rPr>
          <w:b/>
        </w:rPr>
        <w:t xml:space="preserve"> 2:</w:t>
      </w:r>
      <w:r w:rsidR="00156D63" w:rsidRPr="00FC5D70">
        <w:t xml:space="preserve"> </w:t>
      </w:r>
      <w:r w:rsidR="00512A5C" w:rsidRPr="00FC5D70">
        <w:t>Overview Significant Parcel-wise Disconnections at p = 0.05</w:t>
      </w:r>
      <w:r w:rsidR="00CC55CE" w:rsidRPr="00FC5D70">
        <w:tab/>
      </w:r>
    </w:p>
    <w:tbl>
      <w:tblPr>
        <w:tblStyle w:val="PlainTable2"/>
        <w:tblW w:w="0" w:type="auto"/>
        <w:tblLook w:val="04A0" w:firstRow="1" w:lastRow="0" w:firstColumn="1" w:lastColumn="0" w:noHBand="0" w:noVBand="1"/>
      </w:tblPr>
      <w:tblGrid>
        <w:gridCol w:w="2265"/>
        <w:gridCol w:w="2265"/>
        <w:gridCol w:w="2266"/>
        <w:gridCol w:w="2266"/>
      </w:tblGrid>
      <w:tr w:rsidR="0048504E" w:rsidRPr="005B11FA" w14:paraId="6FB69DAF" w14:textId="77777777" w:rsidTr="004850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bottom w:val="single" w:sz="12" w:space="0" w:color="auto"/>
            </w:tcBorders>
          </w:tcPr>
          <w:p w14:paraId="4E369BA1" w14:textId="77777777" w:rsidR="0048504E" w:rsidRPr="009F6AFC" w:rsidRDefault="0048504E" w:rsidP="0048504E">
            <w:pPr>
              <w:jc w:val="center"/>
            </w:pPr>
          </w:p>
        </w:tc>
        <w:tc>
          <w:tcPr>
            <w:tcW w:w="2265" w:type="dxa"/>
            <w:tcBorders>
              <w:top w:val="single" w:sz="12" w:space="0" w:color="auto"/>
              <w:bottom w:val="single" w:sz="12" w:space="0" w:color="auto"/>
            </w:tcBorders>
            <w:shd w:val="clear" w:color="auto" w:fill="F2F2F2" w:themeFill="background1" w:themeFillShade="F2"/>
          </w:tcPr>
          <w:p w14:paraId="1FFD4A9A" w14:textId="6878F08C"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Total </w:t>
            </w:r>
            <w:r w:rsidRPr="009F6AFC">
              <w:rPr>
                <w:sz w:val="18"/>
                <w:szCs w:val="18"/>
              </w:rPr>
              <w:br/>
              <w:t>(</w:t>
            </w:r>
            <w:r w:rsidR="00264910">
              <w:rPr>
                <w:sz w:val="18"/>
                <w:szCs w:val="18"/>
              </w:rPr>
              <w:t xml:space="preserve">n </w:t>
            </w:r>
            <w:r w:rsidRPr="009F6AFC">
              <w:rPr>
                <w:sz w:val="18"/>
                <w:szCs w:val="18"/>
              </w:rPr>
              <w:t>= 206)</w:t>
            </w:r>
          </w:p>
        </w:tc>
        <w:tc>
          <w:tcPr>
            <w:tcW w:w="2266" w:type="dxa"/>
            <w:tcBorders>
              <w:top w:val="single" w:sz="12" w:space="0" w:color="auto"/>
              <w:bottom w:val="single" w:sz="12" w:space="0" w:color="auto"/>
            </w:tcBorders>
          </w:tcPr>
          <w:p w14:paraId="5323CAFD" w14:textId="5DF6C2B6"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Female </w:t>
            </w:r>
            <w:r w:rsidRPr="009F6AFC">
              <w:rPr>
                <w:sz w:val="18"/>
                <w:szCs w:val="18"/>
              </w:rPr>
              <w:br/>
              <w:t>(</w:t>
            </w:r>
            <w:r w:rsidR="00264910">
              <w:rPr>
                <w:sz w:val="18"/>
                <w:szCs w:val="18"/>
              </w:rPr>
              <w:t xml:space="preserve">n </w:t>
            </w:r>
            <w:r w:rsidRPr="009F6AFC">
              <w:rPr>
                <w:sz w:val="18"/>
                <w:szCs w:val="18"/>
              </w:rPr>
              <w:t>= 103)</w:t>
            </w:r>
          </w:p>
        </w:tc>
        <w:tc>
          <w:tcPr>
            <w:tcW w:w="2266" w:type="dxa"/>
            <w:tcBorders>
              <w:top w:val="single" w:sz="12" w:space="0" w:color="auto"/>
              <w:bottom w:val="single" w:sz="12" w:space="0" w:color="auto"/>
            </w:tcBorders>
          </w:tcPr>
          <w:p w14:paraId="1F2F2BF8" w14:textId="23848492" w:rsidR="0048504E" w:rsidRPr="009F6AFC" w:rsidRDefault="0048504E" w:rsidP="0048504E">
            <w:pPr>
              <w:jc w:val="center"/>
              <w:cnfStyle w:val="100000000000" w:firstRow="1" w:lastRow="0" w:firstColumn="0" w:lastColumn="0" w:oddVBand="0" w:evenVBand="0" w:oddHBand="0" w:evenHBand="0" w:firstRowFirstColumn="0" w:firstRowLastColumn="0" w:lastRowFirstColumn="0" w:lastRowLastColumn="0"/>
            </w:pPr>
            <w:r w:rsidRPr="009F6AFC">
              <w:rPr>
                <w:sz w:val="18"/>
                <w:szCs w:val="18"/>
              </w:rPr>
              <w:t xml:space="preserve">Male </w:t>
            </w:r>
            <w:r w:rsidRPr="009F6AFC">
              <w:rPr>
                <w:sz w:val="18"/>
                <w:szCs w:val="18"/>
              </w:rPr>
              <w:br/>
              <w:t>(</w:t>
            </w:r>
            <w:r w:rsidR="00264910">
              <w:rPr>
                <w:sz w:val="18"/>
                <w:szCs w:val="18"/>
              </w:rPr>
              <w:t xml:space="preserve">n </w:t>
            </w:r>
            <w:r w:rsidRPr="009F6AFC">
              <w:rPr>
                <w:sz w:val="18"/>
                <w:szCs w:val="18"/>
              </w:rPr>
              <w:t>= 103)</w:t>
            </w:r>
          </w:p>
        </w:tc>
      </w:tr>
      <w:tr w:rsidR="0048504E" w:rsidRPr="005B11FA" w14:paraId="0A99C48F"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top w:val="single" w:sz="12" w:space="0" w:color="auto"/>
            </w:tcBorders>
          </w:tcPr>
          <w:p w14:paraId="4BCC458C" w14:textId="650FC70B" w:rsidR="0048504E" w:rsidRPr="009F6AFC" w:rsidRDefault="0048504E" w:rsidP="0048504E">
            <w:r w:rsidRPr="009F6AFC">
              <w:rPr>
                <w:sz w:val="18"/>
                <w:szCs w:val="18"/>
              </w:rPr>
              <w:t xml:space="preserve">Significant </w:t>
            </w:r>
            <w:proofErr w:type="gramStart"/>
            <w:r w:rsidRPr="009F6AFC">
              <w:rPr>
                <w:sz w:val="18"/>
                <w:szCs w:val="18"/>
              </w:rPr>
              <w:t xml:space="preserve">Disconnections  </w:t>
            </w:r>
            <w:proofErr w:type="gramEnd"/>
            <w:r w:rsidRPr="009F6AFC">
              <w:rPr>
                <w:sz w:val="18"/>
                <w:szCs w:val="18"/>
              </w:rPr>
              <w:br/>
            </w:r>
            <w:r w:rsidRPr="009F6AFC">
              <w:rPr>
                <w:b w:val="0"/>
                <w:i/>
                <w:sz w:val="16"/>
                <w:szCs w:val="18"/>
              </w:rPr>
              <w:t>(N, Ratio Inter- : Intra-hemispheric</w:t>
            </w:r>
            <w:r w:rsidR="0023210C" w:rsidRPr="009F6AFC">
              <w:rPr>
                <w:b w:val="0"/>
                <w:i/>
                <w:sz w:val="16"/>
                <w:szCs w:val="18"/>
              </w:rPr>
              <w:t>, % interhem.</w:t>
            </w:r>
            <w:r w:rsidRPr="009F6AFC">
              <w:rPr>
                <w:b w:val="0"/>
                <w:i/>
                <w:sz w:val="16"/>
                <w:szCs w:val="18"/>
              </w:rPr>
              <w:t>)</w:t>
            </w:r>
          </w:p>
        </w:tc>
        <w:tc>
          <w:tcPr>
            <w:tcW w:w="2265" w:type="dxa"/>
            <w:tcBorders>
              <w:top w:val="single" w:sz="12" w:space="0" w:color="auto"/>
            </w:tcBorders>
            <w:shd w:val="clear" w:color="auto" w:fill="F2F2F2" w:themeFill="background1" w:themeFillShade="F2"/>
          </w:tcPr>
          <w:p w14:paraId="7694F92D" w14:textId="5D220C21" w:rsidR="0048504E" w:rsidRPr="009F6AFC" w:rsidRDefault="00B2571F" w:rsidP="00B2571F">
            <w:pPr>
              <w:cnfStyle w:val="000000100000" w:firstRow="0" w:lastRow="0" w:firstColumn="0" w:lastColumn="0" w:oddVBand="0" w:evenVBand="0" w:oddHBand="1" w:evenHBand="0" w:firstRowFirstColumn="0" w:firstRowLastColumn="0" w:lastRowFirstColumn="0" w:lastRowLastColumn="0"/>
            </w:pPr>
            <w:r w:rsidRPr="009F6AFC">
              <w:rPr>
                <w:sz w:val="18"/>
                <w:szCs w:val="18"/>
              </w:rPr>
              <w:t>99</w:t>
            </w:r>
            <w:r w:rsidR="0048504E" w:rsidRPr="009F6AFC">
              <w:rPr>
                <w:sz w:val="18"/>
                <w:szCs w:val="18"/>
              </w:rPr>
              <w:t xml:space="preserve">, </w:t>
            </w:r>
            <w:proofErr w:type="gramStart"/>
            <w:r w:rsidRPr="009F6AFC">
              <w:rPr>
                <w:sz w:val="18"/>
                <w:szCs w:val="18"/>
              </w:rPr>
              <w:t>77</w:t>
            </w:r>
            <w:r w:rsidR="0048504E" w:rsidRPr="009F6AFC">
              <w:rPr>
                <w:sz w:val="18"/>
                <w:szCs w:val="18"/>
              </w:rPr>
              <w:t xml:space="preserve"> :</w:t>
            </w:r>
            <w:proofErr w:type="gramEnd"/>
            <w:r w:rsidR="0048504E" w:rsidRPr="009F6AFC">
              <w:rPr>
                <w:sz w:val="18"/>
                <w:szCs w:val="18"/>
              </w:rPr>
              <w:t xml:space="preserve"> </w:t>
            </w:r>
            <w:r w:rsidRPr="009F6AFC">
              <w:rPr>
                <w:sz w:val="18"/>
                <w:szCs w:val="18"/>
              </w:rPr>
              <w:t>22</w:t>
            </w:r>
            <w:r w:rsidR="0023210C" w:rsidRPr="009F6AFC">
              <w:rPr>
                <w:sz w:val="18"/>
                <w:szCs w:val="18"/>
              </w:rPr>
              <w:t xml:space="preserve"> (</w:t>
            </w:r>
            <w:r w:rsidRPr="009F6AFC">
              <w:rPr>
                <w:sz w:val="18"/>
                <w:szCs w:val="18"/>
              </w:rPr>
              <w:t>77.78</w:t>
            </w:r>
            <w:r w:rsidR="0023210C" w:rsidRPr="009F6AFC">
              <w:rPr>
                <w:sz w:val="18"/>
                <w:szCs w:val="18"/>
              </w:rPr>
              <w:t>%)</w:t>
            </w:r>
          </w:p>
        </w:tc>
        <w:tc>
          <w:tcPr>
            <w:tcW w:w="2266" w:type="dxa"/>
            <w:tcBorders>
              <w:top w:val="single" w:sz="12" w:space="0" w:color="auto"/>
            </w:tcBorders>
          </w:tcPr>
          <w:p w14:paraId="4C283413" w14:textId="30E0ED0C" w:rsidR="0048504E" w:rsidRPr="009F6AFC" w:rsidRDefault="00B2571F" w:rsidP="009F6AFC">
            <w:pPr>
              <w:cnfStyle w:val="000000100000" w:firstRow="0" w:lastRow="0" w:firstColumn="0" w:lastColumn="0" w:oddVBand="0" w:evenVBand="0" w:oddHBand="1" w:evenHBand="0" w:firstRowFirstColumn="0" w:firstRowLastColumn="0" w:lastRowFirstColumn="0" w:lastRowLastColumn="0"/>
            </w:pPr>
            <w:r w:rsidRPr="009F6AFC">
              <w:rPr>
                <w:sz w:val="18"/>
                <w:szCs w:val="18"/>
              </w:rPr>
              <w:t>30</w:t>
            </w:r>
            <w:r w:rsidR="0048504E" w:rsidRPr="009F6AFC">
              <w:rPr>
                <w:sz w:val="18"/>
                <w:szCs w:val="18"/>
              </w:rPr>
              <w:t xml:space="preserve">, </w:t>
            </w:r>
            <w:proofErr w:type="gramStart"/>
            <w:r w:rsidRPr="009F6AFC">
              <w:rPr>
                <w:sz w:val="18"/>
                <w:szCs w:val="18"/>
              </w:rPr>
              <w:t>18</w:t>
            </w:r>
            <w:r w:rsidR="0048504E" w:rsidRPr="009F6AFC">
              <w:rPr>
                <w:sz w:val="18"/>
                <w:szCs w:val="18"/>
              </w:rPr>
              <w:t xml:space="preserve"> :</w:t>
            </w:r>
            <w:proofErr w:type="gramEnd"/>
            <w:r w:rsidR="0048504E" w:rsidRPr="009F6AFC">
              <w:rPr>
                <w:sz w:val="18"/>
                <w:szCs w:val="18"/>
              </w:rPr>
              <w:t xml:space="preserve"> </w:t>
            </w:r>
            <w:r w:rsidRPr="009F6AFC">
              <w:rPr>
                <w:sz w:val="18"/>
                <w:szCs w:val="18"/>
              </w:rPr>
              <w:t>12</w:t>
            </w:r>
            <w:r w:rsidR="009F6AFC" w:rsidRPr="009F6AFC">
              <w:rPr>
                <w:sz w:val="18"/>
                <w:szCs w:val="18"/>
              </w:rPr>
              <w:t xml:space="preserve"> (60.0</w:t>
            </w:r>
            <w:r w:rsidR="0023210C" w:rsidRPr="009F6AFC">
              <w:rPr>
                <w:sz w:val="18"/>
                <w:szCs w:val="18"/>
              </w:rPr>
              <w:t>%)</w:t>
            </w:r>
          </w:p>
        </w:tc>
        <w:tc>
          <w:tcPr>
            <w:tcW w:w="2266" w:type="dxa"/>
            <w:tcBorders>
              <w:top w:val="single" w:sz="12" w:space="0" w:color="auto"/>
            </w:tcBorders>
          </w:tcPr>
          <w:p w14:paraId="3D629924" w14:textId="1A82AD34" w:rsidR="0048504E" w:rsidRPr="009F6AFC" w:rsidRDefault="009F6AFC" w:rsidP="0048504E">
            <w:pPr>
              <w:cnfStyle w:val="000000100000" w:firstRow="0" w:lastRow="0" w:firstColumn="0" w:lastColumn="0" w:oddVBand="0" w:evenVBand="0" w:oddHBand="1" w:evenHBand="0" w:firstRowFirstColumn="0" w:firstRowLastColumn="0" w:lastRowFirstColumn="0" w:lastRowLastColumn="0"/>
            </w:pPr>
            <w:r w:rsidRPr="009F6AFC">
              <w:rPr>
                <w:sz w:val="18"/>
                <w:szCs w:val="18"/>
              </w:rPr>
              <w:t xml:space="preserve">69, </w:t>
            </w:r>
            <w:proofErr w:type="gramStart"/>
            <w:r w:rsidRPr="009F6AFC">
              <w:rPr>
                <w:sz w:val="18"/>
                <w:szCs w:val="18"/>
              </w:rPr>
              <w:t>59 :</w:t>
            </w:r>
            <w:proofErr w:type="gramEnd"/>
            <w:r w:rsidRPr="009F6AFC">
              <w:rPr>
                <w:sz w:val="18"/>
                <w:szCs w:val="18"/>
              </w:rPr>
              <w:t xml:space="preserve"> 10 (85.51</w:t>
            </w:r>
            <w:r w:rsidR="0023210C" w:rsidRPr="009F6AFC">
              <w:rPr>
                <w:sz w:val="18"/>
                <w:szCs w:val="18"/>
              </w:rPr>
              <w:t>%)</w:t>
            </w:r>
          </w:p>
        </w:tc>
      </w:tr>
      <w:tr w:rsidR="0048504E" w:rsidRPr="005B11FA" w14:paraId="603C25BE" w14:textId="77777777" w:rsidTr="0048504E">
        <w:tc>
          <w:tcPr>
            <w:cnfStyle w:val="001000000000" w:firstRow="0" w:lastRow="0" w:firstColumn="1" w:lastColumn="0" w:oddVBand="0" w:evenVBand="0" w:oddHBand="0" w:evenHBand="0" w:firstRowFirstColumn="0" w:firstRowLastColumn="0" w:lastRowFirstColumn="0" w:lastRowLastColumn="0"/>
            <w:tcW w:w="2265" w:type="dxa"/>
          </w:tcPr>
          <w:p w14:paraId="48166A8E" w14:textId="7CA46116" w:rsidR="0048504E" w:rsidRPr="00225E23" w:rsidRDefault="0048504E" w:rsidP="00AA170C">
            <w:r w:rsidRPr="00225E23">
              <w:rPr>
                <w:sz w:val="18"/>
                <w:szCs w:val="18"/>
                <w:lang w:val="en-US"/>
              </w:rPr>
              <w:t xml:space="preserve">Node with highest number of sign. </w:t>
            </w:r>
            <w:proofErr w:type="gramStart"/>
            <w:r w:rsidRPr="00225E23">
              <w:rPr>
                <w:sz w:val="18"/>
                <w:szCs w:val="18"/>
                <w:lang w:val="en-US"/>
              </w:rPr>
              <w:t>disconnections</w:t>
            </w:r>
            <w:proofErr w:type="gramEnd"/>
            <w:r w:rsidRPr="00225E23">
              <w:rPr>
                <w:sz w:val="18"/>
                <w:szCs w:val="18"/>
                <w:lang w:val="en-US"/>
              </w:rPr>
              <w:t xml:space="preserve"> </w:t>
            </w:r>
            <w:r w:rsidRPr="00225E23">
              <w:rPr>
                <w:b w:val="0"/>
                <w:sz w:val="16"/>
                <w:szCs w:val="18"/>
                <w:lang w:val="en-US"/>
              </w:rPr>
              <w:t xml:space="preserve">(Anatomical Label, </w:t>
            </w:r>
            <w:r w:rsidR="00367A27">
              <w:rPr>
                <w:b w:val="0"/>
                <w:sz w:val="16"/>
                <w:szCs w:val="18"/>
                <w:lang w:val="en-US"/>
              </w:rPr>
              <w:t xml:space="preserve">% of </w:t>
            </w:r>
            <w:r w:rsidR="00367A27">
              <w:rPr>
                <w:b w:val="0"/>
                <w:sz w:val="16"/>
                <w:szCs w:val="18"/>
                <w:lang w:val="en-US"/>
              </w:rPr>
              <w:br/>
              <w:t>(sub-)sample’s sign.</w:t>
            </w:r>
            <w:r w:rsidR="00367A27" w:rsidRPr="00225E23">
              <w:rPr>
                <w:b w:val="0"/>
                <w:sz w:val="16"/>
                <w:szCs w:val="18"/>
                <w:lang w:val="en-US"/>
              </w:rPr>
              <w:t xml:space="preserve"> d</w:t>
            </w:r>
            <w:r w:rsidR="00367A27">
              <w:rPr>
                <w:b w:val="0"/>
                <w:sz w:val="16"/>
                <w:szCs w:val="18"/>
                <w:lang w:val="en-US"/>
              </w:rPr>
              <w:t>isconn.</w:t>
            </w:r>
            <w:r w:rsidR="00367A27" w:rsidRPr="00AA170C">
              <w:rPr>
                <w:b w:val="0"/>
                <w:sz w:val="16"/>
                <w:szCs w:val="18"/>
                <w:lang w:val="en-US"/>
              </w:rPr>
              <w:t>)</w:t>
            </w:r>
          </w:p>
        </w:tc>
        <w:tc>
          <w:tcPr>
            <w:tcW w:w="2265" w:type="dxa"/>
            <w:shd w:val="clear" w:color="auto" w:fill="F2F2F2" w:themeFill="background1" w:themeFillShade="F2"/>
          </w:tcPr>
          <w:p w14:paraId="1F02A3CD" w14:textId="64F45231" w:rsidR="0048504E" w:rsidRPr="00AA170C" w:rsidRDefault="0048504E" w:rsidP="000E1965">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225E23" w:rsidRPr="00AA170C">
              <w:rPr>
                <w:sz w:val="18"/>
                <w:szCs w:val="18"/>
                <w:lang w:val="en-US"/>
              </w:rPr>
              <w:t>caudal area 40</w:t>
            </w:r>
            <w:r w:rsidRPr="00AA170C">
              <w:rPr>
                <w:sz w:val="18"/>
                <w:szCs w:val="18"/>
                <w:lang w:val="en-US"/>
              </w:rPr>
              <w:t xml:space="preserve"> (</w:t>
            </w:r>
            <w:r w:rsidR="00225E23" w:rsidRPr="00AA170C">
              <w:rPr>
                <w:sz w:val="18"/>
                <w:szCs w:val="18"/>
                <w:lang w:val="en-US"/>
              </w:rPr>
              <w:t>PFm</w:t>
            </w:r>
            <w:r w:rsidRPr="00AA170C">
              <w:rPr>
                <w:sz w:val="18"/>
                <w:szCs w:val="18"/>
                <w:lang w:val="en-US"/>
              </w:rPr>
              <w:t>) of IPL (</w:t>
            </w:r>
            <w:r w:rsidR="00AA170C" w:rsidRPr="00AA170C">
              <w:rPr>
                <w:sz w:val="18"/>
                <w:szCs w:val="18"/>
                <w:lang w:val="en-US"/>
              </w:rPr>
              <w:t>5.05%</w:t>
            </w:r>
            <w:r w:rsidRPr="00AA170C">
              <w:rPr>
                <w:sz w:val="18"/>
                <w:szCs w:val="18"/>
                <w:lang w:val="en-US"/>
              </w:rPr>
              <w:t>)</w:t>
            </w:r>
          </w:p>
        </w:tc>
        <w:tc>
          <w:tcPr>
            <w:tcW w:w="2266" w:type="dxa"/>
          </w:tcPr>
          <w:p w14:paraId="4352BD9F" w14:textId="35CC12DF" w:rsidR="0048504E" w:rsidRPr="00AA170C" w:rsidRDefault="0048504E" w:rsidP="000E1965">
            <w:pPr>
              <w:jc w:val="left"/>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w:t>
            </w:r>
            <w:r w:rsidR="000E1965" w:rsidRPr="00AA170C">
              <w:rPr>
                <w:sz w:val="18"/>
                <w:szCs w:val="18"/>
                <w:lang w:val="en-US"/>
              </w:rPr>
              <w:t xml:space="preserve">lateral pre-frontal Thalamus     </w:t>
            </w:r>
            <w:r w:rsidR="000E1965" w:rsidRPr="00AA170C">
              <w:rPr>
                <w:sz w:val="18"/>
                <w:szCs w:val="18"/>
                <w:lang w:val="en-US"/>
              </w:rPr>
              <w:br/>
            </w:r>
            <w:r w:rsidR="00AA170C" w:rsidRPr="00AA170C">
              <w:rPr>
                <w:sz w:val="18"/>
                <w:szCs w:val="18"/>
                <w:lang w:val="en-US"/>
              </w:rPr>
              <w:t>(11.67%</w:t>
            </w:r>
            <w:r w:rsidRPr="00AA170C">
              <w:rPr>
                <w:sz w:val="18"/>
                <w:szCs w:val="18"/>
                <w:lang w:val="en-US"/>
              </w:rPr>
              <w:t>)</w:t>
            </w:r>
          </w:p>
        </w:tc>
        <w:tc>
          <w:tcPr>
            <w:tcW w:w="2266" w:type="dxa"/>
          </w:tcPr>
          <w:p w14:paraId="584167E8" w14:textId="1FE8D30B" w:rsidR="0048504E" w:rsidRPr="00AA170C" w:rsidRDefault="00FF26A1" w:rsidP="00AA170C">
            <w:pPr>
              <w:cnfStyle w:val="000000000000" w:firstRow="0" w:lastRow="0" w:firstColumn="0" w:lastColumn="0" w:oddVBand="0" w:evenVBand="0" w:oddHBand="0" w:evenHBand="0" w:firstRowFirstColumn="0" w:firstRowLastColumn="0" w:lastRowFirstColumn="0" w:lastRowLastColumn="0"/>
            </w:pPr>
            <w:proofErr w:type="gramStart"/>
            <w:r w:rsidRPr="00AA170C">
              <w:rPr>
                <w:sz w:val="18"/>
                <w:szCs w:val="18"/>
                <w:lang w:val="en-US"/>
              </w:rPr>
              <w:t>right</w:t>
            </w:r>
            <w:proofErr w:type="gramEnd"/>
            <w:r w:rsidRPr="00AA170C">
              <w:rPr>
                <w:sz w:val="18"/>
                <w:szCs w:val="18"/>
                <w:lang w:val="en-US"/>
              </w:rPr>
              <w:t xml:space="preserve"> caudal area 40 (PFm) of IPL (</w:t>
            </w:r>
            <w:r w:rsidR="00AA170C" w:rsidRPr="00AA170C">
              <w:rPr>
                <w:sz w:val="18"/>
                <w:szCs w:val="18"/>
                <w:lang w:val="en-US"/>
              </w:rPr>
              <w:t>6.52%</w:t>
            </w:r>
            <w:r w:rsidRPr="00AA170C">
              <w:rPr>
                <w:sz w:val="18"/>
                <w:szCs w:val="18"/>
                <w:lang w:val="en-US"/>
              </w:rPr>
              <w:t>)</w:t>
            </w:r>
          </w:p>
        </w:tc>
      </w:tr>
      <w:tr w:rsidR="0048504E" w:rsidRPr="005B11FA" w14:paraId="14936ADC" w14:textId="77777777" w:rsidTr="004850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5" w:type="dxa"/>
            <w:tcBorders>
              <w:bottom w:val="single" w:sz="12" w:space="0" w:color="auto"/>
            </w:tcBorders>
          </w:tcPr>
          <w:p w14:paraId="7E80CA87" w14:textId="36861AA8" w:rsidR="0048504E" w:rsidRPr="00113CDB" w:rsidRDefault="0048504E" w:rsidP="00AA170C">
            <w:pPr>
              <w:rPr>
                <w:strike/>
                <w:highlight w:val="yellow"/>
              </w:rPr>
            </w:pPr>
            <w:r w:rsidRPr="00225E23">
              <w:rPr>
                <w:sz w:val="18"/>
                <w:szCs w:val="18"/>
                <w:lang w:val="en-US"/>
              </w:rPr>
              <w:t xml:space="preserve">ROI with highest number of sign. </w:t>
            </w:r>
            <w:proofErr w:type="gramStart"/>
            <w:r w:rsidRPr="00225E23">
              <w:rPr>
                <w:sz w:val="18"/>
                <w:szCs w:val="18"/>
                <w:lang w:val="en-US"/>
              </w:rPr>
              <w:t>disconnections</w:t>
            </w:r>
            <w:proofErr w:type="gramEnd"/>
            <w:r w:rsidRPr="00225E23">
              <w:rPr>
                <w:sz w:val="18"/>
                <w:szCs w:val="18"/>
                <w:lang w:val="en-US"/>
              </w:rPr>
              <w:t xml:space="preserve"> </w:t>
            </w:r>
            <w:r w:rsidR="000E1965">
              <w:rPr>
                <w:b w:val="0"/>
                <w:sz w:val="16"/>
                <w:szCs w:val="18"/>
                <w:lang w:val="en-US"/>
              </w:rPr>
              <w:t xml:space="preserve">(Anatomical Label, </w:t>
            </w:r>
            <w:r w:rsidR="00AA170C">
              <w:rPr>
                <w:b w:val="0"/>
                <w:sz w:val="16"/>
                <w:szCs w:val="18"/>
                <w:lang w:val="en-US"/>
              </w:rPr>
              <w:t>%</w:t>
            </w:r>
            <w:r w:rsidR="00367A27">
              <w:rPr>
                <w:b w:val="0"/>
                <w:sz w:val="16"/>
                <w:szCs w:val="18"/>
                <w:lang w:val="en-US"/>
              </w:rPr>
              <w:t xml:space="preserve"> of </w:t>
            </w:r>
            <w:r w:rsidR="00367A27">
              <w:rPr>
                <w:b w:val="0"/>
                <w:sz w:val="16"/>
                <w:szCs w:val="18"/>
                <w:lang w:val="en-US"/>
              </w:rPr>
              <w:br/>
              <w:t xml:space="preserve">(sub-)sample’s </w:t>
            </w:r>
            <w:r w:rsidR="00AA170C">
              <w:rPr>
                <w:b w:val="0"/>
                <w:sz w:val="16"/>
                <w:szCs w:val="18"/>
                <w:lang w:val="en-US"/>
              </w:rPr>
              <w:t>sign.</w:t>
            </w:r>
            <w:r w:rsidRPr="00225E23">
              <w:rPr>
                <w:b w:val="0"/>
                <w:sz w:val="16"/>
                <w:szCs w:val="18"/>
                <w:lang w:val="en-US"/>
              </w:rPr>
              <w:t xml:space="preserve"> d</w:t>
            </w:r>
            <w:r w:rsidR="00367A27">
              <w:rPr>
                <w:b w:val="0"/>
                <w:sz w:val="16"/>
                <w:szCs w:val="18"/>
                <w:lang w:val="en-US"/>
              </w:rPr>
              <w:t>isconn.</w:t>
            </w:r>
            <w:r w:rsidRPr="00AA170C">
              <w:rPr>
                <w:b w:val="0"/>
                <w:sz w:val="16"/>
                <w:szCs w:val="18"/>
                <w:lang w:val="en-US"/>
              </w:rPr>
              <w:t>)</w:t>
            </w:r>
          </w:p>
        </w:tc>
        <w:tc>
          <w:tcPr>
            <w:tcW w:w="2265" w:type="dxa"/>
            <w:tcBorders>
              <w:bottom w:val="single" w:sz="12" w:space="0" w:color="auto"/>
            </w:tcBorders>
            <w:shd w:val="clear" w:color="auto" w:fill="F2F2F2" w:themeFill="background1" w:themeFillShade="F2"/>
          </w:tcPr>
          <w:p w14:paraId="2DE69B73" w14:textId="35D82C8D" w:rsidR="0048504E" w:rsidRPr="000E1965" w:rsidRDefault="000E1965"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Thalamus</w:t>
            </w:r>
            <w:r w:rsidR="0048504E" w:rsidRPr="00AA170C">
              <w:rPr>
                <w:sz w:val="18"/>
                <w:szCs w:val="18"/>
                <w:lang w:val="en-US"/>
              </w:rPr>
              <w:t xml:space="preserve"> (</w:t>
            </w:r>
            <w:r w:rsidR="00AA170C" w:rsidRPr="00AA170C">
              <w:rPr>
                <w:sz w:val="18"/>
                <w:szCs w:val="18"/>
                <w:lang w:val="en-US"/>
              </w:rPr>
              <w:t>21.72%</w:t>
            </w:r>
            <w:r w:rsidR="0048504E" w:rsidRPr="00AA170C">
              <w:rPr>
                <w:sz w:val="18"/>
                <w:szCs w:val="18"/>
                <w:lang w:val="en-US"/>
              </w:rPr>
              <w:t>)</w:t>
            </w:r>
          </w:p>
        </w:tc>
        <w:tc>
          <w:tcPr>
            <w:tcW w:w="2266" w:type="dxa"/>
            <w:tcBorders>
              <w:bottom w:val="single" w:sz="12" w:space="0" w:color="auto"/>
            </w:tcBorders>
          </w:tcPr>
          <w:p w14:paraId="02E64EBE" w14:textId="48E9BDEC" w:rsidR="0048504E" w:rsidRPr="00AA170C" w:rsidRDefault="00FF26A1"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 xml:space="preserve">Thalamus </w:t>
            </w:r>
            <w:r w:rsidR="00AA170C" w:rsidRPr="00AA170C">
              <w:rPr>
                <w:sz w:val="18"/>
                <w:szCs w:val="18"/>
                <w:lang w:val="en-US"/>
              </w:rPr>
              <w:t>(71.67%</w:t>
            </w:r>
            <w:r w:rsidRPr="00AA170C">
              <w:rPr>
                <w:sz w:val="18"/>
                <w:szCs w:val="18"/>
                <w:lang w:val="en-US"/>
              </w:rPr>
              <w:t>)</w:t>
            </w:r>
          </w:p>
        </w:tc>
        <w:tc>
          <w:tcPr>
            <w:tcW w:w="2266" w:type="dxa"/>
            <w:tcBorders>
              <w:bottom w:val="single" w:sz="12" w:space="0" w:color="auto"/>
            </w:tcBorders>
          </w:tcPr>
          <w:p w14:paraId="586778D5" w14:textId="584642B4" w:rsidR="0048504E" w:rsidRPr="00AA170C" w:rsidRDefault="00AA170C" w:rsidP="00AA170C">
            <w:pPr>
              <w:cnfStyle w:val="000000100000" w:firstRow="0" w:lastRow="0" w:firstColumn="0" w:lastColumn="0" w:oddVBand="0" w:evenVBand="0" w:oddHBand="1" w:evenHBand="0" w:firstRowFirstColumn="0" w:firstRowLastColumn="0" w:lastRowFirstColumn="0" w:lastRowLastColumn="0"/>
            </w:pPr>
            <w:r w:rsidRPr="00AA170C">
              <w:rPr>
                <w:sz w:val="18"/>
                <w:szCs w:val="18"/>
                <w:lang w:val="en-US"/>
              </w:rPr>
              <w:t>MFG (24.64%</w:t>
            </w:r>
            <w:r w:rsidR="0048504E" w:rsidRPr="00AA170C">
              <w:rPr>
                <w:sz w:val="18"/>
                <w:szCs w:val="18"/>
                <w:lang w:val="en-US"/>
              </w:rPr>
              <w:t>)</w:t>
            </w:r>
          </w:p>
        </w:tc>
      </w:tr>
    </w:tbl>
    <w:p w14:paraId="3B610C09" w14:textId="767C538B" w:rsidR="00747EBA" w:rsidRPr="00FC5D70" w:rsidRDefault="00512A5C" w:rsidP="00C31734">
      <w:pPr>
        <w:rPr>
          <w:sz w:val="18"/>
          <w:szCs w:val="18"/>
          <w:highlight w:val="yellow"/>
        </w:rPr>
      </w:pPr>
      <w:r w:rsidRPr="00FC5D70">
        <w:rPr>
          <w:sz w:val="18"/>
          <w:szCs w:val="18"/>
        </w:rPr>
        <w:t xml:space="preserve">Selected summary statistics resulting from the parcel-wise disconnection analysis at p = 0.05. Results are either given as number of significant disconnections, </w:t>
      </w:r>
      <w:r w:rsidR="008A5861" w:rsidRPr="00FC5D70">
        <w:rPr>
          <w:sz w:val="18"/>
          <w:szCs w:val="18"/>
        </w:rPr>
        <w:t xml:space="preserve">ratio </w:t>
      </w:r>
      <w:r w:rsidRPr="00FC5D70">
        <w:rPr>
          <w:sz w:val="18"/>
          <w:szCs w:val="18"/>
        </w:rPr>
        <w:t>of interhemisphe</w:t>
      </w:r>
      <w:r w:rsidR="003D7287" w:rsidRPr="00FC5D70">
        <w:rPr>
          <w:sz w:val="18"/>
          <w:szCs w:val="18"/>
        </w:rPr>
        <w:t xml:space="preserve">ric disconnections </w:t>
      </w:r>
      <w:r w:rsidR="008A5861" w:rsidRPr="00FC5D70">
        <w:rPr>
          <w:sz w:val="18"/>
          <w:szCs w:val="18"/>
        </w:rPr>
        <w:t xml:space="preserve">to </w:t>
      </w:r>
      <w:r w:rsidR="003D7287" w:rsidRPr="00FC5D70">
        <w:rPr>
          <w:sz w:val="18"/>
          <w:szCs w:val="18"/>
        </w:rPr>
        <w:t>i</w:t>
      </w:r>
      <w:r w:rsidRPr="00FC5D70">
        <w:rPr>
          <w:sz w:val="18"/>
          <w:szCs w:val="18"/>
        </w:rPr>
        <w:t>ntrahemispheric disconnections or as anatomical label based on</w:t>
      </w:r>
      <w:r w:rsidR="002E4BF9" w:rsidRPr="00FC5D70">
        <w:rPr>
          <w:sz w:val="18"/>
          <w:szCs w:val="18"/>
        </w:rPr>
        <w:t xml:space="preserve"> the</w:t>
      </w:r>
      <w:r w:rsidRPr="00FC5D70">
        <w:rPr>
          <w:sz w:val="18"/>
          <w:szCs w:val="18"/>
        </w:rPr>
        <w:t xml:space="preserve"> BN-246 atlas (</w:t>
      </w:r>
      <w:hyperlink w:anchor="fan2016" w:history="1">
        <w:r w:rsidRPr="00B92904">
          <w:rPr>
            <w:rStyle w:val="Hyperlink"/>
            <w:rFonts w:ascii="Ebrima" w:hAnsi="Ebrima"/>
            <w:sz w:val="18"/>
            <w:szCs w:val="18"/>
          </w:rPr>
          <w:t>Fan et al., 2016</w:t>
        </w:r>
      </w:hyperlink>
      <w:r w:rsidRPr="00FC5D70">
        <w:rPr>
          <w:sz w:val="18"/>
          <w:szCs w:val="18"/>
        </w:rPr>
        <w:t>) (contributing to percentage of disconnections).</w:t>
      </w:r>
      <w:bookmarkEnd w:id="59"/>
      <w:r w:rsidR="00FC5D70" w:rsidRPr="00FC5D70">
        <w:rPr>
          <w:sz w:val="18"/>
          <w:szCs w:val="18"/>
        </w:rPr>
        <w:t xml:space="preserve"> </w:t>
      </w:r>
      <w:r w:rsidR="005F3C5E">
        <w:rPr>
          <w:sz w:val="18"/>
          <w:szCs w:val="18"/>
        </w:rPr>
        <w:t>RO</w:t>
      </w:r>
      <w:r w:rsidR="00EB55F2">
        <w:rPr>
          <w:sz w:val="18"/>
          <w:szCs w:val="18"/>
        </w:rPr>
        <w:t>Is are all nodes belonging to a</w:t>
      </w:r>
      <w:r w:rsidR="005F3C5E">
        <w:rPr>
          <w:sz w:val="18"/>
          <w:szCs w:val="18"/>
        </w:rPr>
        <w:t xml:space="preserve"> superordinate anatomical region. </w:t>
      </w:r>
      <w:r w:rsidR="00FC5D70" w:rsidRPr="008F208A">
        <w:rPr>
          <w:sz w:val="18"/>
          <w:szCs w:val="18"/>
        </w:rPr>
        <w:t xml:space="preserve">More details can be found in </w:t>
      </w:r>
      <w:hyperlink w:anchor="s_table04sigDCs_regions" w:history="1">
        <w:r w:rsidR="00FC5D70" w:rsidRPr="008F208A">
          <w:rPr>
            <w:rStyle w:val="Hyperlink"/>
            <w:rFonts w:ascii="Ebrima" w:hAnsi="Ebrima"/>
            <w:sz w:val="18"/>
            <w:szCs w:val="18"/>
          </w:rPr>
          <w:t>Supplementary Table 4</w:t>
        </w:r>
      </w:hyperlink>
      <w:r w:rsidR="00FC5D70" w:rsidRPr="008F208A">
        <w:rPr>
          <w:sz w:val="18"/>
          <w:szCs w:val="18"/>
        </w:rPr>
        <w:t xml:space="preserve">. </w:t>
      </w:r>
      <w:r w:rsidR="000E1965" w:rsidRPr="00FC5D70">
        <w:rPr>
          <w:sz w:val="18"/>
          <w:szCs w:val="18"/>
        </w:rPr>
        <w:t>Abbreviations:</w:t>
      </w:r>
      <w:r w:rsidR="00FC5D70" w:rsidRPr="00FC5D70">
        <w:rPr>
          <w:sz w:val="18"/>
          <w:szCs w:val="18"/>
        </w:rPr>
        <w:t xml:space="preserve"> </w:t>
      </w:r>
      <w:r w:rsidR="00264910">
        <w:rPr>
          <w:i/>
          <w:sz w:val="18"/>
          <w:szCs w:val="18"/>
        </w:rPr>
        <w:t xml:space="preserve">n </w:t>
      </w:r>
      <w:r w:rsidR="00FC5D70" w:rsidRPr="00FC5D70">
        <w:rPr>
          <w:sz w:val="18"/>
          <w:szCs w:val="18"/>
        </w:rPr>
        <w:t xml:space="preserve">– Number of patients, </w:t>
      </w:r>
      <w:r w:rsidR="00FC5D70" w:rsidRPr="00FC5D70">
        <w:rPr>
          <w:i/>
          <w:sz w:val="18"/>
          <w:szCs w:val="18"/>
        </w:rPr>
        <w:t>IPL</w:t>
      </w:r>
      <w:r w:rsidR="00FC5D70" w:rsidRPr="00FC5D70">
        <w:rPr>
          <w:sz w:val="18"/>
          <w:szCs w:val="18"/>
        </w:rPr>
        <w:t xml:space="preserve"> – inferior parietal lobule, </w:t>
      </w:r>
      <w:r w:rsidR="00FC5D70" w:rsidRPr="00FC5D70">
        <w:rPr>
          <w:i/>
          <w:sz w:val="18"/>
          <w:szCs w:val="18"/>
        </w:rPr>
        <w:t xml:space="preserve">MFG </w:t>
      </w:r>
      <w:r w:rsidR="00FC5D70" w:rsidRPr="00FC5D70">
        <w:rPr>
          <w:sz w:val="18"/>
          <w:szCs w:val="18"/>
        </w:rPr>
        <w:t>– middle frontal gyrus</w:t>
      </w:r>
    </w:p>
    <w:p w14:paraId="2E250AC1" w14:textId="77777777" w:rsidR="00B9604E" w:rsidRDefault="0035789A" w:rsidP="00450304">
      <w:pPr>
        <w:spacing w:line="276" w:lineRule="auto"/>
      </w:pPr>
      <w:r>
        <w:rPr>
          <w:szCs w:val="18"/>
        </w:rPr>
        <w:lastRenderedPageBreak/>
        <w:t xml:space="preserve">In women, all 10 of the most significant female-specific disconnections were </w:t>
      </w:r>
      <w:r w:rsidRPr="004D1408">
        <w:rPr>
          <w:i/>
          <w:szCs w:val="18"/>
        </w:rPr>
        <w:t>inter</w:t>
      </w:r>
      <w:r w:rsidR="004D1408" w:rsidRPr="004D1408">
        <w:rPr>
          <w:i/>
          <w:szCs w:val="18"/>
        </w:rPr>
        <w:t>-</w:t>
      </w:r>
      <w:r>
        <w:rPr>
          <w:szCs w:val="18"/>
        </w:rPr>
        <w:t xml:space="preserve">hemispheric disconnections involving the thalamus (see </w:t>
      </w:r>
      <w:hyperlink w:anchor="table03roiDCs_5most" w:history="1">
        <w:r w:rsidRPr="008F208A">
          <w:rPr>
            <w:rStyle w:val="Hyperlink"/>
            <w:rFonts w:ascii="Ebrima" w:hAnsi="Ebrima"/>
            <w:szCs w:val="18"/>
          </w:rPr>
          <w:t>Table 3</w:t>
        </w:r>
      </w:hyperlink>
      <w:r>
        <w:rPr>
          <w:szCs w:val="18"/>
        </w:rPr>
        <w:t>).</w:t>
      </w:r>
      <w:r w:rsidR="004D1408">
        <w:rPr>
          <w:szCs w:val="18"/>
        </w:rPr>
        <w:t xml:space="preserve"> The majority of the 10 most significant male-specific disconnections</w:t>
      </w:r>
      <w:r w:rsidRPr="0035789A">
        <w:rPr>
          <w:szCs w:val="18"/>
        </w:rPr>
        <w:t xml:space="preserve"> </w:t>
      </w:r>
      <w:r w:rsidR="004D1408">
        <w:rPr>
          <w:szCs w:val="18"/>
        </w:rPr>
        <w:t xml:space="preserve">are spread throughout the frontal lobe, with few disconnections to/from the insula, ITG and IPL. Interestingly, there is only one </w:t>
      </w:r>
      <w:r w:rsidR="004D1408" w:rsidRPr="004D1408">
        <w:rPr>
          <w:i/>
          <w:szCs w:val="18"/>
        </w:rPr>
        <w:t>intra-</w:t>
      </w:r>
      <w:r w:rsidR="004D1408">
        <w:rPr>
          <w:szCs w:val="18"/>
        </w:rPr>
        <w:t>hemispheric disconnection, which is between the right ITG and IPL.</w:t>
      </w:r>
      <w:bookmarkStart w:id="60" w:name="table03roiDCs_5most"/>
    </w:p>
    <w:p w14:paraId="7ADD1FEC" w14:textId="77777777" w:rsidR="00C27FE1" w:rsidRDefault="00C27FE1" w:rsidP="00450304">
      <w:pPr>
        <w:spacing w:line="276" w:lineRule="auto"/>
        <w:rPr>
          <w:b/>
        </w:rPr>
      </w:pPr>
    </w:p>
    <w:p w14:paraId="0AF4B3A8" w14:textId="4FAEAAD9" w:rsidR="00454044" w:rsidRPr="00B9604E" w:rsidRDefault="00E45B12" w:rsidP="00450304">
      <w:pPr>
        <w:spacing w:line="276" w:lineRule="auto"/>
        <w:rPr>
          <w:strike/>
        </w:rPr>
      </w:pPr>
      <w:r w:rsidRPr="0035789A">
        <w:rPr>
          <w:b/>
        </w:rPr>
        <w:t>Table 3:</w:t>
      </w:r>
      <w:r w:rsidRPr="0035789A">
        <w:t xml:space="preserve"> Most Significant Parcel-wise Disconnections</w:t>
      </w:r>
      <w:r w:rsidR="00454044" w:rsidRPr="0035789A">
        <w:t xml:space="preserve"> </w:t>
      </w:r>
      <w:r w:rsidR="00DE5DC0" w:rsidRPr="0035789A">
        <w:t>at p = 0.05</w:t>
      </w:r>
    </w:p>
    <w:tbl>
      <w:tblPr>
        <w:tblStyle w:val="PlainTable2"/>
        <w:tblW w:w="0" w:type="auto"/>
        <w:tblLook w:val="04A0" w:firstRow="1" w:lastRow="0" w:firstColumn="1" w:lastColumn="0" w:noHBand="0" w:noVBand="1"/>
      </w:tblPr>
      <w:tblGrid>
        <w:gridCol w:w="985"/>
        <w:gridCol w:w="3600"/>
        <w:gridCol w:w="3387"/>
        <w:gridCol w:w="1090"/>
      </w:tblGrid>
      <w:tr w:rsidR="00E1528B" w14:paraId="363829FF" w14:textId="77777777" w:rsidTr="002728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Borders>
              <w:top w:val="single" w:sz="12" w:space="0" w:color="auto"/>
              <w:bottom w:val="single" w:sz="12" w:space="0" w:color="auto"/>
            </w:tcBorders>
          </w:tcPr>
          <w:p w14:paraId="6F25C450" w14:textId="12CD5538" w:rsidR="00E1528B" w:rsidRPr="00454044" w:rsidRDefault="00E1528B" w:rsidP="00454044">
            <w:pPr>
              <w:jc w:val="center"/>
              <w:rPr>
                <w:sz w:val="18"/>
              </w:rPr>
            </w:pPr>
          </w:p>
        </w:tc>
        <w:tc>
          <w:tcPr>
            <w:tcW w:w="3600" w:type="dxa"/>
            <w:tcBorders>
              <w:top w:val="single" w:sz="12" w:space="0" w:color="auto"/>
              <w:bottom w:val="single" w:sz="12" w:space="0" w:color="auto"/>
            </w:tcBorders>
          </w:tcPr>
          <w:p w14:paraId="56969C69" w14:textId="7CFB80E0"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Pr>
                <w:sz w:val="18"/>
              </w:rPr>
              <w:t>Node A</w:t>
            </w:r>
          </w:p>
        </w:tc>
        <w:tc>
          <w:tcPr>
            <w:tcW w:w="3387" w:type="dxa"/>
            <w:tcBorders>
              <w:top w:val="single" w:sz="12" w:space="0" w:color="auto"/>
              <w:bottom w:val="single" w:sz="12" w:space="0" w:color="auto"/>
            </w:tcBorders>
          </w:tcPr>
          <w:p w14:paraId="16E913E5" w14:textId="0B9B0EE2"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Node B</w:t>
            </w:r>
          </w:p>
        </w:tc>
        <w:tc>
          <w:tcPr>
            <w:tcW w:w="1090" w:type="dxa"/>
            <w:tcBorders>
              <w:top w:val="single" w:sz="12" w:space="0" w:color="auto"/>
              <w:bottom w:val="single" w:sz="12" w:space="0" w:color="auto"/>
            </w:tcBorders>
          </w:tcPr>
          <w:p w14:paraId="06AD0226" w14:textId="06671BC4" w:rsidR="00E1528B" w:rsidRPr="00454044" w:rsidRDefault="00E1528B" w:rsidP="00454044">
            <w:pPr>
              <w:jc w:val="center"/>
              <w:cnfStyle w:val="100000000000" w:firstRow="1" w:lastRow="0" w:firstColumn="0" w:lastColumn="0" w:oddVBand="0" w:evenVBand="0" w:oddHBand="0" w:evenHBand="0" w:firstRowFirstColumn="0" w:firstRowLastColumn="0" w:lastRowFirstColumn="0" w:lastRowLastColumn="0"/>
              <w:rPr>
                <w:sz w:val="18"/>
              </w:rPr>
            </w:pPr>
            <w:r w:rsidRPr="00454044">
              <w:rPr>
                <w:sz w:val="18"/>
              </w:rPr>
              <w:t>z-Value</w:t>
            </w:r>
          </w:p>
        </w:tc>
      </w:tr>
      <w:tr w:rsidR="00E1528B" w14:paraId="79941E3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single" w:sz="12" w:space="0" w:color="auto"/>
            </w:tcBorders>
          </w:tcPr>
          <w:p w14:paraId="23AFEC56" w14:textId="2D199BFC" w:rsidR="00E1528B" w:rsidRPr="00454044" w:rsidRDefault="0035789A" w:rsidP="0035789A">
            <w:pPr>
              <w:jc w:val="center"/>
              <w:rPr>
                <w:sz w:val="18"/>
                <w:highlight w:val="yellow"/>
              </w:rPr>
            </w:pPr>
            <w:r>
              <w:rPr>
                <w:sz w:val="18"/>
              </w:rPr>
              <w:br/>
            </w:r>
            <w:r>
              <w:rPr>
                <w:sz w:val="18"/>
              </w:rPr>
              <w:br/>
            </w:r>
            <w:r>
              <w:rPr>
                <w:sz w:val="18"/>
              </w:rPr>
              <w:br/>
            </w:r>
            <w:r>
              <w:rPr>
                <w:sz w:val="18"/>
              </w:rPr>
              <w:br/>
            </w:r>
            <w:r>
              <w:rPr>
                <w:sz w:val="18"/>
              </w:rPr>
              <w:br/>
            </w:r>
            <w:r w:rsidR="00AF4450">
              <w:rPr>
                <w:sz w:val="18"/>
              </w:rPr>
              <w:br/>
            </w:r>
            <w:r w:rsidR="00AF4450">
              <w:rPr>
                <w:sz w:val="18"/>
              </w:rPr>
              <w:br/>
              <w:t>F</w:t>
            </w:r>
            <w:r w:rsidR="00AF4450">
              <w:rPr>
                <w:sz w:val="18"/>
              </w:rPr>
              <w:br/>
              <w:t>E</w:t>
            </w:r>
            <w:r w:rsidR="00AF4450">
              <w:rPr>
                <w:sz w:val="18"/>
              </w:rPr>
              <w:br/>
              <w:t>M</w:t>
            </w:r>
            <w:r w:rsidR="00AF4450">
              <w:rPr>
                <w:sz w:val="18"/>
              </w:rPr>
              <w:br/>
              <w:t>A</w:t>
            </w:r>
            <w:r w:rsidR="00AF4450">
              <w:rPr>
                <w:sz w:val="18"/>
              </w:rPr>
              <w:br/>
              <w:t>L</w:t>
            </w:r>
            <w:r w:rsidR="00AF4450">
              <w:rPr>
                <w:sz w:val="18"/>
              </w:rPr>
              <w:br/>
              <w:t>E</w:t>
            </w:r>
          </w:p>
        </w:tc>
        <w:tc>
          <w:tcPr>
            <w:tcW w:w="3600" w:type="dxa"/>
            <w:tcBorders>
              <w:top w:val="single" w:sz="12" w:space="0" w:color="auto"/>
              <w:bottom w:val="nil"/>
            </w:tcBorders>
          </w:tcPr>
          <w:p w14:paraId="4846C25E" w14:textId="06CC4C35"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w:t>
            </w:r>
            <w:r w:rsidRPr="00454044">
              <w:rPr>
                <w:rFonts w:ascii="Calibri" w:hAnsi="Calibri" w:cs="Calibri"/>
                <w:color w:val="000000"/>
                <w:sz w:val="18"/>
              </w:rPr>
              <w:t xml:space="preserve">Thalamus </w:t>
            </w:r>
            <w:r>
              <w:rPr>
                <w:rFonts w:ascii="Calibri" w:hAnsi="Calibri" w:cs="Calibri"/>
                <w:color w:val="000000"/>
                <w:sz w:val="18"/>
              </w:rPr>
              <w:br/>
            </w:r>
            <w:r w:rsidRPr="00454044">
              <w:rPr>
                <w:rFonts w:ascii="Calibri" w:hAnsi="Calibri" w:cs="Calibri"/>
                <w:color w:val="000000"/>
                <w:sz w:val="18"/>
              </w:rPr>
              <w:t>(medial pre-frontal thalamus)</w:t>
            </w:r>
          </w:p>
        </w:tc>
        <w:tc>
          <w:tcPr>
            <w:tcW w:w="3387" w:type="dxa"/>
            <w:tcBorders>
              <w:top w:val="single" w:sz="12" w:space="0" w:color="auto"/>
              <w:bottom w:val="nil"/>
            </w:tcBorders>
          </w:tcPr>
          <w:p w14:paraId="2F0A6AC5" w14:textId="6AFB5DB4"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1090" w:type="dxa"/>
            <w:tcBorders>
              <w:top w:val="single" w:sz="12" w:space="0" w:color="auto"/>
              <w:bottom w:val="nil"/>
            </w:tcBorders>
          </w:tcPr>
          <w:p w14:paraId="3DAEE501" w14:textId="5735EF0B"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2.68161634</w:t>
            </w:r>
          </w:p>
        </w:tc>
      </w:tr>
      <w:tr w:rsidR="00E1528B" w14:paraId="03EDF7B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2592A48" w14:textId="3D16F73C" w:rsidR="00E1528B" w:rsidRPr="00454044" w:rsidRDefault="00E1528B" w:rsidP="00E1528B">
            <w:pPr>
              <w:jc w:val="center"/>
              <w:rPr>
                <w:sz w:val="18"/>
                <w:highlight w:val="yellow"/>
              </w:rPr>
            </w:pPr>
          </w:p>
        </w:tc>
        <w:tc>
          <w:tcPr>
            <w:tcW w:w="3600" w:type="dxa"/>
            <w:tcBorders>
              <w:top w:val="nil"/>
              <w:bottom w:val="nil"/>
            </w:tcBorders>
          </w:tcPr>
          <w:p w14:paraId="2FA2508C" w14:textId="66944A2B"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sensory thalamus)</w:t>
            </w:r>
          </w:p>
        </w:tc>
        <w:tc>
          <w:tcPr>
            <w:tcW w:w="3387" w:type="dxa"/>
            <w:tcBorders>
              <w:top w:val="nil"/>
              <w:bottom w:val="nil"/>
            </w:tcBorders>
          </w:tcPr>
          <w:p w14:paraId="71B7EC70" w14:textId="5D9B7347"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Right</w:t>
            </w:r>
            <w:r w:rsidRPr="00454044">
              <w:rPr>
                <w:rFonts w:ascii="Calibri" w:hAnsi="Calibri" w:cs="Calibri"/>
                <w:color w:val="000000"/>
                <w:sz w:val="18"/>
              </w:rPr>
              <w:t xml:space="preserve"> Thalamus </w:t>
            </w:r>
            <w:r>
              <w:rPr>
                <w:rFonts w:ascii="Calibri" w:hAnsi="Calibri" w:cs="Calibri"/>
                <w:color w:val="000000"/>
                <w:sz w:val="18"/>
              </w:rPr>
              <w:br/>
            </w:r>
            <w:r w:rsidRPr="00454044">
              <w:rPr>
                <w:rFonts w:ascii="Calibri" w:hAnsi="Calibri" w:cs="Calibri"/>
                <w:color w:val="000000"/>
                <w:sz w:val="18"/>
              </w:rPr>
              <w:t>(sensory thalamus)</w:t>
            </w:r>
          </w:p>
        </w:tc>
        <w:tc>
          <w:tcPr>
            <w:tcW w:w="1090" w:type="dxa"/>
            <w:tcBorders>
              <w:top w:val="nil"/>
              <w:bottom w:val="nil"/>
            </w:tcBorders>
          </w:tcPr>
          <w:p w14:paraId="37F66E30" w14:textId="449AF57A"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3C1B3B6F"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B43E304" w14:textId="35179842" w:rsidR="00E1528B" w:rsidRPr="00454044" w:rsidRDefault="00E1528B" w:rsidP="00E1528B">
            <w:pPr>
              <w:jc w:val="center"/>
              <w:rPr>
                <w:sz w:val="18"/>
                <w:highlight w:val="yellow"/>
              </w:rPr>
            </w:pPr>
          </w:p>
        </w:tc>
        <w:tc>
          <w:tcPr>
            <w:tcW w:w="3600" w:type="dxa"/>
            <w:tcBorders>
              <w:top w:val="nil"/>
              <w:bottom w:val="nil"/>
            </w:tcBorders>
          </w:tcPr>
          <w:p w14:paraId="6581CEAF" w14:textId="61EE474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w:t>
            </w:r>
            <w:r w:rsidRPr="00454044">
              <w:rPr>
                <w:rFonts w:ascii="Calibri" w:hAnsi="Calibri" w:cs="Calibri"/>
                <w:color w:val="000000"/>
                <w:sz w:val="18"/>
              </w:rPr>
              <w:t>posterior parietal thalamus)</w:t>
            </w:r>
          </w:p>
        </w:tc>
        <w:tc>
          <w:tcPr>
            <w:tcW w:w="3387" w:type="dxa"/>
            <w:tcBorders>
              <w:top w:val="nil"/>
              <w:bottom w:val="nil"/>
            </w:tcBorders>
          </w:tcPr>
          <w:p w14:paraId="5669069D" w14:textId="00F8D7F7"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w:t>
            </w:r>
            <w:r w:rsidRPr="00454044">
              <w:rPr>
                <w:rFonts w:ascii="Calibri" w:hAnsi="Calibri" w:cs="Calibri"/>
                <w:color w:val="000000"/>
                <w:sz w:val="18"/>
              </w:rPr>
              <w:t>sensory thalamus)</w:t>
            </w:r>
          </w:p>
        </w:tc>
        <w:tc>
          <w:tcPr>
            <w:tcW w:w="1090" w:type="dxa"/>
            <w:tcBorders>
              <w:top w:val="nil"/>
              <w:bottom w:val="nil"/>
            </w:tcBorders>
          </w:tcPr>
          <w:p w14:paraId="162FA009" w14:textId="77C332E7"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140C73D4"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7BC3D3B5" w14:textId="6538DF2F" w:rsidR="00E1528B" w:rsidRPr="00847575" w:rsidRDefault="00E1528B" w:rsidP="00E1528B">
            <w:pPr>
              <w:jc w:val="center"/>
              <w:rPr>
                <w:rFonts w:asciiTheme="minorHAnsi" w:hAnsiTheme="minorHAnsi" w:cstheme="minorHAnsi"/>
                <w:highlight w:val="yellow"/>
              </w:rPr>
            </w:pPr>
          </w:p>
        </w:tc>
        <w:tc>
          <w:tcPr>
            <w:tcW w:w="3600" w:type="dxa"/>
            <w:tcBorders>
              <w:top w:val="nil"/>
              <w:bottom w:val="nil"/>
            </w:tcBorders>
          </w:tcPr>
          <w:p w14:paraId="00915418" w14:textId="11D856A1"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847575">
              <w:rPr>
                <w:rFonts w:asciiTheme="minorHAnsi" w:hAnsiTheme="minorHAnsi" w:cstheme="minorHAnsi"/>
                <w:sz w:val="18"/>
              </w:rPr>
              <w:t xml:space="preserve">Left Thalamus </w:t>
            </w:r>
            <w:r>
              <w:rPr>
                <w:rFonts w:asciiTheme="minorHAnsi" w:hAnsiTheme="minorHAnsi" w:cstheme="minorHAnsi"/>
                <w:sz w:val="18"/>
              </w:rPr>
              <w:br/>
            </w:r>
            <w:r w:rsidRPr="00847575">
              <w:rPr>
                <w:rFonts w:asciiTheme="minorHAnsi" w:hAnsiTheme="minorHAnsi" w:cstheme="minorHAnsi"/>
                <w:sz w:val="18"/>
              </w:rPr>
              <w:t>(lateral pre-frontal thalamus)</w:t>
            </w:r>
          </w:p>
        </w:tc>
        <w:tc>
          <w:tcPr>
            <w:tcW w:w="3387" w:type="dxa"/>
            <w:tcBorders>
              <w:top w:val="nil"/>
              <w:bottom w:val="nil"/>
            </w:tcBorders>
          </w:tcPr>
          <w:p w14:paraId="229DC469" w14:textId="45CA7028"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(sensory thalamus)</w:t>
            </w:r>
          </w:p>
        </w:tc>
        <w:tc>
          <w:tcPr>
            <w:tcW w:w="1090" w:type="dxa"/>
            <w:tcBorders>
              <w:top w:val="nil"/>
              <w:bottom w:val="nil"/>
            </w:tcBorders>
          </w:tcPr>
          <w:p w14:paraId="1984BB27" w14:textId="6666D81F"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47D043D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CC44962" w14:textId="51D70BA7" w:rsidR="00E1528B" w:rsidRPr="00454044" w:rsidRDefault="00E1528B" w:rsidP="00E1528B">
            <w:pPr>
              <w:jc w:val="center"/>
              <w:rPr>
                <w:sz w:val="18"/>
                <w:highlight w:val="yellow"/>
              </w:rPr>
            </w:pPr>
          </w:p>
        </w:tc>
        <w:tc>
          <w:tcPr>
            <w:tcW w:w="3600" w:type="dxa"/>
            <w:tcBorders>
              <w:top w:val="nil"/>
              <w:bottom w:val="nil"/>
            </w:tcBorders>
          </w:tcPr>
          <w:p w14:paraId="4491FDE6" w14:textId="6BBA4062" w:rsidR="00E1528B" w:rsidRDefault="00DE5DC0" w:rsidP="00DE5DC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(lateral pre-frontal thalamus)</w:t>
            </w:r>
          </w:p>
        </w:tc>
        <w:tc>
          <w:tcPr>
            <w:tcW w:w="3387" w:type="dxa"/>
            <w:tcBorders>
              <w:top w:val="nil"/>
              <w:bottom w:val="nil"/>
            </w:tcBorders>
          </w:tcPr>
          <w:p w14:paraId="51400560" w14:textId="6344D20E" w:rsidR="00E1528B" w:rsidRPr="00454044" w:rsidRDefault="00DE5DC0"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(posterior parietal thalamus)</w:t>
            </w:r>
          </w:p>
        </w:tc>
        <w:tc>
          <w:tcPr>
            <w:tcW w:w="1090" w:type="dxa"/>
            <w:tcBorders>
              <w:top w:val="nil"/>
              <w:bottom w:val="nil"/>
            </w:tcBorders>
          </w:tcPr>
          <w:p w14:paraId="201B0660" w14:textId="39FA31ED"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2.68142012</w:t>
            </w:r>
          </w:p>
        </w:tc>
      </w:tr>
      <w:tr w:rsidR="00E1528B" w14:paraId="06B66E9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BC6E346" w14:textId="41E6EFFE" w:rsidR="00E1528B" w:rsidRPr="00454044" w:rsidRDefault="00E1528B" w:rsidP="00E1528B">
            <w:pPr>
              <w:jc w:val="center"/>
              <w:rPr>
                <w:sz w:val="18"/>
                <w:highlight w:val="yellow"/>
              </w:rPr>
            </w:pPr>
          </w:p>
        </w:tc>
        <w:tc>
          <w:tcPr>
            <w:tcW w:w="3600" w:type="dxa"/>
            <w:tcBorders>
              <w:top w:val="nil"/>
              <w:bottom w:val="nil"/>
            </w:tcBorders>
          </w:tcPr>
          <w:p w14:paraId="60DDDBD4" w14:textId="47F1D410" w:rsidR="00E1528B" w:rsidRDefault="00E1528B" w:rsidP="003F5DD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t>(</w:t>
            </w:r>
            <w:r>
              <w:rPr>
                <w:rFonts w:ascii="Calibri" w:hAnsi="Calibri" w:cs="Calibri"/>
                <w:color w:val="000000"/>
                <w:sz w:val="18"/>
              </w:rPr>
              <w:t>sensory thalamus)</w:t>
            </w:r>
          </w:p>
        </w:tc>
        <w:tc>
          <w:tcPr>
            <w:tcW w:w="3387" w:type="dxa"/>
            <w:tcBorders>
              <w:top w:val="nil"/>
              <w:bottom w:val="nil"/>
            </w:tcBorders>
          </w:tcPr>
          <w:p w14:paraId="3809C44E" w14:textId="23614993"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9BCAFF0" w14:textId="415A2C62"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50716871"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FBD7FFB" w14:textId="5391B372" w:rsidR="00E1528B" w:rsidRPr="00454044" w:rsidRDefault="00E1528B" w:rsidP="00E1528B">
            <w:pPr>
              <w:jc w:val="center"/>
              <w:rPr>
                <w:sz w:val="18"/>
                <w:highlight w:val="yellow"/>
              </w:rPr>
            </w:pPr>
          </w:p>
        </w:tc>
        <w:tc>
          <w:tcPr>
            <w:tcW w:w="3600" w:type="dxa"/>
            <w:tcBorders>
              <w:top w:val="nil"/>
              <w:bottom w:val="nil"/>
            </w:tcBorders>
          </w:tcPr>
          <w:p w14:paraId="5C6E45EA" w14:textId="6650451F" w:rsidR="00E1528B" w:rsidRDefault="00E1528B"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(occipital thalamus)</w:t>
            </w:r>
          </w:p>
        </w:tc>
        <w:tc>
          <w:tcPr>
            <w:tcW w:w="3387" w:type="dxa"/>
            <w:tcBorders>
              <w:top w:val="nil"/>
              <w:bottom w:val="nil"/>
            </w:tcBorders>
          </w:tcPr>
          <w:p w14:paraId="43E393F4" w14:textId="3078A35C" w:rsidR="00E1528B" w:rsidRPr="00454044" w:rsidRDefault="00E1528B" w:rsidP="00E1528B">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0CAFD455" w14:textId="6DC1A3B6"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2.68127999</w:t>
            </w:r>
          </w:p>
        </w:tc>
      </w:tr>
      <w:tr w:rsidR="00E1528B" w14:paraId="15BF2653"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29C08D4C" w14:textId="179E03E5" w:rsidR="00E1528B" w:rsidRPr="00454044" w:rsidRDefault="00E1528B" w:rsidP="00E1528B">
            <w:pPr>
              <w:jc w:val="center"/>
              <w:rPr>
                <w:sz w:val="18"/>
                <w:highlight w:val="yellow"/>
              </w:rPr>
            </w:pPr>
          </w:p>
        </w:tc>
        <w:tc>
          <w:tcPr>
            <w:tcW w:w="3600" w:type="dxa"/>
            <w:tcBorders>
              <w:top w:val="nil"/>
              <w:bottom w:val="nil"/>
            </w:tcBorders>
          </w:tcPr>
          <w:p w14:paraId="0E18CE0B" w14:textId="1F1FC5E2"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3F5DD1">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AF952B5" w14:textId="20F73131"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3F5DD1">
              <w:rPr>
                <w:rFonts w:ascii="Calibri" w:hAnsi="Calibri" w:cs="Calibri"/>
                <w:color w:val="000000"/>
                <w:sz w:val="18"/>
              </w:rPr>
              <w:br/>
            </w:r>
            <w:r>
              <w:rPr>
                <w:rFonts w:ascii="Calibri" w:hAnsi="Calibri" w:cs="Calibri"/>
                <w:color w:val="000000"/>
                <w:sz w:val="18"/>
              </w:rPr>
              <w:t>(medial pre-frontal thalamus)</w:t>
            </w:r>
          </w:p>
        </w:tc>
        <w:tc>
          <w:tcPr>
            <w:tcW w:w="1090" w:type="dxa"/>
            <w:tcBorders>
              <w:top w:val="nil"/>
              <w:bottom w:val="nil"/>
            </w:tcBorders>
          </w:tcPr>
          <w:p w14:paraId="29E6C924" w14:textId="42A563D5"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1681FFCE"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612DF320" w14:textId="240815C0" w:rsidR="00E1528B" w:rsidRPr="00454044" w:rsidRDefault="00E1528B" w:rsidP="00E1528B">
            <w:pPr>
              <w:jc w:val="center"/>
              <w:rPr>
                <w:sz w:val="18"/>
                <w:highlight w:val="yellow"/>
              </w:rPr>
            </w:pPr>
          </w:p>
        </w:tc>
        <w:tc>
          <w:tcPr>
            <w:tcW w:w="3600" w:type="dxa"/>
            <w:tcBorders>
              <w:top w:val="nil"/>
              <w:bottom w:val="nil"/>
            </w:tcBorders>
          </w:tcPr>
          <w:p w14:paraId="248E0175" w14:textId="256E20D5" w:rsidR="00E1528B" w:rsidRDefault="00DE5DC0"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Pr>
                <w:rFonts w:ascii="Calibri" w:hAnsi="Calibri" w:cs="Calibri"/>
                <w:color w:val="000000"/>
                <w:sz w:val="18"/>
              </w:rPr>
              <w:br/>
              <w:t>(posterior parietal thalamus)</w:t>
            </w:r>
          </w:p>
        </w:tc>
        <w:tc>
          <w:tcPr>
            <w:tcW w:w="3387" w:type="dxa"/>
            <w:tcBorders>
              <w:top w:val="nil"/>
              <w:bottom w:val="nil"/>
            </w:tcBorders>
          </w:tcPr>
          <w:p w14:paraId="3AD4FC93" w14:textId="3872C14B" w:rsidR="00E1528B" w:rsidRPr="00454044" w:rsidRDefault="00DE5DC0" w:rsidP="00DE5DC0">
            <w:pPr>
              <w:jc w:val="center"/>
              <w:cnfStyle w:val="000000100000" w:firstRow="0" w:lastRow="0" w:firstColumn="0" w:lastColumn="0" w:oddVBand="0" w:evenVBand="0" w:oddHBand="1" w:evenHBand="0" w:firstRowFirstColumn="0" w:firstRowLastColumn="0" w:lastRowFirstColumn="0" w:lastRowLastColumn="0"/>
              <w:rPr>
                <w:sz w:val="18"/>
                <w:highlight w:val="yellow"/>
              </w:rPr>
            </w:pPr>
            <w:r>
              <w:rPr>
                <w:rFonts w:ascii="Calibri" w:hAnsi="Calibri" w:cs="Calibri"/>
                <w:color w:val="000000"/>
                <w:sz w:val="18"/>
              </w:rPr>
              <w:t xml:space="preserve">Right Thalamus </w:t>
            </w:r>
            <w:r>
              <w:rPr>
                <w:rFonts w:ascii="Calibri" w:hAnsi="Calibri" w:cs="Calibri"/>
                <w:color w:val="000000"/>
                <w:sz w:val="18"/>
              </w:rPr>
              <w:br/>
              <w:t>(medial pre-frontal thalamus)</w:t>
            </w:r>
          </w:p>
        </w:tc>
        <w:tc>
          <w:tcPr>
            <w:tcW w:w="1090" w:type="dxa"/>
            <w:tcBorders>
              <w:top w:val="nil"/>
              <w:bottom w:val="nil"/>
            </w:tcBorders>
          </w:tcPr>
          <w:p w14:paraId="17EA671A" w14:textId="01FEDDB2" w:rsidR="00E1528B" w:rsidRPr="00454044" w:rsidRDefault="00E1528B" w:rsidP="0035789A">
            <w:pPr>
              <w:jc w:val="center"/>
              <w:cnfStyle w:val="000000100000" w:firstRow="0" w:lastRow="0" w:firstColumn="0" w:lastColumn="0" w:oddVBand="0" w:evenVBand="0" w:oddHBand="1"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76FF311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143F2D86" w14:textId="65372B02" w:rsidR="00E1528B" w:rsidRPr="00454044" w:rsidRDefault="00E1528B" w:rsidP="00E1528B">
            <w:pPr>
              <w:jc w:val="center"/>
              <w:rPr>
                <w:sz w:val="18"/>
                <w:highlight w:val="yellow"/>
              </w:rPr>
            </w:pPr>
          </w:p>
        </w:tc>
        <w:tc>
          <w:tcPr>
            <w:tcW w:w="3600" w:type="dxa"/>
            <w:tcBorders>
              <w:top w:val="nil"/>
              <w:bottom w:val="nil"/>
            </w:tcBorders>
          </w:tcPr>
          <w:p w14:paraId="3F253913" w14:textId="63AD54BD" w:rsidR="00E1528B" w:rsidRDefault="00E1528B"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Thalamus </w:t>
            </w:r>
            <w:r w:rsidR="00DE5DC0">
              <w:rPr>
                <w:rFonts w:ascii="Calibri" w:hAnsi="Calibri" w:cs="Calibri"/>
                <w:color w:val="000000"/>
                <w:sz w:val="18"/>
              </w:rPr>
              <w:br/>
            </w:r>
            <w:r>
              <w:rPr>
                <w:rFonts w:ascii="Calibri" w:hAnsi="Calibri" w:cs="Calibri"/>
                <w:color w:val="000000"/>
                <w:sz w:val="18"/>
              </w:rPr>
              <w:t>(medial pre-frontal thalamus)</w:t>
            </w:r>
          </w:p>
        </w:tc>
        <w:tc>
          <w:tcPr>
            <w:tcW w:w="3387" w:type="dxa"/>
            <w:tcBorders>
              <w:top w:val="nil"/>
              <w:bottom w:val="nil"/>
            </w:tcBorders>
          </w:tcPr>
          <w:p w14:paraId="56C21D2F" w14:textId="0B98D1EC" w:rsidR="00E1528B" w:rsidRPr="00454044" w:rsidRDefault="00E1528B" w:rsidP="00E1528B">
            <w:pPr>
              <w:jc w:val="center"/>
              <w:cnfStyle w:val="000000000000" w:firstRow="0" w:lastRow="0" w:firstColumn="0" w:lastColumn="0" w:oddVBand="0" w:evenVBand="0" w:oddHBand="0" w:evenHBand="0" w:firstRowFirstColumn="0" w:firstRowLastColumn="0" w:lastRowFirstColumn="0" w:lastRowLastColumn="0"/>
              <w:rPr>
                <w:sz w:val="18"/>
                <w:highlight w:val="yellow"/>
              </w:rPr>
            </w:pPr>
            <w:r>
              <w:rPr>
                <w:rFonts w:ascii="Calibri" w:hAnsi="Calibri" w:cs="Calibri"/>
                <w:color w:val="000000"/>
                <w:sz w:val="18"/>
              </w:rPr>
              <w:t xml:space="preserve">Right Thalamus </w:t>
            </w:r>
            <w:r w:rsidR="00DE5DC0">
              <w:rPr>
                <w:rFonts w:ascii="Calibri" w:hAnsi="Calibri" w:cs="Calibri"/>
                <w:color w:val="000000"/>
                <w:sz w:val="18"/>
              </w:rPr>
              <w:br/>
            </w:r>
            <w:r>
              <w:rPr>
                <w:rFonts w:ascii="Calibri" w:hAnsi="Calibri" w:cs="Calibri"/>
                <w:color w:val="000000"/>
                <w:sz w:val="18"/>
              </w:rPr>
              <w:t>(lateral pre-frontal thalamus)</w:t>
            </w:r>
          </w:p>
        </w:tc>
        <w:tc>
          <w:tcPr>
            <w:tcW w:w="1090" w:type="dxa"/>
            <w:tcBorders>
              <w:top w:val="nil"/>
              <w:bottom w:val="nil"/>
            </w:tcBorders>
          </w:tcPr>
          <w:p w14:paraId="6FE6740E" w14:textId="434F7E33" w:rsidR="00E1528B" w:rsidRPr="00454044" w:rsidRDefault="00E1528B" w:rsidP="0035789A">
            <w:pPr>
              <w:jc w:val="center"/>
              <w:cnfStyle w:val="000000000000" w:firstRow="0" w:lastRow="0" w:firstColumn="0" w:lastColumn="0" w:oddVBand="0" w:evenVBand="0" w:oddHBand="0" w:evenHBand="0" w:firstRowFirstColumn="0" w:firstRowLastColumn="0" w:lastRowFirstColumn="0" w:lastRowLastColumn="0"/>
              <w:rPr>
                <w:sz w:val="18"/>
                <w:highlight w:val="yellow"/>
              </w:rPr>
            </w:pPr>
            <w:r w:rsidRPr="00454044">
              <w:rPr>
                <w:rFonts w:ascii="Calibri" w:hAnsi="Calibri" w:cs="Calibri"/>
                <w:color w:val="000000"/>
                <w:sz w:val="18"/>
              </w:rPr>
              <w:t>2.68118658</w:t>
            </w:r>
          </w:p>
        </w:tc>
      </w:tr>
      <w:tr w:rsidR="00E1528B" w14:paraId="408A7973"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val="restart"/>
            <w:tcBorders>
              <w:top w:val="dashed" w:sz="6" w:space="0" w:color="auto"/>
            </w:tcBorders>
          </w:tcPr>
          <w:p w14:paraId="0BEC7C3B" w14:textId="0EA0E029" w:rsidR="00E1528B" w:rsidRPr="00454044" w:rsidRDefault="0035789A" w:rsidP="00AF4450">
            <w:pPr>
              <w:jc w:val="center"/>
              <w:rPr>
                <w:sz w:val="18"/>
                <w:highlight w:val="yellow"/>
              </w:rPr>
            </w:pPr>
            <w:r>
              <w:rPr>
                <w:sz w:val="18"/>
              </w:rPr>
              <w:br/>
            </w:r>
            <w:r>
              <w:rPr>
                <w:sz w:val="18"/>
              </w:rPr>
              <w:br/>
            </w:r>
            <w:r>
              <w:rPr>
                <w:sz w:val="18"/>
              </w:rPr>
              <w:br/>
            </w:r>
            <w:r>
              <w:rPr>
                <w:sz w:val="18"/>
              </w:rPr>
              <w:br/>
            </w:r>
            <w:r>
              <w:rPr>
                <w:sz w:val="18"/>
              </w:rPr>
              <w:br/>
            </w:r>
            <w:r>
              <w:rPr>
                <w:sz w:val="18"/>
              </w:rPr>
              <w:br/>
            </w:r>
            <w:r>
              <w:rPr>
                <w:sz w:val="18"/>
              </w:rPr>
              <w:br/>
            </w:r>
            <w:r w:rsidR="00AF4450">
              <w:rPr>
                <w:sz w:val="18"/>
              </w:rPr>
              <w:br/>
              <w:t>M</w:t>
            </w:r>
            <w:r w:rsidR="00AF4450">
              <w:rPr>
                <w:sz w:val="18"/>
              </w:rPr>
              <w:br/>
              <w:t>A</w:t>
            </w:r>
            <w:r w:rsidR="00AF4450">
              <w:rPr>
                <w:sz w:val="18"/>
              </w:rPr>
              <w:br/>
              <w:t>L</w:t>
            </w:r>
            <w:r w:rsidR="00AF4450">
              <w:rPr>
                <w:sz w:val="18"/>
              </w:rPr>
              <w:br/>
              <w:t>E</w:t>
            </w:r>
          </w:p>
        </w:tc>
        <w:tc>
          <w:tcPr>
            <w:tcW w:w="3600" w:type="dxa"/>
            <w:tcBorders>
              <w:top w:val="dashed" w:sz="6" w:space="0" w:color="auto"/>
              <w:bottom w:val="nil"/>
            </w:tcBorders>
          </w:tcPr>
          <w:p w14:paraId="0A66A9DF" w14:textId="0BA64BC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dashed" w:sz="6" w:space="0" w:color="auto"/>
              <w:bottom w:val="nil"/>
            </w:tcBorders>
          </w:tcPr>
          <w:p w14:paraId="1F8F7999" w14:textId="05B617B8"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(orbital area 12/47)</w:t>
            </w:r>
          </w:p>
        </w:tc>
        <w:tc>
          <w:tcPr>
            <w:tcW w:w="1090" w:type="dxa"/>
            <w:tcBorders>
              <w:top w:val="dashed" w:sz="6" w:space="0" w:color="auto"/>
              <w:bottom w:val="nil"/>
            </w:tcBorders>
          </w:tcPr>
          <w:p w14:paraId="5E38B527" w14:textId="2AD7C17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2.57348858</w:t>
            </w:r>
          </w:p>
        </w:tc>
      </w:tr>
      <w:tr w:rsidR="00E1528B" w14:paraId="166E5D8A"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9B45FCF" w14:textId="77777777" w:rsidR="00E1528B" w:rsidRPr="00454044" w:rsidRDefault="00E1528B" w:rsidP="00E1528B">
            <w:pPr>
              <w:jc w:val="center"/>
              <w:rPr>
                <w:sz w:val="18"/>
                <w:highlight w:val="yellow"/>
              </w:rPr>
            </w:pPr>
          </w:p>
        </w:tc>
        <w:tc>
          <w:tcPr>
            <w:tcW w:w="3600" w:type="dxa"/>
            <w:tcBorders>
              <w:top w:val="nil"/>
              <w:bottom w:val="nil"/>
            </w:tcBorders>
          </w:tcPr>
          <w:p w14:paraId="27CC70BA" w14:textId="5960934C"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PrG </w:t>
            </w:r>
            <w:r>
              <w:rPr>
                <w:rFonts w:ascii="Calibri" w:hAnsi="Calibri" w:cs="Calibri"/>
                <w:color w:val="000000"/>
                <w:sz w:val="18"/>
              </w:rPr>
              <w:br/>
              <w:t>(caudal ventrolateral area 6)</w:t>
            </w:r>
          </w:p>
        </w:tc>
        <w:tc>
          <w:tcPr>
            <w:tcW w:w="3387" w:type="dxa"/>
            <w:tcBorders>
              <w:top w:val="nil"/>
              <w:bottom w:val="nil"/>
            </w:tcBorders>
          </w:tcPr>
          <w:p w14:paraId="690D51F4" w14:textId="68FFA02D"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(inferior frontal junction)</w:t>
            </w:r>
          </w:p>
        </w:tc>
        <w:tc>
          <w:tcPr>
            <w:tcW w:w="1090" w:type="dxa"/>
            <w:tcBorders>
              <w:top w:val="nil"/>
              <w:bottom w:val="nil"/>
            </w:tcBorders>
          </w:tcPr>
          <w:p w14:paraId="3F0DFB4C" w14:textId="3AF17BDA"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2.50947999</w:t>
            </w:r>
          </w:p>
        </w:tc>
      </w:tr>
      <w:tr w:rsidR="00E1528B" w14:paraId="6CC29E38"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5AE6CD16" w14:textId="77777777" w:rsidR="00E1528B" w:rsidRPr="00454044" w:rsidRDefault="00E1528B" w:rsidP="00E1528B">
            <w:pPr>
              <w:jc w:val="center"/>
              <w:rPr>
                <w:sz w:val="18"/>
                <w:highlight w:val="yellow"/>
              </w:rPr>
            </w:pPr>
          </w:p>
        </w:tc>
        <w:tc>
          <w:tcPr>
            <w:tcW w:w="3600" w:type="dxa"/>
            <w:tcBorders>
              <w:top w:val="nil"/>
              <w:bottom w:val="nil"/>
            </w:tcBorders>
          </w:tcPr>
          <w:p w14:paraId="6356B0BD" w14:textId="525BB8CC"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sidR="00AF4450">
              <w:rPr>
                <w:rFonts w:ascii="Calibri" w:hAnsi="Calibri" w:cs="Calibri"/>
                <w:color w:val="000000"/>
                <w:sz w:val="18"/>
              </w:rPr>
              <w:br/>
            </w:r>
            <w:r>
              <w:rPr>
                <w:rFonts w:ascii="Calibri" w:hAnsi="Calibri" w:cs="Calibri"/>
                <w:color w:val="000000"/>
                <w:sz w:val="18"/>
              </w:rPr>
              <w:t>(inferior frontal sulcus)</w:t>
            </w:r>
          </w:p>
        </w:tc>
        <w:tc>
          <w:tcPr>
            <w:tcW w:w="3387" w:type="dxa"/>
            <w:tcBorders>
              <w:top w:val="nil"/>
              <w:bottom w:val="nil"/>
            </w:tcBorders>
          </w:tcPr>
          <w:p w14:paraId="0FC72425" w14:textId="23CD4A65"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65C25EFB" w14:textId="35102FD9"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2.40203921</w:t>
            </w:r>
          </w:p>
        </w:tc>
      </w:tr>
      <w:tr w:rsidR="00E1528B" w14:paraId="70A03BE1"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7A1C6A7" w14:textId="77777777" w:rsidR="00E1528B" w:rsidRPr="00454044" w:rsidRDefault="00E1528B" w:rsidP="00E1528B">
            <w:pPr>
              <w:jc w:val="center"/>
              <w:rPr>
                <w:sz w:val="18"/>
                <w:highlight w:val="yellow"/>
              </w:rPr>
            </w:pPr>
          </w:p>
        </w:tc>
        <w:tc>
          <w:tcPr>
            <w:tcW w:w="3600" w:type="dxa"/>
            <w:tcBorders>
              <w:top w:val="nil"/>
              <w:bottom w:val="nil"/>
            </w:tcBorders>
          </w:tcPr>
          <w:p w14:paraId="244EDD32" w14:textId="15ABC7D4"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IFG </w:t>
            </w:r>
            <w:r>
              <w:rPr>
                <w:rFonts w:ascii="Calibri" w:hAnsi="Calibri" w:cs="Calibri"/>
                <w:color w:val="000000"/>
                <w:sz w:val="18"/>
              </w:rPr>
              <w:br/>
              <w:t>(ventral area 44)</w:t>
            </w:r>
          </w:p>
        </w:tc>
        <w:tc>
          <w:tcPr>
            <w:tcW w:w="3387" w:type="dxa"/>
            <w:tcBorders>
              <w:top w:val="nil"/>
              <w:bottom w:val="nil"/>
            </w:tcBorders>
          </w:tcPr>
          <w:p w14:paraId="0088898E" w14:textId="7A1DE043"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(ventral area 9/46)</w:t>
            </w:r>
          </w:p>
        </w:tc>
        <w:tc>
          <w:tcPr>
            <w:tcW w:w="1090" w:type="dxa"/>
            <w:tcBorders>
              <w:top w:val="nil"/>
              <w:bottom w:val="nil"/>
            </w:tcBorders>
          </w:tcPr>
          <w:p w14:paraId="1111BD84" w14:textId="59D45A66"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2.28393265</w:t>
            </w:r>
          </w:p>
        </w:tc>
      </w:tr>
      <w:tr w:rsidR="00E1528B" w14:paraId="4DD493E9" w14:textId="77777777" w:rsidTr="00357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308DE014" w14:textId="77777777" w:rsidR="00E1528B" w:rsidRPr="00454044" w:rsidRDefault="00E1528B" w:rsidP="00E1528B">
            <w:pPr>
              <w:jc w:val="center"/>
              <w:rPr>
                <w:sz w:val="18"/>
                <w:highlight w:val="yellow"/>
              </w:rPr>
            </w:pPr>
          </w:p>
        </w:tc>
        <w:tc>
          <w:tcPr>
            <w:tcW w:w="3600" w:type="dxa"/>
            <w:tcBorders>
              <w:top w:val="nil"/>
              <w:bottom w:val="nil"/>
            </w:tcBorders>
            <w:shd w:val="clear" w:color="auto" w:fill="F2F2F2" w:themeFill="background1" w:themeFillShade="F2"/>
          </w:tcPr>
          <w:p w14:paraId="4DDA2865" w14:textId="6B27E6F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ITG </w:t>
            </w:r>
            <w:r w:rsidR="00AF4450">
              <w:rPr>
                <w:rFonts w:ascii="Calibri" w:hAnsi="Calibri" w:cs="Calibri"/>
                <w:color w:val="000000"/>
                <w:sz w:val="18"/>
              </w:rPr>
              <w:br/>
            </w:r>
            <w:r>
              <w:rPr>
                <w:rFonts w:ascii="Calibri" w:hAnsi="Calibri" w:cs="Calibri"/>
                <w:color w:val="000000"/>
                <w:sz w:val="18"/>
              </w:rPr>
              <w:t>(caudolateral area 20)</w:t>
            </w:r>
          </w:p>
        </w:tc>
        <w:tc>
          <w:tcPr>
            <w:tcW w:w="3387" w:type="dxa"/>
            <w:tcBorders>
              <w:top w:val="nil"/>
              <w:bottom w:val="nil"/>
            </w:tcBorders>
            <w:shd w:val="clear" w:color="auto" w:fill="F2F2F2" w:themeFill="background1" w:themeFillShade="F2"/>
          </w:tcPr>
          <w:p w14:paraId="454C8F52" w14:textId="74D48AA9"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IPL </w:t>
            </w:r>
            <w:r w:rsidR="00AF4450">
              <w:rPr>
                <w:rFonts w:ascii="Calibri" w:hAnsi="Calibri" w:cs="Calibri"/>
                <w:color w:val="000000"/>
                <w:sz w:val="18"/>
              </w:rPr>
              <w:br/>
            </w:r>
            <w:r>
              <w:rPr>
                <w:rFonts w:ascii="Calibri" w:hAnsi="Calibri" w:cs="Calibri"/>
                <w:color w:val="000000"/>
                <w:sz w:val="18"/>
              </w:rPr>
              <w:t>(caudal area 40 (PFm))</w:t>
            </w:r>
          </w:p>
        </w:tc>
        <w:tc>
          <w:tcPr>
            <w:tcW w:w="1090" w:type="dxa"/>
            <w:tcBorders>
              <w:top w:val="nil"/>
              <w:bottom w:val="nil"/>
            </w:tcBorders>
            <w:shd w:val="clear" w:color="auto" w:fill="F2F2F2" w:themeFill="background1" w:themeFillShade="F2"/>
          </w:tcPr>
          <w:p w14:paraId="25231475" w14:textId="6A9E100F"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2.27703233</w:t>
            </w:r>
          </w:p>
        </w:tc>
      </w:tr>
      <w:tr w:rsidR="00E1528B" w14:paraId="775E10D8"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5934B361" w14:textId="77777777" w:rsidR="00E1528B" w:rsidRPr="00454044" w:rsidRDefault="00E1528B" w:rsidP="00E1528B">
            <w:pPr>
              <w:jc w:val="center"/>
              <w:rPr>
                <w:sz w:val="18"/>
                <w:highlight w:val="yellow"/>
              </w:rPr>
            </w:pPr>
          </w:p>
        </w:tc>
        <w:tc>
          <w:tcPr>
            <w:tcW w:w="3600" w:type="dxa"/>
            <w:tcBorders>
              <w:top w:val="nil"/>
              <w:bottom w:val="nil"/>
            </w:tcBorders>
          </w:tcPr>
          <w:p w14:paraId="55D2710B" w14:textId="658D2A76"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INS </w:t>
            </w:r>
            <w:r>
              <w:rPr>
                <w:rFonts w:ascii="Calibri" w:hAnsi="Calibri" w:cs="Calibri"/>
                <w:color w:val="000000"/>
                <w:sz w:val="18"/>
              </w:rPr>
              <w:br/>
              <w:t>(dorsal dysgranular insula)</w:t>
            </w:r>
          </w:p>
        </w:tc>
        <w:tc>
          <w:tcPr>
            <w:tcW w:w="3387" w:type="dxa"/>
            <w:tcBorders>
              <w:top w:val="nil"/>
              <w:bottom w:val="nil"/>
            </w:tcBorders>
          </w:tcPr>
          <w:p w14:paraId="0547A6EA" w14:textId="73A2D352"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28DB1269" w14:textId="56F520D3"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2.26341103</w:t>
            </w:r>
          </w:p>
        </w:tc>
      </w:tr>
      <w:tr w:rsidR="00E1528B" w14:paraId="028AFAD9"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05DA4018" w14:textId="77777777" w:rsidR="00E1528B" w:rsidRPr="00454044" w:rsidRDefault="00E1528B" w:rsidP="00E1528B">
            <w:pPr>
              <w:jc w:val="center"/>
              <w:rPr>
                <w:sz w:val="18"/>
                <w:highlight w:val="yellow"/>
              </w:rPr>
            </w:pPr>
          </w:p>
        </w:tc>
        <w:tc>
          <w:tcPr>
            <w:tcW w:w="3600" w:type="dxa"/>
            <w:tcBorders>
              <w:top w:val="nil"/>
              <w:bottom w:val="nil"/>
            </w:tcBorders>
          </w:tcPr>
          <w:p w14:paraId="20D998DC" w14:textId="3D5982E2"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MFG </w:t>
            </w:r>
            <w:r w:rsidR="00AF4450">
              <w:rPr>
                <w:rFonts w:ascii="Calibri" w:hAnsi="Calibri" w:cs="Calibri"/>
                <w:color w:val="000000"/>
                <w:sz w:val="18"/>
              </w:rPr>
              <w:br/>
            </w:r>
            <w:r>
              <w:rPr>
                <w:rFonts w:ascii="Calibri" w:hAnsi="Calibri" w:cs="Calibri"/>
                <w:color w:val="000000"/>
                <w:sz w:val="18"/>
              </w:rPr>
              <w:t>(area 46)</w:t>
            </w:r>
          </w:p>
        </w:tc>
        <w:tc>
          <w:tcPr>
            <w:tcW w:w="3387" w:type="dxa"/>
            <w:tcBorders>
              <w:top w:val="nil"/>
              <w:bottom w:val="nil"/>
            </w:tcBorders>
          </w:tcPr>
          <w:p w14:paraId="56C9F5FB" w14:textId="2DFEF517"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sidR="00AF4450">
              <w:rPr>
                <w:rFonts w:ascii="Calibri" w:hAnsi="Calibri" w:cs="Calibri"/>
                <w:color w:val="000000"/>
                <w:sz w:val="18"/>
              </w:rPr>
              <w:br/>
            </w:r>
            <w:r>
              <w:rPr>
                <w:rFonts w:ascii="Calibri" w:hAnsi="Calibri" w:cs="Calibri"/>
                <w:color w:val="000000"/>
                <w:sz w:val="18"/>
              </w:rPr>
              <w:t>(area 46)</w:t>
            </w:r>
          </w:p>
        </w:tc>
        <w:tc>
          <w:tcPr>
            <w:tcW w:w="1090" w:type="dxa"/>
            <w:tcBorders>
              <w:top w:val="nil"/>
              <w:bottom w:val="nil"/>
            </w:tcBorders>
          </w:tcPr>
          <w:p w14:paraId="1CEE71A8" w14:textId="21BFAAE6"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2.26133258</w:t>
            </w:r>
          </w:p>
        </w:tc>
      </w:tr>
      <w:tr w:rsidR="00E1528B" w14:paraId="39C61932" w14:textId="77777777" w:rsidTr="002728CC">
        <w:tc>
          <w:tcPr>
            <w:cnfStyle w:val="001000000000" w:firstRow="0" w:lastRow="0" w:firstColumn="1" w:lastColumn="0" w:oddVBand="0" w:evenVBand="0" w:oddHBand="0" w:evenHBand="0" w:firstRowFirstColumn="0" w:firstRowLastColumn="0" w:lastRowFirstColumn="0" w:lastRowLastColumn="0"/>
            <w:tcW w:w="985" w:type="dxa"/>
            <w:vMerge/>
          </w:tcPr>
          <w:p w14:paraId="444CD023" w14:textId="77777777" w:rsidR="00E1528B" w:rsidRPr="00454044" w:rsidRDefault="00E1528B" w:rsidP="00E1528B">
            <w:pPr>
              <w:jc w:val="center"/>
              <w:rPr>
                <w:sz w:val="18"/>
                <w:highlight w:val="yellow"/>
              </w:rPr>
            </w:pPr>
          </w:p>
        </w:tc>
        <w:tc>
          <w:tcPr>
            <w:tcW w:w="3600" w:type="dxa"/>
            <w:tcBorders>
              <w:top w:val="nil"/>
              <w:bottom w:val="nil"/>
            </w:tcBorders>
          </w:tcPr>
          <w:p w14:paraId="51D9A3AF" w14:textId="4FCCA73D"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IFG</w:t>
            </w:r>
            <w:r>
              <w:rPr>
                <w:rFonts w:ascii="Calibri" w:hAnsi="Calibri" w:cs="Calibri"/>
                <w:color w:val="000000"/>
                <w:sz w:val="18"/>
              </w:rPr>
              <w:br/>
              <w:t>(opercular area 44)</w:t>
            </w:r>
          </w:p>
        </w:tc>
        <w:tc>
          <w:tcPr>
            <w:tcW w:w="3387" w:type="dxa"/>
            <w:tcBorders>
              <w:top w:val="nil"/>
              <w:bottom w:val="nil"/>
            </w:tcBorders>
          </w:tcPr>
          <w:p w14:paraId="256949AA" w14:textId="7938A121"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(ventrolateral area 6)</w:t>
            </w:r>
          </w:p>
        </w:tc>
        <w:tc>
          <w:tcPr>
            <w:tcW w:w="1090" w:type="dxa"/>
            <w:tcBorders>
              <w:top w:val="nil"/>
              <w:bottom w:val="nil"/>
            </w:tcBorders>
          </w:tcPr>
          <w:p w14:paraId="533BD779" w14:textId="05998C98"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2.18345215</w:t>
            </w:r>
          </w:p>
        </w:tc>
      </w:tr>
      <w:tr w:rsidR="00E1528B" w14:paraId="77B2E5A6" w14:textId="77777777" w:rsidTr="002728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vMerge/>
          </w:tcPr>
          <w:p w14:paraId="1833A6C3" w14:textId="77777777" w:rsidR="00E1528B" w:rsidRPr="00454044" w:rsidRDefault="00E1528B" w:rsidP="00E1528B">
            <w:pPr>
              <w:jc w:val="center"/>
              <w:rPr>
                <w:sz w:val="18"/>
                <w:highlight w:val="yellow"/>
              </w:rPr>
            </w:pPr>
          </w:p>
        </w:tc>
        <w:tc>
          <w:tcPr>
            <w:tcW w:w="3600" w:type="dxa"/>
            <w:tcBorders>
              <w:top w:val="nil"/>
              <w:bottom w:val="nil"/>
            </w:tcBorders>
          </w:tcPr>
          <w:p w14:paraId="10915751" w14:textId="0C8A6441"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Left OrG </w:t>
            </w:r>
            <w:r w:rsidR="00AF4450">
              <w:rPr>
                <w:rFonts w:ascii="Calibri" w:hAnsi="Calibri" w:cs="Calibri"/>
                <w:color w:val="000000"/>
                <w:sz w:val="18"/>
              </w:rPr>
              <w:br/>
            </w:r>
            <w:r>
              <w:rPr>
                <w:rFonts w:ascii="Calibri" w:hAnsi="Calibri" w:cs="Calibri"/>
                <w:color w:val="000000"/>
                <w:sz w:val="18"/>
              </w:rPr>
              <w:t>(lateral area 11)</w:t>
            </w:r>
          </w:p>
        </w:tc>
        <w:tc>
          <w:tcPr>
            <w:tcW w:w="3387" w:type="dxa"/>
            <w:tcBorders>
              <w:top w:val="nil"/>
              <w:bottom w:val="nil"/>
            </w:tcBorders>
          </w:tcPr>
          <w:p w14:paraId="32CF750D" w14:textId="3434CF6E" w:rsidR="00E1528B" w:rsidRPr="00E1528B" w:rsidRDefault="00813E0C" w:rsidP="00E1528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OrG </w:t>
            </w:r>
            <w:r w:rsidR="00AF4450">
              <w:rPr>
                <w:rFonts w:ascii="Calibri" w:hAnsi="Calibri" w:cs="Calibri"/>
                <w:color w:val="000000"/>
                <w:sz w:val="18"/>
              </w:rPr>
              <w:br/>
            </w:r>
            <w:r>
              <w:rPr>
                <w:rFonts w:ascii="Calibri" w:hAnsi="Calibri" w:cs="Calibri"/>
                <w:color w:val="000000"/>
                <w:sz w:val="18"/>
              </w:rPr>
              <w:t>(lateral area 12/47)</w:t>
            </w:r>
          </w:p>
        </w:tc>
        <w:tc>
          <w:tcPr>
            <w:tcW w:w="1090" w:type="dxa"/>
            <w:tcBorders>
              <w:top w:val="nil"/>
              <w:bottom w:val="nil"/>
            </w:tcBorders>
          </w:tcPr>
          <w:p w14:paraId="5BCA3728" w14:textId="1D8A81D7" w:rsidR="00E1528B" w:rsidRPr="00E1528B" w:rsidRDefault="00E1528B" w:rsidP="0035789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2.17739449</w:t>
            </w:r>
          </w:p>
        </w:tc>
      </w:tr>
      <w:tr w:rsidR="00E1528B" w14:paraId="0FFA7B3B" w14:textId="77777777" w:rsidTr="0035789A">
        <w:tc>
          <w:tcPr>
            <w:cnfStyle w:val="001000000000" w:firstRow="0" w:lastRow="0" w:firstColumn="1" w:lastColumn="0" w:oddVBand="0" w:evenVBand="0" w:oddHBand="0" w:evenHBand="0" w:firstRowFirstColumn="0" w:firstRowLastColumn="0" w:lastRowFirstColumn="0" w:lastRowLastColumn="0"/>
            <w:tcW w:w="985" w:type="dxa"/>
            <w:vMerge/>
            <w:tcBorders>
              <w:bottom w:val="single" w:sz="12" w:space="0" w:color="auto"/>
            </w:tcBorders>
          </w:tcPr>
          <w:p w14:paraId="52C5D908" w14:textId="77777777" w:rsidR="00E1528B" w:rsidRPr="00454044" w:rsidRDefault="00E1528B" w:rsidP="00E1528B">
            <w:pPr>
              <w:jc w:val="center"/>
              <w:rPr>
                <w:sz w:val="18"/>
                <w:highlight w:val="yellow"/>
              </w:rPr>
            </w:pPr>
          </w:p>
        </w:tc>
        <w:tc>
          <w:tcPr>
            <w:tcW w:w="3600" w:type="dxa"/>
            <w:tcBorders>
              <w:top w:val="nil"/>
              <w:bottom w:val="single" w:sz="12" w:space="0" w:color="auto"/>
            </w:tcBorders>
          </w:tcPr>
          <w:p w14:paraId="0B23ED23" w14:textId="62474908" w:rsidR="00E1528B" w:rsidRPr="00E1528B" w:rsidRDefault="00AF4450" w:rsidP="00AF445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Left MFG</w:t>
            </w:r>
            <w:r>
              <w:rPr>
                <w:rFonts w:ascii="Calibri" w:hAnsi="Calibri" w:cs="Calibri"/>
                <w:color w:val="000000"/>
                <w:sz w:val="18"/>
              </w:rPr>
              <w:br/>
              <w:t>(ventrolateral area 8)</w:t>
            </w:r>
          </w:p>
        </w:tc>
        <w:tc>
          <w:tcPr>
            <w:tcW w:w="3387" w:type="dxa"/>
            <w:tcBorders>
              <w:top w:val="nil"/>
              <w:bottom w:val="single" w:sz="12" w:space="0" w:color="auto"/>
            </w:tcBorders>
          </w:tcPr>
          <w:p w14:paraId="7C4D1A66" w14:textId="63C99065" w:rsidR="00E1528B" w:rsidRPr="00E1528B" w:rsidRDefault="00AF4450" w:rsidP="00E1528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Pr>
                <w:rFonts w:ascii="Calibri" w:hAnsi="Calibri" w:cs="Calibri"/>
                <w:color w:val="000000"/>
                <w:sz w:val="18"/>
              </w:rPr>
              <w:t xml:space="preserve">Right MFG </w:t>
            </w:r>
            <w:r>
              <w:rPr>
                <w:rFonts w:ascii="Calibri" w:hAnsi="Calibri" w:cs="Calibri"/>
                <w:color w:val="000000"/>
                <w:sz w:val="18"/>
              </w:rPr>
              <w:br/>
              <w:t>(dorsal area 9/46)</w:t>
            </w:r>
          </w:p>
        </w:tc>
        <w:tc>
          <w:tcPr>
            <w:tcW w:w="1090" w:type="dxa"/>
            <w:tcBorders>
              <w:top w:val="nil"/>
              <w:bottom w:val="single" w:sz="12" w:space="0" w:color="auto"/>
            </w:tcBorders>
          </w:tcPr>
          <w:p w14:paraId="34FAAE38" w14:textId="029834B0" w:rsidR="00E1528B" w:rsidRPr="00E1528B" w:rsidRDefault="00E1528B" w:rsidP="0035789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8"/>
              </w:rPr>
            </w:pPr>
            <w:r w:rsidRPr="00E1528B">
              <w:rPr>
                <w:rFonts w:ascii="Calibri" w:hAnsi="Calibri" w:cs="Calibri"/>
                <w:color w:val="000000"/>
                <w:sz w:val="18"/>
              </w:rPr>
              <w:t>2.16445027</w:t>
            </w:r>
          </w:p>
        </w:tc>
      </w:tr>
    </w:tbl>
    <w:p w14:paraId="37C266F7" w14:textId="2FD8578C" w:rsidR="00676102" w:rsidRPr="00282BD5" w:rsidRDefault="00676102" w:rsidP="00C31734">
      <w:pPr>
        <w:rPr>
          <w:sz w:val="18"/>
          <w:szCs w:val="18"/>
          <w:lang w:val="en-US"/>
        </w:rPr>
      </w:pPr>
      <w:r w:rsidRPr="00D37E3F">
        <w:rPr>
          <w:sz w:val="18"/>
          <w:szCs w:val="18"/>
        </w:rPr>
        <w:t>Parcel-wise d</w:t>
      </w:r>
      <w:r w:rsidR="0035789A" w:rsidRPr="00D37E3F">
        <w:rPr>
          <w:sz w:val="18"/>
          <w:szCs w:val="18"/>
        </w:rPr>
        <w:t>isconnections with the 10 highest z</w:t>
      </w:r>
      <w:r w:rsidRPr="00D37E3F">
        <w:rPr>
          <w:sz w:val="18"/>
          <w:szCs w:val="18"/>
        </w:rPr>
        <w:t>-values</w:t>
      </w:r>
      <w:r w:rsidR="0035789A" w:rsidRPr="00D37E3F">
        <w:rPr>
          <w:sz w:val="18"/>
          <w:szCs w:val="18"/>
        </w:rPr>
        <w:t xml:space="preserve"> </w:t>
      </w:r>
      <w:r w:rsidRPr="00D37E3F">
        <w:rPr>
          <w:sz w:val="18"/>
          <w:szCs w:val="18"/>
        </w:rPr>
        <w:t>following the region-to-regio</w:t>
      </w:r>
      <w:r w:rsidR="0035789A" w:rsidRPr="00D37E3F">
        <w:rPr>
          <w:sz w:val="18"/>
          <w:szCs w:val="18"/>
        </w:rPr>
        <w:t xml:space="preserve">n analysis for </w:t>
      </w:r>
      <w:r w:rsidR="005F3C5E" w:rsidRPr="00D37E3F">
        <w:rPr>
          <w:sz w:val="18"/>
          <w:szCs w:val="18"/>
        </w:rPr>
        <w:t>analysis of the association of disconnection scores with sex</w:t>
      </w:r>
      <w:r w:rsidRPr="00D37E3F">
        <w:rPr>
          <w:sz w:val="18"/>
          <w:szCs w:val="18"/>
        </w:rPr>
        <w:t xml:space="preserve">. </w:t>
      </w:r>
      <w:r w:rsidR="005F3C5E" w:rsidRPr="00D37E3F">
        <w:rPr>
          <w:sz w:val="18"/>
          <w:szCs w:val="18"/>
        </w:rPr>
        <w:t xml:space="preserve">Disconnections are attributed to the sex that exhibited </w:t>
      </w:r>
      <w:r w:rsidR="00DF36C4">
        <w:rPr>
          <w:sz w:val="18"/>
          <w:szCs w:val="18"/>
        </w:rPr>
        <w:t>the</w:t>
      </w:r>
      <w:r w:rsidR="005F3C5E" w:rsidRPr="00D37E3F">
        <w:rPr>
          <w:sz w:val="18"/>
          <w:szCs w:val="18"/>
        </w:rPr>
        <w:t xml:space="preserve"> higher mean</w:t>
      </w:r>
      <w:r w:rsidR="00D37E3F" w:rsidRPr="00D37E3F">
        <w:rPr>
          <w:sz w:val="18"/>
          <w:szCs w:val="18"/>
        </w:rPr>
        <w:t xml:space="preserve"> disconnection value</w:t>
      </w:r>
      <w:r w:rsidR="005F3C5E" w:rsidRPr="00D37E3F">
        <w:rPr>
          <w:sz w:val="18"/>
          <w:szCs w:val="18"/>
        </w:rPr>
        <w:t>.</w:t>
      </w:r>
      <w:r w:rsidR="005F3C5E">
        <w:rPr>
          <w:sz w:val="18"/>
          <w:szCs w:val="18"/>
        </w:rPr>
        <w:t xml:space="preserve"> </w:t>
      </w:r>
      <w:r w:rsidRPr="0035789A">
        <w:rPr>
          <w:sz w:val="18"/>
          <w:szCs w:val="18"/>
        </w:rPr>
        <w:t>Anatomical labels are based on the BN-246 atlas (</w:t>
      </w:r>
      <w:hyperlink w:anchor="fan2016" w:history="1">
        <w:r w:rsidRPr="00B92904">
          <w:rPr>
            <w:rStyle w:val="Hyperlink"/>
            <w:rFonts w:ascii="Ebrima" w:hAnsi="Ebrima"/>
            <w:sz w:val="18"/>
            <w:szCs w:val="18"/>
          </w:rPr>
          <w:t>Fan et al., 2016</w:t>
        </w:r>
      </w:hyperlink>
      <w:r w:rsidRPr="0035789A">
        <w:rPr>
          <w:sz w:val="18"/>
          <w:szCs w:val="18"/>
        </w:rPr>
        <w:t xml:space="preserve">). </w:t>
      </w:r>
      <w:r w:rsidR="002E5E96" w:rsidRPr="0035789A">
        <w:rPr>
          <w:sz w:val="18"/>
          <w:szCs w:val="18"/>
        </w:rPr>
        <w:t xml:space="preserve">Abbreviations can be found in </w:t>
      </w:r>
      <w:hyperlink w:anchor="_Appendix_A:_List" w:history="1">
        <w:r w:rsidR="00D91FE5" w:rsidRPr="004D1408">
          <w:rPr>
            <w:rStyle w:val="Hyperlink"/>
            <w:rFonts w:ascii="Ebrima" w:hAnsi="Ebrima"/>
            <w:sz w:val="18"/>
            <w:szCs w:val="18"/>
          </w:rPr>
          <w:t>Appendix</w:t>
        </w:r>
        <w:r w:rsidR="002E5E96" w:rsidRPr="004D1408">
          <w:rPr>
            <w:rStyle w:val="Hyperlink"/>
            <w:rFonts w:ascii="Ebrima" w:hAnsi="Ebrima"/>
            <w:sz w:val="18"/>
            <w:szCs w:val="18"/>
          </w:rPr>
          <w:t xml:space="preserve"> A</w:t>
        </w:r>
      </w:hyperlink>
      <w:r w:rsidR="002E5E96" w:rsidRPr="0035789A">
        <w:rPr>
          <w:sz w:val="18"/>
          <w:szCs w:val="18"/>
        </w:rPr>
        <w:t xml:space="preserve">. </w:t>
      </w:r>
      <w:r w:rsidRPr="0035789A">
        <w:rPr>
          <w:sz w:val="18"/>
          <w:szCs w:val="18"/>
        </w:rPr>
        <w:t xml:space="preserve">Intrahemispheric disconnections are highlighted in light grey. </w:t>
      </w:r>
      <w:r w:rsidR="003F5DD1" w:rsidRPr="0035789A">
        <w:rPr>
          <w:sz w:val="18"/>
          <w:szCs w:val="18"/>
        </w:rPr>
        <w:t>Z</w:t>
      </w:r>
      <w:r w:rsidRPr="0035789A">
        <w:rPr>
          <w:sz w:val="18"/>
          <w:szCs w:val="18"/>
        </w:rPr>
        <w:t xml:space="preserve">-values were obtained from the </w:t>
      </w:r>
      <w:r w:rsidR="003F5DD1" w:rsidRPr="0035789A">
        <w:rPr>
          <w:sz w:val="18"/>
          <w:szCs w:val="18"/>
        </w:rPr>
        <w:t>Wilcoxon rank-sum</w:t>
      </w:r>
      <w:r w:rsidRPr="0035789A">
        <w:rPr>
          <w:sz w:val="18"/>
          <w:szCs w:val="18"/>
        </w:rPr>
        <w:t xml:space="preserve"> analysis, employing maximum statistic permutation at 50,000 permutations</w:t>
      </w:r>
      <w:r w:rsidR="002E5E96" w:rsidRPr="0035789A">
        <w:rPr>
          <w:sz w:val="18"/>
          <w:szCs w:val="18"/>
        </w:rPr>
        <w:t>.</w:t>
      </w:r>
    </w:p>
    <w:p w14:paraId="3699211C" w14:textId="77777777" w:rsidR="00C31734" w:rsidRDefault="00C31734">
      <w:pPr>
        <w:rPr>
          <w:rFonts w:ascii="Avenir Next LT Pro Light" w:eastAsiaTheme="majorEastAsia" w:hAnsi="Avenir Next LT Pro Light" w:cstheme="majorBidi"/>
          <w:spacing w:val="4"/>
          <w:sz w:val="24"/>
          <w:szCs w:val="24"/>
          <w:lang w:val="en-US"/>
        </w:rPr>
      </w:pPr>
      <w:bookmarkStart w:id="61" w:name="_Toc116064616"/>
      <w:bookmarkEnd w:id="60"/>
      <w:r>
        <w:rPr>
          <w:lang w:val="en-US"/>
        </w:rPr>
        <w:br w:type="page"/>
      </w:r>
    </w:p>
    <w:p w14:paraId="1B20DEAE" w14:textId="2D4E7988" w:rsidR="00131067" w:rsidRPr="00FC497E" w:rsidRDefault="00700ECE" w:rsidP="00DF36C4">
      <w:pPr>
        <w:pStyle w:val="Heading3"/>
        <w:numPr>
          <w:ilvl w:val="1"/>
          <w:numId w:val="25"/>
        </w:numPr>
        <w:spacing w:before="0" w:after="120" w:line="276" w:lineRule="auto"/>
        <w:ind w:left="1077"/>
        <w:rPr>
          <w:sz w:val="28"/>
          <w:szCs w:val="28"/>
          <w:lang w:val="en-US"/>
        </w:rPr>
      </w:pPr>
      <w:bookmarkStart w:id="62" w:name="_Toc117591246"/>
      <w:r>
        <w:rPr>
          <w:lang w:val="en-US"/>
        </w:rPr>
        <w:lastRenderedPageBreak/>
        <w:t>Prediction of Patient Status</w:t>
      </w:r>
      <w:bookmarkEnd w:id="61"/>
      <w:bookmarkEnd w:id="62"/>
    </w:p>
    <w:p w14:paraId="0C48E259" w14:textId="5F21A1F3" w:rsidR="005F3C5E" w:rsidRDefault="009E292F" w:rsidP="00447FEA">
      <w:pPr>
        <w:spacing w:line="276" w:lineRule="auto"/>
        <w:rPr>
          <w:lang w:val="en-US"/>
        </w:rPr>
      </w:pPr>
      <w:hyperlink w:anchor="table04predictionacc" w:history="1">
        <w:r w:rsidR="00D91FE5" w:rsidRPr="006140BA">
          <w:rPr>
            <w:rStyle w:val="Hyperlink"/>
            <w:rFonts w:ascii="Ebrima" w:hAnsi="Ebrima"/>
            <w:lang w:val="en-US"/>
          </w:rPr>
          <w:t>Table</w:t>
        </w:r>
        <w:r w:rsidR="00825A01" w:rsidRPr="006140BA">
          <w:rPr>
            <w:rStyle w:val="Hyperlink"/>
            <w:rFonts w:ascii="Ebrima" w:hAnsi="Ebrima"/>
            <w:lang w:val="en-US"/>
          </w:rPr>
          <w:t xml:space="preserve"> </w:t>
        </w:r>
        <w:r w:rsidR="006140BA" w:rsidRPr="006140BA">
          <w:rPr>
            <w:rStyle w:val="Hyperlink"/>
            <w:rFonts w:ascii="Ebrima" w:hAnsi="Ebrima"/>
            <w:lang w:val="en-US"/>
          </w:rPr>
          <w:t>4</w:t>
        </w:r>
      </w:hyperlink>
      <w:r w:rsidR="00825A01">
        <w:rPr>
          <w:lang w:val="en-US"/>
        </w:rPr>
        <w:t xml:space="preserve"> provides an overview of the nu-SVC prediction accuracies that were based on voxel-wise disconnection maps and lesion maps, respectively. Prediction accuracy was highest for the classification of </w:t>
      </w:r>
      <w:r w:rsidR="0092385C">
        <w:rPr>
          <w:lang w:val="en-US"/>
        </w:rPr>
        <w:t>n</w:t>
      </w:r>
      <w:r w:rsidR="00825A01">
        <w:rPr>
          <w:lang w:val="en-US"/>
        </w:rPr>
        <w:t xml:space="preserve">eglect vs </w:t>
      </w:r>
      <w:r w:rsidR="0092385C">
        <w:rPr>
          <w:lang w:val="en-US"/>
        </w:rPr>
        <w:t>non-neglect</w:t>
      </w:r>
      <w:r w:rsidR="00825A01">
        <w:rPr>
          <w:lang w:val="en-US"/>
        </w:rPr>
        <w:t xml:space="preserve"> patients</w:t>
      </w:r>
      <w:r w:rsidR="00C17B5F">
        <w:rPr>
          <w:lang w:val="en-US"/>
        </w:rPr>
        <w:t>, with the disconnection-based model achieving higher prediction precision than the model based on lesion maps</w:t>
      </w:r>
      <w:r w:rsidR="00825A01">
        <w:rPr>
          <w:lang w:val="en-US"/>
        </w:rPr>
        <w:t>.</w:t>
      </w:r>
      <w:r w:rsidR="00B723A8">
        <w:rPr>
          <w:lang w:val="en-US"/>
        </w:rPr>
        <w:t xml:space="preserve"> For the classification of sex-specific patient group, the disconnection-based model</w:t>
      </w:r>
      <w:r w:rsidR="00C17B5F">
        <w:rPr>
          <w:lang w:val="en-US"/>
        </w:rPr>
        <w:t xml:space="preserve"> </w:t>
      </w:r>
      <w:r w:rsidR="00B723A8">
        <w:rPr>
          <w:lang w:val="en-US"/>
        </w:rPr>
        <w:t>outperformed the lesion-based model substantially</w:t>
      </w:r>
      <w:r w:rsidR="00C17B5F">
        <w:rPr>
          <w:lang w:val="en-US"/>
        </w:rPr>
        <w:t xml:space="preserve"> again</w:t>
      </w:r>
      <w:r w:rsidR="00B723A8">
        <w:rPr>
          <w:lang w:val="en-US"/>
        </w:rPr>
        <w:t xml:space="preserve">, </w:t>
      </w:r>
      <w:r w:rsidR="00C17B5F">
        <w:rPr>
          <w:lang w:val="en-US"/>
        </w:rPr>
        <w:t>the latter of which performed</w:t>
      </w:r>
      <w:r w:rsidR="00F66773">
        <w:rPr>
          <w:lang w:val="en-US"/>
        </w:rPr>
        <w:t xml:space="preserve"> below chance </w:t>
      </w:r>
      <w:r w:rsidR="00B723A8">
        <w:rPr>
          <w:lang w:val="en-US"/>
        </w:rPr>
        <w:t xml:space="preserve">level. </w:t>
      </w:r>
      <w:r w:rsidR="005F3C5E">
        <w:rPr>
          <w:lang w:val="en-US"/>
        </w:rPr>
        <w:t>For the prediction of biological sex, however, both models performed below chance level.</w:t>
      </w:r>
    </w:p>
    <w:p w14:paraId="6E8BE7EC" w14:textId="52FD8BBA" w:rsidR="00447FE5" w:rsidRDefault="00447FE5">
      <w:pPr>
        <w:rPr>
          <w:b/>
          <w:lang w:val="en-US"/>
        </w:rPr>
      </w:pPr>
    </w:p>
    <w:p w14:paraId="708F5617" w14:textId="70AADEE8" w:rsidR="00B83D20" w:rsidRPr="00090387" w:rsidRDefault="00D91FE5" w:rsidP="00131067">
      <w:pPr>
        <w:rPr>
          <w:rFonts w:eastAsiaTheme="majorEastAsia"/>
          <w:sz w:val="28"/>
          <w:szCs w:val="28"/>
          <w:lang w:val="en-US"/>
        </w:rPr>
      </w:pPr>
      <w:bookmarkStart w:id="63" w:name="table04predictionacc"/>
      <w:r>
        <w:rPr>
          <w:b/>
          <w:lang w:val="en-US"/>
        </w:rPr>
        <w:t>Table</w:t>
      </w:r>
      <w:r w:rsidR="006140BA">
        <w:rPr>
          <w:b/>
          <w:lang w:val="en-US"/>
        </w:rPr>
        <w:t xml:space="preserve"> 4</w:t>
      </w:r>
      <w:r w:rsidR="00090387" w:rsidRPr="00090387">
        <w:rPr>
          <w:b/>
          <w:lang w:val="en-US"/>
        </w:rPr>
        <w:t>:</w:t>
      </w:r>
      <w:r w:rsidR="00090387">
        <w:rPr>
          <w:lang w:val="en-US"/>
        </w:rPr>
        <w:t xml:space="preserve"> </w:t>
      </w:r>
      <w:r w:rsidR="00131067" w:rsidRPr="00131067">
        <w:rPr>
          <w:lang w:val="en-US"/>
        </w:rPr>
        <w:t xml:space="preserve">Prediction </w:t>
      </w:r>
      <w:r w:rsidR="00090387">
        <w:rPr>
          <w:lang w:val="en-US"/>
        </w:rPr>
        <w:t>accuracy for lesion-based and disconnection-based instance matrices</w:t>
      </w:r>
    </w:p>
    <w:tbl>
      <w:tblPr>
        <w:tblStyle w:val="PlainTable2"/>
        <w:tblW w:w="0" w:type="auto"/>
        <w:tblLook w:val="04A0" w:firstRow="1" w:lastRow="0" w:firstColumn="1" w:lastColumn="0" w:noHBand="0" w:noVBand="1"/>
      </w:tblPr>
      <w:tblGrid>
        <w:gridCol w:w="3020"/>
        <w:gridCol w:w="3021"/>
        <w:gridCol w:w="3021"/>
      </w:tblGrid>
      <w:tr w:rsidR="00B83D20" w14:paraId="18B89B30" w14:textId="77777777" w:rsidTr="00282B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val="restart"/>
            <w:tcBorders>
              <w:top w:val="single" w:sz="12" w:space="0" w:color="auto"/>
              <w:right w:val="nil"/>
            </w:tcBorders>
            <w:shd w:val="clear" w:color="auto" w:fill="auto"/>
          </w:tcPr>
          <w:p w14:paraId="7E0EED77" w14:textId="5B829F04" w:rsidR="00B83D20" w:rsidRPr="00B83D20" w:rsidRDefault="00B83D20" w:rsidP="00131067">
            <w:pPr>
              <w:rPr>
                <w:sz w:val="18"/>
                <w:lang w:val="en-US"/>
              </w:rPr>
            </w:pPr>
            <w:r w:rsidRPr="00B83D20">
              <w:rPr>
                <w:sz w:val="18"/>
                <w:lang w:val="en-US"/>
              </w:rPr>
              <w:t>Predicted Variable</w:t>
            </w:r>
          </w:p>
        </w:tc>
        <w:tc>
          <w:tcPr>
            <w:tcW w:w="6042" w:type="dxa"/>
            <w:gridSpan w:val="2"/>
            <w:tcBorders>
              <w:top w:val="single" w:sz="12" w:space="0" w:color="auto"/>
              <w:left w:val="nil"/>
            </w:tcBorders>
            <w:shd w:val="clear" w:color="auto" w:fill="auto"/>
          </w:tcPr>
          <w:p w14:paraId="59C2941A" w14:textId="537C5DC7" w:rsidR="00B83D20" w:rsidRPr="00B83D20" w:rsidRDefault="00601AEB" w:rsidP="00825A01">
            <w:pPr>
              <w:jc w:val="center"/>
              <w:cnfStyle w:val="100000000000" w:firstRow="1" w:lastRow="0" w:firstColumn="0" w:lastColumn="0" w:oddVBand="0" w:evenVBand="0" w:oddHBand="0" w:evenHBand="0" w:firstRowFirstColumn="0" w:firstRowLastColumn="0" w:lastRowFirstColumn="0" w:lastRowLastColumn="0"/>
              <w:rPr>
                <w:sz w:val="18"/>
                <w:lang w:val="en-US"/>
              </w:rPr>
            </w:pPr>
            <w:r>
              <w:rPr>
                <w:sz w:val="18"/>
                <w:lang w:val="en-US"/>
              </w:rPr>
              <w:t xml:space="preserve">Average </w:t>
            </w:r>
            <w:r w:rsidR="00825A01">
              <w:rPr>
                <w:sz w:val="18"/>
                <w:lang w:val="en-US"/>
              </w:rPr>
              <w:t>Prediction</w:t>
            </w:r>
            <w:r w:rsidR="00B83D20" w:rsidRPr="00B83D20">
              <w:rPr>
                <w:sz w:val="18"/>
                <w:lang w:val="en-US"/>
              </w:rPr>
              <w:t xml:space="preserve"> Accuracy</w:t>
            </w:r>
          </w:p>
        </w:tc>
      </w:tr>
      <w:tr w:rsidR="00B83D20" w14:paraId="33D63B02" w14:textId="77777777" w:rsidTr="006B6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vMerge/>
            <w:tcBorders>
              <w:bottom w:val="single" w:sz="12" w:space="0" w:color="auto"/>
              <w:right w:val="nil"/>
            </w:tcBorders>
            <w:shd w:val="clear" w:color="auto" w:fill="auto"/>
          </w:tcPr>
          <w:p w14:paraId="7D264FEF" w14:textId="77777777" w:rsidR="00B83D20" w:rsidRPr="00B83D20" w:rsidRDefault="00B83D20" w:rsidP="00131067">
            <w:pPr>
              <w:rPr>
                <w:sz w:val="18"/>
                <w:lang w:val="en-US"/>
              </w:rPr>
            </w:pPr>
          </w:p>
        </w:tc>
        <w:tc>
          <w:tcPr>
            <w:tcW w:w="3021" w:type="dxa"/>
            <w:tcBorders>
              <w:left w:val="nil"/>
              <w:bottom w:val="single" w:sz="12" w:space="0" w:color="auto"/>
            </w:tcBorders>
            <w:shd w:val="clear" w:color="auto" w:fill="auto"/>
          </w:tcPr>
          <w:p w14:paraId="41D57950" w14:textId="09A0D63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Lesion Maps</w:t>
            </w:r>
          </w:p>
        </w:tc>
        <w:tc>
          <w:tcPr>
            <w:tcW w:w="3021" w:type="dxa"/>
            <w:tcBorders>
              <w:bottom w:val="single" w:sz="12" w:space="0" w:color="auto"/>
            </w:tcBorders>
            <w:shd w:val="clear" w:color="auto" w:fill="auto"/>
          </w:tcPr>
          <w:p w14:paraId="359BC4B6" w14:textId="61B8171F" w:rsidR="00B83D20" w:rsidRPr="00B83D20" w:rsidRDefault="00B83D20" w:rsidP="00090387">
            <w:pPr>
              <w:jc w:val="center"/>
              <w:cnfStyle w:val="000000100000" w:firstRow="0" w:lastRow="0" w:firstColumn="0" w:lastColumn="0" w:oddVBand="0" w:evenVBand="0" w:oddHBand="1" w:evenHBand="0" w:firstRowFirstColumn="0" w:firstRowLastColumn="0" w:lastRowFirstColumn="0" w:lastRowLastColumn="0"/>
              <w:rPr>
                <w:b/>
                <w:sz w:val="18"/>
                <w:lang w:val="en-US"/>
              </w:rPr>
            </w:pPr>
            <w:r w:rsidRPr="00B83D20">
              <w:rPr>
                <w:b/>
                <w:sz w:val="18"/>
                <w:lang w:val="en-US"/>
              </w:rPr>
              <w:t>Disconnection M</w:t>
            </w:r>
            <w:r w:rsidR="00090387">
              <w:rPr>
                <w:b/>
                <w:sz w:val="18"/>
                <w:lang w:val="en-US"/>
              </w:rPr>
              <w:t>aps</w:t>
            </w:r>
          </w:p>
        </w:tc>
      </w:tr>
      <w:tr w:rsidR="00B83D20" w14:paraId="7FFE46D7" w14:textId="77777777" w:rsidTr="00282BD5">
        <w:tc>
          <w:tcPr>
            <w:cnfStyle w:val="001000000000" w:firstRow="0" w:lastRow="0" w:firstColumn="1" w:lastColumn="0" w:oddVBand="0" w:evenVBand="0" w:oddHBand="0" w:evenHBand="0" w:firstRowFirstColumn="0" w:firstRowLastColumn="0" w:lastRowFirstColumn="0" w:lastRowLastColumn="0"/>
            <w:tcW w:w="3020" w:type="dxa"/>
            <w:tcBorders>
              <w:top w:val="single" w:sz="12" w:space="0" w:color="auto"/>
              <w:bottom w:val="nil"/>
              <w:right w:val="nil"/>
            </w:tcBorders>
          </w:tcPr>
          <w:p w14:paraId="3CA27ABE" w14:textId="49C16A46" w:rsidR="00B83D20" w:rsidRPr="00B83D20" w:rsidRDefault="00B83D20" w:rsidP="00131067">
            <w:pPr>
              <w:rPr>
                <w:sz w:val="18"/>
                <w:lang w:val="en-US"/>
              </w:rPr>
            </w:pPr>
            <w:r w:rsidRPr="00B83D20">
              <w:rPr>
                <w:sz w:val="18"/>
                <w:lang w:val="en-US"/>
              </w:rPr>
              <w:t>Female vs Male</w:t>
            </w:r>
          </w:p>
        </w:tc>
        <w:tc>
          <w:tcPr>
            <w:tcW w:w="3021" w:type="dxa"/>
            <w:tcBorders>
              <w:top w:val="single" w:sz="12" w:space="0" w:color="auto"/>
              <w:left w:val="nil"/>
              <w:bottom w:val="nil"/>
            </w:tcBorders>
          </w:tcPr>
          <w:p w14:paraId="404B9BA6" w14:textId="19A6013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48.54 %</w:t>
            </w:r>
          </w:p>
        </w:tc>
        <w:tc>
          <w:tcPr>
            <w:tcW w:w="3021" w:type="dxa"/>
            <w:tcBorders>
              <w:top w:val="single" w:sz="12" w:space="0" w:color="auto"/>
              <w:bottom w:val="nil"/>
            </w:tcBorders>
          </w:tcPr>
          <w:p w14:paraId="2F9EF3DE" w14:textId="08E9A700"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46.60%</w:t>
            </w:r>
          </w:p>
        </w:tc>
      </w:tr>
      <w:tr w:rsidR="00B83D20" w14:paraId="7748C8B8" w14:textId="77777777" w:rsidTr="00282B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nil"/>
              <w:bottom w:val="nil"/>
              <w:right w:val="nil"/>
            </w:tcBorders>
          </w:tcPr>
          <w:p w14:paraId="58F092FA" w14:textId="1BFFB6CA" w:rsidR="00B83D20" w:rsidRPr="00B83D20" w:rsidRDefault="00B83D20" w:rsidP="00131067">
            <w:pPr>
              <w:rPr>
                <w:sz w:val="18"/>
                <w:lang w:val="en-US"/>
              </w:rPr>
            </w:pPr>
            <w:r w:rsidRPr="00B83D20">
              <w:rPr>
                <w:sz w:val="18"/>
                <w:lang w:val="en-US"/>
              </w:rPr>
              <w:t xml:space="preserve">Neglect vs </w:t>
            </w:r>
            <w:r w:rsidR="0092385C">
              <w:rPr>
                <w:sz w:val="18"/>
                <w:lang w:val="en-US"/>
              </w:rPr>
              <w:t>Non-Neglect</w:t>
            </w:r>
          </w:p>
        </w:tc>
        <w:tc>
          <w:tcPr>
            <w:tcW w:w="3021" w:type="dxa"/>
            <w:tcBorders>
              <w:top w:val="nil"/>
              <w:left w:val="nil"/>
              <w:bottom w:val="nil"/>
            </w:tcBorders>
          </w:tcPr>
          <w:p w14:paraId="204357D0" w14:textId="5BD85611"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53.40%</w:t>
            </w:r>
          </w:p>
        </w:tc>
        <w:tc>
          <w:tcPr>
            <w:tcW w:w="3021" w:type="dxa"/>
            <w:tcBorders>
              <w:top w:val="nil"/>
              <w:bottom w:val="nil"/>
            </w:tcBorders>
          </w:tcPr>
          <w:p w14:paraId="528C9BFB" w14:textId="5ABA6C95" w:rsidR="00B83D20" w:rsidRPr="00B83D20" w:rsidRDefault="00B83D20" w:rsidP="00B83D20">
            <w:pPr>
              <w:jc w:val="center"/>
              <w:cnfStyle w:val="000000100000" w:firstRow="0" w:lastRow="0" w:firstColumn="0" w:lastColumn="0" w:oddVBand="0" w:evenVBand="0" w:oddHBand="1" w:evenHBand="0" w:firstRowFirstColumn="0" w:firstRowLastColumn="0" w:lastRowFirstColumn="0" w:lastRowLastColumn="0"/>
              <w:rPr>
                <w:sz w:val="18"/>
                <w:lang w:val="en-US"/>
              </w:rPr>
            </w:pPr>
            <w:r>
              <w:rPr>
                <w:sz w:val="18"/>
                <w:lang w:val="en-US"/>
              </w:rPr>
              <w:t>66.02%</w:t>
            </w:r>
          </w:p>
        </w:tc>
      </w:tr>
      <w:tr w:rsidR="00B83D20" w:rsidRPr="00B83D20" w14:paraId="269D6650" w14:textId="77777777" w:rsidTr="00282BD5">
        <w:trPr>
          <w:trHeight w:val="54"/>
        </w:trPr>
        <w:tc>
          <w:tcPr>
            <w:cnfStyle w:val="001000000000" w:firstRow="0" w:lastRow="0" w:firstColumn="1" w:lastColumn="0" w:oddVBand="0" w:evenVBand="0" w:oddHBand="0" w:evenHBand="0" w:firstRowFirstColumn="0" w:firstRowLastColumn="0" w:lastRowFirstColumn="0" w:lastRowLastColumn="0"/>
            <w:tcW w:w="3020" w:type="dxa"/>
            <w:tcBorders>
              <w:top w:val="nil"/>
              <w:bottom w:val="single" w:sz="12" w:space="0" w:color="auto"/>
              <w:right w:val="nil"/>
            </w:tcBorders>
          </w:tcPr>
          <w:p w14:paraId="77247839" w14:textId="3F52C349" w:rsidR="00B83D20" w:rsidRPr="00B83D20" w:rsidRDefault="00B83D20" w:rsidP="00131067">
            <w:pPr>
              <w:rPr>
                <w:sz w:val="18"/>
                <w:lang w:val="en-US"/>
              </w:rPr>
            </w:pPr>
            <w:r w:rsidRPr="00B83D20">
              <w:rPr>
                <w:sz w:val="18"/>
                <w:lang w:val="en-US"/>
              </w:rPr>
              <w:t>FNeg vs F</w:t>
            </w:r>
            <w:r w:rsidR="00E72DE3">
              <w:rPr>
                <w:sz w:val="18"/>
                <w:lang w:val="en-US"/>
              </w:rPr>
              <w:t>N</w:t>
            </w:r>
            <w:r w:rsidRPr="00B83D20">
              <w:rPr>
                <w:sz w:val="18"/>
                <w:lang w:val="en-US"/>
              </w:rPr>
              <w:t>on vs MNeg vs M</w:t>
            </w:r>
            <w:r w:rsidR="00E72DE3">
              <w:rPr>
                <w:sz w:val="18"/>
                <w:lang w:val="en-US"/>
              </w:rPr>
              <w:t>N</w:t>
            </w:r>
            <w:r w:rsidRPr="00B83D20">
              <w:rPr>
                <w:sz w:val="18"/>
                <w:lang w:val="en-US"/>
              </w:rPr>
              <w:t>on</w:t>
            </w:r>
          </w:p>
        </w:tc>
        <w:tc>
          <w:tcPr>
            <w:tcW w:w="3021" w:type="dxa"/>
            <w:tcBorders>
              <w:top w:val="nil"/>
              <w:left w:val="nil"/>
              <w:bottom w:val="single" w:sz="12" w:space="0" w:color="auto"/>
            </w:tcBorders>
          </w:tcPr>
          <w:p w14:paraId="4D2525E8" w14:textId="4461BBE3"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24.27%</w:t>
            </w:r>
          </w:p>
        </w:tc>
        <w:tc>
          <w:tcPr>
            <w:tcW w:w="3021" w:type="dxa"/>
            <w:tcBorders>
              <w:top w:val="nil"/>
              <w:bottom w:val="single" w:sz="12" w:space="0" w:color="auto"/>
            </w:tcBorders>
          </w:tcPr>
          <w:p w14:paraId="252C1138" w14:textId="7D385867" w:rsidR="00B83D20" w:rsidRPr="00B83D20" w:rsidRDefault="00B83D20" w:rsidP="00B83D20">
            <w:pPr>
              <w:jc w:val="center"/>
              <w:cnfStyle w:val="000000000000" w:firstRow="0" w:lastRow="0" w:firstColumn="0" w:lastColumn="0" w:oddVBand="0" w:evenVBand="0" w:oddHBand="0" w:evenHBand="0" w:firstRowFirstColumn="0" w:firstRowLastColumn="0" w:lastRowFirstColumn="0" w:lastRowLastColumn="0"/>
              <w:rPr>
                <w:sz w:val="18"/>
                <w:lang w:val="en-US"/>
              </w:rPr>
            </w:pPr>
            <w:r>
              <w:rPr>
                <w:sz w:val="18"/>
                <w:lang w:val="en-US"/>
              </w:rPr>
              <w:t>32.52%</w:t>
            </w:r>
          </w:p>
        </w:tc>
      </w:tr>
    </w:tbl>
    <w:p w14:paraId="11E2CAAD" w14:textId="3B7052B4" w:rsidR="00A40F89" w:rsidRPr="006140BA" w:rsidRDefault="00FC497E" w:rsidP="00447FEA">
      <w:pPr>
        <w:spacing w:line="276" w:lineRule="auto"/>
        <w:rPr>
          <w:sz w:val="18"/>
          <w:lang w:val="en-US"/>
        </w:rPr>
      </w:pPr>
      <w:r>
        <w:rPr>
          <w:sz w:val="18"/>
          <w:lang w:val="en-US"/>
        </w:rPr>
        <w:br/>
      </w:r>
      <w:proofErr w:type="gramStart"/>
      <w:r>
        <w:rPr>
          <w:sz w:val="18"/>
          <w:lang w:val="en-US"/>
        </w:rPr>
        <w:t>nu-SVC</w:t>
      </w:r>
      <w:proofErr w:type="gramEnd"/>
      <w:r>
        <w:rPr>
          <w:sz w:val="18"/>
          <w:lang w:val="en-US"/>
        </w:rPr>
        <w:t xml:space="preserve"> model performances as assessed by average prediction accuracy for the models trained on voxel-wise disconnection maps and lesion maps, respectively. Three versions of patient status were predicted: Sex (i.e., Female vs Male), diagnosis (i.e., Neglect vs </w:t>
      </w:r>
      <w:r w:rsidR="0092385C">
        <w:rPr>
          <w:sz w:val="18"/>
          <w:lang w:val="en-US"/>
        </w:rPr>
        <w:t>Non-Neglect</w:t>
      </w:r>
      <w:r>
        <w:rPr>
          <w:sz w:val="18"/>
          <w:lang w:val="en-US"/>
        </w:rPr>
        <w:t xml:space="preserve">) and sex-specific patient group </w:t>
      </w:r>
      <w:r w:rsidRPr="00C36EA6">
        <w:rPr>
          <w:sz w:val="18"/>
          <w:lang w:val="en-US"/>
        </w:rPr>
        <w:t>(i.e., female neglect</w:t>
      </w:r>
      <w:r w:rsidR="00C36EA6" w:rsidRPr="00C36EA6">
        <w:rPr>
          <w:sz w:val="18"/>
          <w:lang w:val="en-US"/>
        </w:rPr>
        <w:t xml:space="preserve"> [FNeg]</w:t>
      </w:r>
      <w:r w:rsidRPr="00C36EA6">
        <w:rPr>
          <w:sz w:val="18"/>
          <w:lang w:val="en-US"/>
        </w:rPr>
        <w:t xml:space="preserve">, female </w:t>
      </w:r>
      <w:r w:rsidR="0092385C" w:rsidRPr="00C36EA6">
        <w:rPr>
          <w:sz w:val="18"/>
          <w:lang w:val="en-US"/>
        </w:rPr>
        <w:t>non-neglect</w:t>
      </w:r>
      <w:r w:rsidR="00C36EA6" w:rsidRPr="00C36EA6">
        <w:rPr>
          <w:sz w:val="18"/>
          <w:lang w:val="en-US"/>
        </w:rPr>
        <w:t xml:space="preserve"> [FNon]</w:t>
      </w:r>
      <w:r w:rsidRPr="00C36EA6">
        <w:rPr>
          <w:sz w:val="18"/>
          <w:lang w:val="en-US"/>
        </w:rPr>
        <w:t>, male neglect</w:t>
      </w:r>
      <w:r w:rsidR="00C36EA6" w:rsidRPr="00C36EA6">
        <w:rPr>
          <w:sz w:val="18"/>
          <w:lang w:val="en-US"/>
        </w:rPr>
        <w:t xml:space="preserve"> [MNeg]</w:t>
      </w:r>
      <w:r w:rsidRPr="00C36EA6">
        <w:rPr>
          <w:sz w:val="18"/>
          <w:lang w:val="en-US"/>
        </w:rPr>
        <w:t xml:space="preserve">, male </w:t>
      </w:r>
      <w:r w:rsidR="0092385C" w:rsidRPr="00C36EA6">
        <w:rPr>
          <w:sz w:val="18"/>
          <w:lang w:val="en-US"/>
        </w:rPr>
        <w:t>non-neglect</w:t>
      </w:r>
      <w:r w:rsidR="00C36EA6" w:rsidRPr="00C36EA6">
        <w:rPr>
          <w:sz w:val="18"/>
          <w:lang w:val="en-US"/>
        </w:rPr>
        <w:t xml:space="preserve"> [MNon]</w:t>
      </w:r>
      <w:r w:rsidRPr="00C36EA6">
        <w:rPr>
          <w:sz w:val="18"/>
          <w:lang w:val="en-US"/>
        </w:rPr>
        <w:t>).</w:t>
      </w:r>
      <w:r>
        <w:rPr>
          <w:sz w:val="18"/>
          <w:lang w:val="en-US"/>
        </w:rPr>
        <w:t xml:space="preserve"> </w:t>
      </w:r>
      <w:bookmarkEnd w:id="63"/>
      <w:r w:rsidR="005F3C5E">
        <w:rPr>
          <w:sz w:val="18"/>
          <w:lang w:val="en-US"/>
        </w:rPr>
        <w:t>For the two-class classifications (i.e., sex &amp; diagnosis) the chance level lay at 50%, whereas for the four-class classification it lay at 25%.</w:t>
      </w:r>
      <w:r w:rsidR="00A40F89" w:rsidRPr="00B83D20">
        <w:rPr>
          <w:lang w:val="en-US"/>
        </w:rPr>
        <w:br w:type="page"/>
      </w:r>
    </w:p>
    <w:p w14:paraId="1E1928E2" w14:textId="243719B2" w:rsidR="00F431E1" w:rsidRDefault="000E5F13" w:rsidP="00DF36C4">
      <w:pPr>
        <w:pStyle w:val="Heading2"/>
        <w:numPr>
          <w:ilvl w:val="0"/>
          <w:numId w:val="25"/>
        </w:numPr>
        <w:spacing w:before="0" w:after="120"/>
        <w:ind w:left="765"/>
        <w:rPr>
          <w:b w:val="0"/>
          <w:bCs w:val="0"/>
        </w:rPr>
      </w:pPr>
      <w:bookmarkStart w:id="64" w:name="_Toc116064617"/>
      <w:bookmarkStart w:id="65" w:name="_Toc117591247"/>
      <w:r w:rsidRPr="00EA784A">
        <w:rPr>
          <w:b w:val="0"/>
          <w:bCs w:val="0"/>
        </w:rPr>
        <w:lastRenderedPageBreak/>
        <w:t>Discussion</w:t>
      </w:r>
      <w:bookmarkEnd w:id="64"/>
      <w:bookmarkEnd w:id="65"/>
    </w:p>
    <w:p w14:paraId="07729EF8" w14:textId="054E0EA4" w:rsidR="00EB180A" w:rsidRPr="008E0BDE" w:rsidRDefault="005E0604" w:rsidP="00522529">
      <w:pPr>
        <w:pStyle w:val="NoSpacing"/>
        <w:spacing w:after="160" w:line="276" w:lineRule="auto"/>
      </w:pPr>
      <w:bookmarkStart w:id="66" w:name="_Toc116064619"/>
      <w:r>
        <w:t xml:space="preserve">The present study investigated sex differences in </w:t>
      </w:r>
      <w:ins w:id="67" w:author="Lisa" w:date="2022-10-26T10:57:00Z">
        <w:r w:rsidR="001B08DB">
          <w:t>stroke-induced lesion and disconnectiv</w:t>
        </w:r>
      </w:ins>
      <w:ins w:id="68" w:author="Lisa" w:date="2022-10-26T10:58:00Z">
        <w:r w:rsidR="001B08DB">
          <w:t>i</w:t>
        </w:r>
      </w:ins>
      <w:ins w:id="69" w:author="Lisa" w:date="2022-10-26T10:57:00Z">
        <w:r w:rsidR="001B08DB">
          <w:t xml:space="preserve">ty patterns </w:t>
        </w:r>
      </w:ins>
      <w:ins w:id="70" w:author="Lisa" w:date="2022-10-26T10:58:00Z">
        <w:r w:rsidR="001B08DB">
          <w:t>and corresponding</w:t>
        </w:r>
      </w:ins>
      <w:del w:id="71" w:author="Lisa" w:date="2022-10-26T10:59:00Z">
        <w:r w:rsidDel="001B08DB">
          <w:delText>the</w:delText>
        </w:r>
      </w:del>
      <w:r>
        <w:t xml:space="preserve"> neurological underpinnings of acute visuospatial neglect, </w:t>
      </w:r>
      <w:commentRangeStart w:id="72"/>
      <w:r>
        <w:t xml:space="preserve">specifically how (sub-)cortical lesions and the resulting </w:t>
      </w:r>
      <w:r w:rsidR="00973E27">
        <w:t>WM</w:t>
      </w:r>
      <w:r>
        <w:t xml:space="preserve"> disconnections differed between men and women</w:t>
      </w:r>
      <w:r w:rsidR="0071222B">
        <w:t>,</w:t>
      </w:r>
      <w:r>
        <w:t xml:space="preserve"> and </w:t>
      </w:r>
      <w:r w:rsidR="0071222B">
        <w:t xml:space="preserve">if they </w:t>
      </w:r>
      <w:r>
        <w:t>differently affected neglect severity in the two sexes</w:t>
      </w:r>
      <w:commentRangeEnd w:id="72"/>
      <w:r w:rsidR="00557F06">
        <w:rPr>
          <w:rStyle w:val="CommentReference"/>
        </w:rPr>
        <w:commentReference w:id="72"/>
      </w:r>
      <w:r>
        <w:t xml:space="preserve">. To this end, we employed a classical </w:t>
      </w:r>
      <w:r w:rsidR="00973E27">
        <w:t>VLBM</w:t>
      </w:r>
      <w:r>
        <w:t xml:space="preserve"> approach, in addition to </w:t>
      </w:r>
      <w:r w:rsidR="00630594" w:rsidRPr="00630594">
        <w:t>permutation-based</w:t>
      </w:r>
      <w:r w:rsidRPr="00630594">
        <w:t xml:space="preserve"> analyses</w:t>
      </w:r>
      <w:r>
        <w:t xml:space="preserve"> of </w:t>
      </w:r>
      <w:r w:rsidR="00973E27">
        <w:t>indirect</w:t>
      </w:r>
      <w:r w:rsidR="00E311E0">
        <w:t>ly quantified</w:t>
      </w:r>
      <w:r w:rsidR="00973E27">
        <w:t xml:space="preserve"> </w:t>
      </w:r>
      <w:r>
        <w:t>whole-brain and region-to-region disconnectivity</w:t>
      </w:r>
      <w:r w:rsidR="00973E27">
        <w:t xml:space="preserve"> measures</w:t>
      </w:r>
      <w:r>
        <w:t xml:space="preserve">. Finally, we used binary lesion maps, as well as </w:t>
      </w:r>
      <w:r w:rsidR="00E311E0">
        <w:t>continuous</w:t>
      </w:r>
      <w:r>
        <w:t xml:space="preserve"> disconnectivity maps</w:t>
      </w:r>
      <w:r w:rsidR="00E311E0">
        <w:t xml:space="preserve"> of the whole brain</w:t>
      </w:r>
      <w:r>
        <w:t xml:space="preserve"> to predict patient status. </w:t>
      </w:r>
      <w:commentRangeStart w:id="73"/>
      <w:r w:rsidR="002F1AEC">
        <w:t>Regarding our motivating questions, we found no</w:t>
      </w:r>
      <w:r w:rsidR="00A56BB3">
        <w:t xml:space="preserve"> sex</w:t>
      </w:r>
      <w:r w:rsidR="002F1AEC">
        <w:t xml:space="preserve"> differences in either</w:t>
      </w:r>
      <w:r w:rsidR="00A56BB3">
        <w:t xml:space="preserve"> voxel-wise</w:t>
      </w:r>
      <w:r w:rsidR="002F1AEC">
        <w:t xml:space="preserve"> lesion or </w:t>
      </w:r>
      <w:r w:rsidR="00A56BB3">
        <w:t>disconnection</w:t>
      </w:r>
      <w:r w:rsidR="00EB180A">
        <w:t xml:space="preserve"> localisation. </w:t>
      </w:r>
      <w:r w:rsidR="00A56BB3">
        <w:t xml:space="preserve">However, we found that men and women exhibit different region-to-region disconnection patterns. </w:t>
      </w:r>
      <w:r w:rsidR="00EB180A">
        <w:t>Further, w</w:t>
      </w:r>
      <w:r w:rsidR="00A56BB3">
        <w:t xml:space="preserve">e identified sex differences in the lesion patterns associated with neglect severity, but not in disconnection patterns. </w:t>
      </w:r>
      <w:r w:rsidR="006477FD">
        <w:t>Finally</w:t>
      </w:r>
      <w:r w:rsidR="00A56BB3">
        <w:t>, we demonstrated that lesion and disconnection data can be used to</w:t>
      </w:r>
      <w:r w:rsidR="006477FD">
        <w:t xml:space="preserve"> </w:t>
      </w:r>
      <w:commentRangeStart w:id="74"/>
      <w:r w:rsidR="006477FD">
        <w:t>reliably</w:t>
      </w:r>
      <w:r w:rsidR="00A56BB3">
        <w:t xml:space="preserve"> predict patient status</w:t>
      </w:r>
      <w:r w:rsidR="006477FD">
        <w:t>, but not biological sex</w:t>
      </w:r>
      <w:commentRangeEnd w:id="74"/>
      <w:r w:rsidR="007B1A2D">
        <w:rPr>
          <w:rStyle w:val="CommentReference"/>
        </w:rPr>
        <w:commentReference w:id="74"/>
      </w:r>
      <w:r w:rsidR="00A56BB3">
        <w:t xml:space="preserve"> in predictive modelling. </w:t>
      </w:r>
      <w:commentRangeEnd w:id="73"/>
      <w:r w:rsidR="001B08DB">
        <w:rPr>
          <w:rStyle w:val="CommentReference"/>
        </w:rPr>
        <w:commentReference w:id="73"/>
      </w:r>
      <w:r w:rsidR="009E292F">
        <w:tab/>
      </w:r>
      <w:r w:rsidR="009E292F">
        <w:br/>
      </w:r>
    </w:p>
    <w:p w14:paraId="3FC32B3B" w14:textId="56BA3421" w:rsidR="008C4901" w:rsidRDefault="005E0604" w:rsidP="00DF36C4">
      <w:pPr>
        <w:pStyle w:val="Heading3"/>
        <w:numPr>
          <w:ilvl w:val="1"/>
          <w:numId w:val="25"/>
        </w:numPr>
        <w:spacing w:before="0" w:after="120"/>
        <w:ind w:left="1077"/>
      </w:pPr>
      <w:bookmarkStart w:id="76" w:name="_Toc116064618"/>
      <w:bookmarkStart w:id="77" w:name="_Toc117591248"/>
      <w:r>
        <w:t>Clinical and Demographic Data</w:t>
      </w:r>
      <w:bookmarkEnd w:id="76"/>
      <w:bookmarkEnd w:id="77"/>
      <w:r w:rsidR="008C4901">
        <w:tab/>
      </w:r>
    </w:p>
    <w:p w14:paraId="7E34D53A" w14:textId="1539531E" w:rsidR="00EB180A" w:rsidRDefault="005E0604" w:rsidP="00447FEA">
      <w:pPr>
        <w:spacing w:line="276" w:lineRule="auto"/>
      </w:pPr>
      <w:r>
        <w:t>The clinical and demographic data of our patient sample are in line with the literatur</w:t>
      </w:r>
      <w:r w:rsidR="000A4D5C">
        <w:t>e</w:t>
      </w:r>
      <w:r>
        <w:t>. On average, women are older at stroke onset and develop neglect more often than men do (</w:t>
      </w:r>
      <w:r w:rsidR="00EC34A8">
        <w:t>cf.</w:t>
      </w:r>
      <w:r>
        <w:t xml:space="preserve"> </w:t>
      </w:r>
      <w:hyperlink w:anchor="gargano2008" w:history="1">
        <w:r w:rsidRPr="00B92904">
          <w:rPr>
            <w:rStyle w:val="Hyperlink"/>
            <w:rFonts w:ascii="Ebrima" w:hAnsi="Ebrima"/>
          </w:rPr>
          <w:t>Gargano et al., 200</w:t>
        </w:r>
        <w:r w:rsidR="00B92904">
          <w:rPr>
            <w:rStyle w:val="Hyperlink"/>
            <w:rFonts w:ascii="Ebrima" w:hAnsi="Ebrima"/>
          </w:rPr>
          <w:t>8</w:t>
        </w:r>
      </w:hyperlink>
      <w:r>
        <w:t xml:space="preserve">; </w:t>
      </w:r>
      <w:hyperlink w:anchor="hammerbeck2019" w:history="1">
        <w:r w:rsidRPr="00B92904">
          <w:rPr>
            <w:rStyle w:val="Hyperlink"/>
            <w:rFonts w:ascii="Ebrima" w:hAnsi="Ebrima"/>
          </w:rPr>
          <w:t>Hammerbeck et al., 2019</w:t>
        </w:r>
      </w:hyperlink>
      <w:r>
        <w:t>). There was no significant difference in lesion volume between the sexes (</w:t>
      </w:r>
      <w:r w:rsidR="00EC34A8">
        <w:t>cf.</w:t>
      </w:r>
      <w:r>
        <w:t xml:space="preserve"> </w:t>
      </w:r>
      <w:hyperlink w:anchor="bonkhoff2021" w:history="1">
        <w:r w:rsidRPr="00B92904">
          <w:rPr>
            <w:rStyle w:val="Hyperlink"/>
            <w:rFonts w:ascii="Ebrima" w:hAnsi="Ebrima"/>
          </w:rPr>
          <w:t>Bonkhoff et al., 2021</w:t>
        </w:r>
      </w:hyperlink>
      <w:r>
        <w:t xml:space="preserve">), and a slight </w:t>
      </w:r>
      <w:r w:rsidR="00584E62">
        <w:t xml:space="preserve">non-significant </w:t>
      </w:r>
      <w:r>
        <w:t>trend of men suffering from more infarcts and women from more haemorrhages (</w:t>
      </w:r>
      <w:r w:rsidR="00EC34A8">
        <w:t>cf.</w:t>
      </w:r>
      <w:r>
        <w:t xml:space="preserve"> </w:t>
      </w:r>
      <w:hyperlink w:anchor="appelros2009" w:history="1">
        <w:r w:rsidRPr="00B92904">
          <w:rPr>
            <w:rStyle w:val="Hyperlink"/>
            <w:rFonts w:ascii="Ebrima" w:hAnsi="Ebrima"/>
          </w:rPr>
          <w:t>Appelros et al., 2009</w:t>
        </w:r>
      </w:hyperlink>
      <w:r>
        <w:t xml:space="preserve">). The vast majority of infarcts was localised in regions supplied by the MCA (cf. </w:t>
      </w:r>
      <w:hyperlink w:anchor="bonkhoff2021" w:history="1">
        <w:r w:rsidR="00B92904" w:rsidRPr="00B92904">
          <w:rPr>
            <w:rStyle w:val="Hyperlink"/>
            <w:rFonts w:ascii="Ebrima" w:hAnsi="Ebrima"/>
          </w:rPr>
          <w:t>Bonkhoff et al., 2021</w:t>
        </w:r>
      </w:hyperlink>
      <w:r w:rsidRPr="008C1F40">
        <w:t xml:space="preserve">; </w:t>
      </w:r>
      <w:hyperlink w:anchor="limalhotra2015" w:history="1">
        <w:r w:rsidRPr="00B92904">
          <w:rPr>
            <w:rStyle w:val="Hyperlink"/>
            <w:rFonts w:ascii="Ebrima" w:hAnsi="Ebrima"/>
          </w:rPr>
          <w:t>Li &amp; Malhotra, 2015</w:t>
        </w:r>
      </w:hyperlink>
      <w:r>
        <w:t xml:space="preserve">). </w:t>
      </w:r>
      <w:r w:rsidR="004B3A67">
        <w:t xml:space="preserve">To the best of our knowledge, there are no known sex differences in the vasculature of the brain that could confound differences in the affected arterial territories. </w:t>
      </w:r>
      <w:r>
        <w:t>We detected a significant difference in the arterial territorie</w:t>
      </w:r>
      <w:r w:rsidR="006B2F04">
        <w:t xml:space="preserve">s </w:t>
      </w:r>
      <w:r w:rsidR="00584E62">
        <w:t xml:space="preserve">most commonly </w:t>
      </w:r>
      <w:r w:rsidR="006B2F04">
        <w:t xml:space="preserve">affected by ischaemic stroke </w:t>
      </w:r>
      <w:r w:rsidR="006B2F04" w:rsidRPr="00EB180A">
        <w:t xml:space="preserve">with women being affected significantly more often </w:t>
      </w:r>
      <w:r w:rsidR="00EB180A" w:rsidRPr="00EB180A">
        <w:t>by infarcts centred in regions supplied by the ACA, compared to</w:t>
      </w:r>
      <w:r w:rsidR="006B2F04" w:rsidRPr="00EB180A">
        <w:t xml:space="preserve"> men.</w:t>
      </w:r>
      <w:r>
        <w:t xml:space="preserve"> </w:t>
      </w:r>
      <w:r w:rsidR="0062116E" w:rsidRPr="006B2F04">
        <w:t>In general, ACA strokes are uncommon as they make up less than 5% of stroke cases in clinical reports (</w:t>
      </w:r>
      <w:hyperlink w:anchor="matoscasano2022" w:history="1">
        <w:r w:rsidR="0062116E" w:rsidRPr="00F33B3D">
          <w:rPr>
            <w:rStyle w:val="Hyperlink"/>
            <w:rFonts w:ascii="Ebrima" w:hAnsi="Ebrima"/>
          </w:rPr>
          <w:t>Matos Casano et al., 2022</w:t>
        </w:r>
      </w:hyperlink>
      <w:r w:rsidR="0062116E" w:rsidRPr="006B2F04">
        <w:t>)</w:t>
      </w:r>
      <w:r w:rsidR="0079718A" w:rsidRPr="006B2F04">
        <w:t xml:space="preserve">, but there are reports of women being affected more often </w:t>
      </w:r>
      <w:r w:rsidR="00973E27">
        <w:t xml:space="preserve">by them </w:t>
      </w:r>
      <w:r w:rsidR="0079718A" w:rsidRPr="006B2F04">
        <w:t>than men (</w:t>
      </w:r>
      <w:hyperlink w:anchor="medlin2020" w:history="1">
        <w:r w:rsidR="0079718A" w:rsidRPr="00F33B3D">
          <w:rPr>
            <w:rStyle w:val="Hyperlink"/>
            <w:rFonts w:ascii="Ebrima" w:hAnsi="Ebrima"/>
          </w:rPr>
          <w:t>Medlin et al., 2020</w:t>
        </w:r>
      </w:hyperlink>
      <w:r w:rsidR="0079718A" w:rsidRPr="006B2F04">
        <w:t>).</w:t>
      </w:r>
      <w:r w:rsidR="006B2F04" w:rsidRPr="006B2F04">
        <w:t xml:space="preserve"> Further, we found a non-significant trend of men being affected more often by strokes in regions supplied by the PCA, compared to women. Interestingly, </w:t>
      </w:r>
      <w:hyperlink w:anchor="bonkhoff2021" w:history="1">
        <w:r w:rsidR="006B2F04" w:rsidRPr="00F33B3D">
          <w:rPr>
            <w:rStyle w:val="Hyperlink"/>
            <w:rFonts w:ascii="Ebrima" w:hAnsi="Ebrima"/>
          </w:rPr>
          <w:t>Bonkhoff et al. (2021)</w:t>
        </w:r>
      </w:hyperlink>
      <w:r w:rsidR="006B2F04" w:rsidRPr="006B2F04">
        <w:t xml:space="preserve"> also d</w:t>
      </w:r>
      <w:r w:rsidR="00320D39">
        <w:t>etected sex differences in PCA-supplied</w:t>
      </w:r>
      <w:r w:rsidR="006B2F04" w:rsidRPr="006B2F04">
        <w:t xml:space="preserve"> regions: </w:t>
      </w:r>
      <w:r w:rsidR="00833DEA">
        <w:t>They</w:t>
      </w:r>
      <w:r w:rsidR="006B2F04">
        <w:t xml:space="preserve"> found that </w:t>
      </w:r>
      <w:r w:rsidR="00833DEA">
        <w:t>PCA strokes contribute mo</w:t>
      </w:r>
      <w:r w:rsidR="002631EB">
        <w:t xml:space="preserve">re to stroke severity in women, compared to </w:t>
      </w:r>
      <w:r w:rsidR="00833DEA">
        <w:t>men – however, they do not report anything about sex differences in the incidence of those strokes.</w:t>
      </w:r>
    </w:p>
    <w:p w14:paraId="53365E9E" w14:textId="77777777" w:rsidR="006477FD" w:rsidRPr="00EB180A" w:rsidRDefault="006477FD" w:rsidP="00DF36C4">
      <w:pPr>
        <w:spacing w:after="120" w:line="276" w:lineRule="auto"/>
      </w:pPr>
    </w:p>
    <w:p w14:paraId="5C736C67" w14:textId="66D47ABB" w:rsidR="008C4901" w:rsidRDefault="008662A1" w:rsidP="00DF36C4">
      <w:pPr>
        <w:pStyle w:val="Heading3"/>
        <w:numPr>
          <w:ilvl w:val="1"/>
          <w:numId w:val="25"/>
        </w:numPr>
        <w:spacing w:before="0" w:after="120"/>
        <w:ind w:left="1077"/>
      </w:pPr>
      <w:bookmarkStart w:id="78" w:name="_Toc117591249"/>
      <w:r w:rsidRPr="006140BA">
        <w:t>Voxel-based Lesion-Behaviour Mapping</w:t>
      </w:r>
      <w:bookmarkEnd w:id="66"/>
      <w:bookmarkEnd w:id="78"/>
      <w:r w:rsidR="008C4901">
        <w:tab/>
      </w:r>
    </w:p>
    <w:p w14:paraId="7AD8906C" w14:textId="0F99B8A2" w:rsidR="00795F94" w:rsidRDefault="008662A1" w:rsidP="00447FEA">
      <w:pPr>
        <w:spacing w:line="276" w:lineRule="auto"/>
      </w:pPr>
      <w:r>
        <w:t>The regions identified by the</w:t>
      </w:r>
      <w:r w:rsidR="000C25DA">
        <w:t xml:space="preserve"> lesion overlay</w:t>
      </w:r>
      <w:r w:rsidR="00900EAF">
        <w:t>s</w:t>
      </w:r>
      <w:r w:rsidR="000C25DA">
        <w:t xml:space="preserve"> for</w:t>
      </w:r>
      <w:r>
        <w:t xml:space="preserve"> our whole patient sample are </w:t>
      </w:r>
      <w:r w:rsidR="00AE1B8E">
        <w:t>in line with</w:t>
      </w:r>
      <w:r>
        <w:t xml:space="preserve"> the ones </w:t>
      </w:r>
      <w:r w:rsidR="00AE1B8E">
        <w:t xml:space="preserve">identified by the predominant </w:t>
      </w:r>
      <w:r>
        <w:t>literature</w:t>
      </w:r>
      <w:r w:rsidR="00AE1B8E">
        <w:t xml:space="preserve"> on acute right-hemispheric stroke</w:t>
      </w:r>
      <w:r>
        <w:t xml:space="preserve"> </w:t>
      </w:r>
      <w:r w:rsidRPr="00D41FC9">
        <w:t>(</w:t>
      </w:r>
      <w:r w:rsidR="001D3C0C">
        <w:t>cf.</w:t>
      </w:r>
      <w:r w:rsidRPr="00D41FC9">
        <w:t xml:space="preserve"> </w:t>
      </w:r>
      <w:hyperlink w:anchor="sperberkarnath2016" w:history="1">
        <w:r w:rsidR="000A4D5C" w:rsidRPr="00F33B3D">
          <w:rPr>
            <w:rStyle w:val="Hyperlink"/>
            <w:rFonts w:ascii="Ebrima" w:hAnsi="Ebrima"/>
          </w:rPr>
          <w:t>Sperber &amp; Karnath, 2016</w:t>
        </w:r>
      </w:hyperlink>
      <w:r w:rsidRPr="00D41FC9">
        <w:t>).</w:t>
      </w:r>
      <w:r w:rsidR="00900EAF">
        <w:t xml:space="preserve"> </w:t>
      </w:r>
      <w:r w:rsidR="008E0BDE">
        <w:t>V</w:t>
      </w:r>
      <w:r w:rsidR="00D41FC9">
        <w:t xml:space="preserve">isual inspection of the lesion overlay plots suggested that </w:t>
      </w:r>
      <w:r w:rsidR="00A71AC6">
        <w:t xml:space="preserve">the majority of </w:t>
      </w:r>
      <w:r w:rsidR="00D41FC9">
        <w:lastRenderedPageBreak/>
        <w:t xml:space="preserve">lesions of the male subsample were spread throughout the BG and the insula, whereas the female subsample’s lesions </w:t>
      </w:r>
      <w:r w:rsidR="001D3C0C">
        <w:t xml:space="preserve">were </w:t>
      </w:r>
      <w:r w:rsidR="00D41FC9">
        <w:t>more compact</w:t>
      </w:r>
      <w:r w:rsidR="008E0BDE">
        <w:t>ly</w:t>
      </w:r>
      <w:r w:rsidR="00D41FC9">
        <w:t xml:space="preserve"> focussed on the BG</w:t>
      </w:r>
      <w:r w:rsidR="008E0BDE">
        <w:t xml:space="preserve"> and spread into the thalamus. Nevertheless,</w:t>
      </w:r>
      <w:r w:rsidR="00D41FC9">
        <w:t xml:space="preserve"> </w:t>
      </w:r>
      <w:r w:rsidR="006E03E7">
        <w:t>our VLBM analysis</w:t>
      </w:r>
      <w:r w:rsidR="00D41FC9">
        <w:t xml:space="preserve"> detected no statistically significant</w:t>
      </w:r>
      <w:r w:rsidR="00AE1B8E">
        <w:t xml:space="preserve"> sex</w:t>
      </w:r>
      <w:r w:rsidR="00D41FC9">
        <w:t xml:space="preserve"> differences</w:t>
      </w:r>
      <w:r w:rsidR="001D3C0C">
        <w:t xml:space="preserve"> in</w:t>
      </w:r>
      <w:r w:rsidR="00D41FC9">
        <w:t xml:space="preserve"> lesion localisation. </w:t>
      </w:r>
    </w:p>
    <w:p w14:paraId="55582A63" w14:textId="18BAA0C3" w:rsidR="00512C2D" w:rsidRDefault="00AE1B8E" w:rsidP="00447FEA">
      <w:pPr>
        <w:spacing w:line="276" w:lineRule="auto"/>
      </w:pPr>
      <w:r>
        <w:t>Importantly,</w:t>
      </w:r>
      <w:r w:rsidR="00440AC4">
        <w:t xml:space="preserve"> no voxels were</w:t>
      </w:r>
      <w:r w:rsidR="00416ECD" w:rsidRPr="00584E62">
        <w:t xml:space="preserve"> significantly more freque</w:t>
      </w:r>
      <w:r w:rsidR="00584E62" w:rsidRPr="00584E62">
        <w:t>ntly damaged in women or men</w:t>
      </w:r>
      <w:r w:rsidR="00440AC4">
        <w:t>. Therefore, we were able to</w:t>
      </w:r>
      <w:r>
        <w:t xml:space="preserve"> </w:t>
      </w:r>
      <w:r w:rsidR="00F46F41">
        <w:t>infer that the</w:t>
      </w:r>
      <w:r w:rsidR="001D3C0C">
        <w:t xml:space="preserve"> sex</w:t>
      </w:r>
      <w:r w:rsidR="00F46F41">
        <w:t xml:space="preserve"> differences we detected in the voxel</w:t>
      </w:r>
      <w:r w:rsidR="001D3C0C">
        <w:t xml:space="preserve"> clusters</w:t>
      </w:r>
      <w:r w:rsidR="00F46F41">
        <w:t xml:space="preserve"> associated with neglect severity are likely due to a</w:t>
      </w:r>
      <w:r w:rsidR="001D3C0C">
        <w:t xml:space="preserve"> sex-specific </w:t>
      </w:r>
      <w:r w:rsidR="00F46F41">
        <w:t>effect of neglect itself, rather than just</w:t>
      </w:r>
      <w:r w:rsidR="001D3C0C">
        <w:t xml:space="preserve"> due to</w:t>
      </w:r>
      <w:r w:rsidR="00F46F41">
        <w:t xml:space="preserve"> general neurological sex differences.</w:t>
      </w:r>
      <w:r w:rsidR="00795F94">
        <w:t xml:space="preserve"> We found different clusters contributing to neglect severity for the female and male subsamples, respectively. In women, damage to a cluster of voxels belonging to the caudal STG and caudal pSTS was significantly associated with increased neglect severity. In men, the </w:t>
      </w:r>
      <w:r w:rsidR="00512C2D">
        <w:t xml:space="preserve">voxels significantly associated with neglect severity were mainly located in the WM, specifically around the anterior parts of the MTG, as well as near the IPL. </w:t>
      </w:r>
      <w:r w:rsidR="008C4901">
        <w:t xml:space="preserve">All of those regions have been implicated in contributing to neglect severity in previous research (e.g., </w:t>
      </w:r>
      <w:hyperlink w:anchor="corbetta2011" w:history="1">
        <w:r w:rsidR="008C4901" w:rsidRPr="008C4901">
          <w:rPr>
            <w:rStyle w:val="Hyperlink"/>
            <w:rFonts w:ascii="Ebrima" w:hAnsi="Ebrima"/>
          </w:rPr>
          <w:t>Corbetta &amp; Shulman, 2011</w:t>
        </w:r>
      </w:hyperlink>
      <w:r w:rsidR="008C4901">
        <w:t xml:space="preserve">; </w:t>
      </w:r>
      <w:hyperlink w:anchor="karnathrorden2012" w:history="1">
        <w:r w:rsidR="008C4901" w:rsidRPr="008C4901">
          <w:rPr>
            <w:rStyle w:val="Hyperlink"/>
            <w:rFonts w:ascii="Ebrima" w:hAnsi="Ebrima"/>
          </w:rPr>
          <w:t>Karnath &amp; Rorden, 2012</w:t>
        </w:r>
      </w:hyperlink>
      <w:r w:rsidR="008C4901">
        <w:t xml:space="preserve">). </w:t>
      </w:r>
      <w:r w:rsidR="00512C2D">
        <w:t xml:space="preserve">The female-specific cluster was marginally larger than the male-specific one, which could be interpreted to be in line with </w:t>
      </w:r>
      <w:hyperlink w:anchor="bonkhoff2021" w:history="1">
        <w:r w:rsidR="00512C2D" w:rsidRPr="00F33B3D">
          <w:rPr>
            <w:rStyle w:val="Hyperlink"/>
            <w:rFonts w:ascii="Ebrima" w:hAnsi="Ebrima"/>
          </w:rPr>
          <w:t>Bonkhoff et al.’s (2021)</w:t>
        </w:r>
      </w:hyperlink>
      <w:r w:rsidR="00512C2D" w:rsidRPr="00512C2D">
        <w:rPr>
          <w:color w:val="7F7F7F" w:themeColor="text1" w:themeTint="80"/>
        </w:rPr>
        <w:t xml:space="preserve"> </w:t>
      </w:r>
      <w:r w:rsidR="00512C2D">
        <w:t>conclusion that more regions contribute to stroke severity in women.</w:t>
      </w:r>
      <w:r w:rsidR="004F4DCF">
        <w:t xml:space="preserve"> However</w:t>
      </w:r>
      <w:r w:rsidR="005E5404">
        <w:t xml:space="preserve">, </w:t>
      </w:r>
      <w:r w:rsidR="004F4DCF">
        <w:t>the fact that male-specific clusters are more wide-spread throughout the cortex compared to the rather compact female cluster</w:t>
      </w:r>
      <w:r w:rsidR="001D3C0C">
        <w:t xml:space="preserve"> could be interpreted to</w:t>
      </w:r>
      <w:r w:rsidR="004F4DCF">
        <w:t xml:space="preserve"> stand in contradiction to that.</w:t>
      </w:r>
    </w:p>
    <w:p w14:paraId="58D9F325" w14:textId="27D59B2D" w:rsidR="0086659F" w:rsidRDefault="00222408" w:rsidP="00447FEA">
      <w:pPr>
        <w:spacing w:line="276" w:lineRule="auto"/>
      </w:pPr>
      <w:r w:rsidRPr="00222408">
        <w:t>Generally, the sex-specific effects on the manifestation of neglect severity on a voxel-level</w:t>
      </w:r>
      <w:r>
        <w:t xml:space="preserve"> we found</w:t>
      </w:r>
      <w:r w:rsidRPr="00222408">
        <w:t xml:space="preserve"> seem to be small in magnitude</w:t>
      </w:r>
      <w:r w:rsidR="003921C6">
        <w:t>, considering the relatively small number of significant voxels</w:t>
      </w:r>
      <w:r w:rsidRPr="00222408">
        <w:t>.</w:t>
      </w:r>
      <w:r w:rsidR="0086659F">
        <w:t xml:space="preserve"> This </w:t>
      </w:r>
      <w:r w:rsidR="003921C6">
        <w:t>could be interpreted to be</w:t>
      </w:r>
      <w:r w:rsidR="0086659F">
        <w:t xml:space="preserve"> in accordance with the findings of </w:t>
      </w:r>
      <w:hyperlink w:anchor="wu2015" w:history="1">
        <w:r w:rsidR="0086659F" w:rsidRPr="00F33B3D">
          <w:rPr>
            <w:rStyle w:val="Hyperlink"/>
            <w:rFonts w:ascii="Ebrima" w:hAnsi="Ebrima"/>
          </w:rPr>
          <w:t>Wu et al. (2015)</w:t>
        </w:r>
      </w:hyperlink>
      <w:r w:rsidR="0086659F" w:rsidRPr="0086659F">
        <w:rPr>
          <w:color w:val="7F7F7F" w:themeColor="text1" w:themeTint="80"/>
        </w:rPr>
        <w:t xml:space="preserve"> </w:t>
      </w:r>
      <w:r w:rsidR="0086659F">
        <w:t xml:space="preserve">and </w:t>
      </w:r>
      <w:hyperlink w:anchor="bonkhoff2021" w:history="1">
        <w:r w:rsidR="0086659F" w:rsidRPr="00F33B3D">
          <w:rPr>
            <w:rStyle w:val="Hyperlink"/>
            <w:rFonts w:ascii="Ebrima" w:hAnsi="Ebrima"/>
          </w:rPr>
          <w:t>Bonkhoff et al. (2021)</w:t>
        </w:r>
      </w:hyperlink>
      <w:r w:rsidR="0086659F">
        <w:t>, who both reported that lesions located in the left hemisphere exhibit stronger sex differences in their association with stroke severity</w:t>
      </w:r>
      <w:r w:rsidR="001D3C0C">
        <w:t xml:space="preserve"> than lesions located in the right hemisphere</w:t>
      </w:r>
      <w:bookmarkStart w:id="79" w:name="_Toc116064620"/>
      <w:r w:rsidR="001D3C0C">
        <w:t xml:space="preserve">. </w:t>
      </w:r>
      <w:r w:rsidR="00584E62" w:rsidRPr="00584E62">
        <w:t>A</w:t>
      </w:r>
      <w:r w:rsidR="00416ECD" w:rsidRPr="00584E62">
        <w:t>s we only included right-hemispheric patients in our sample, due to the right hemisphere constituting the typical lesion site of visuospatial neglect,</w:t>
      </w:r>
      <w:r w:rsidR="003921C6" w:rsidRPr="00584E62">
        <w:t xml:space="preserve"> it</w:t>
      </w:r>
      <w:r w:rsidR="003921C6">
        <w:t xml:space="preserve"> seems possible that any sex differences in lesion localisations are not as pronounced as they might be for neuropsychological syndromes that occur </w:t>
      </w:r>
      <w:r w:rsidR="00584E62">
        <w:t xml:space="preserve">predominantly </w:t>
      </w:r>
      <w:r w:rsidR="003921C6">
        <w:t>after left-hemispheric strokes.</w:t>
      </w:r>
    </w:p>
    <w:p w14:paraId="48E7A98F" w14:textId="77777777" w:rsidR="004B140A" w:rsidRDefault="004B140A" w:rsidP="00DF36C4">
      <w:pPr>
        <w:spacing w:after="120" w:line="276" w:lineRule="auto"/>
      </w:pPr>
    </w:p>
    <w:p w14:paraId="4BFA1702" w14:textId="2DE777D7" w:rsidR="008C4901" w:rsidRDefault="00F72DAF" w:rsidP="00DF36C4">
      <w:pPr>
        <w:pStyle w:val="Heading3"/>
        <w:numPr>
          <w:ilvl w:val="1"/>
          <w:numId w:val="25"/>
        </w:numPr>
        <w:spacing w:before="0" w:after="120"/>
        <w:ind w:left="1077"/>
      </w:pPr>
      <w:bookmarkStart w:id="80" w:name="_Toc117591250"/>
      <w:r w:rsidRPr="006140BA">
        <w:t>Whole-</w:t>
      </w:r>
      <w:r w:rsidR="00DB76A2">
        <w:t>B</w:t>
      </w:r>
      <w:r w:rsidRPr="006140BA">
        <w:t>rain D</w:t>
      </w:r>
      <w:r w:rsidR="005B7F30" w:rsidRPr="006140BA">
        <w:t>isconnectivity</w:t>
      </w:r>
      <w:bookmarkEnd w:id="79"/>
      <w:bookmarkEnd w:id="80"/>
      <w:r w:rsidR="006140BA">
        <w:tab/>
      </w:r>
    </w:p>
    <w:p w14:paraId="5FC970AB" w14:textId="1EEE6310" w:rsidR="00816E5B" w:rsidRDefault="00E4214F" w:rsidP="00447FEA">
      <w:pPr>
        <w:spacing w:line="276" w:lineRule="auto"/>
      </w:pPr>
      <w:r>
        <w:t xml:space="preserve">The whole-brain disconnection overlap revealed that most disconnections in our patient sample were </w:t>
      </w:r>
      <w:r w:rsidR="0096452F">
        <w:t xml:space="preserve">primarily </w:t>
      </w:r>
      <w:r w:rsidR="00DE2ED5">
        <w:t>right-hemispheric disconnections</w:t>
      </w:r>
      <w:r w:rsidR="00145693">
        <w:t xml:space="preserve"> of the IFOF, SLF, ILF, and AF. </w:t>
      </w:r>
      <w:r w:rsidR="00145693" w:rsidRPr="004F4DCF">
        <w:t xml:space="preserve">This </w:t>
      </w:r>
      <w:r w:rsidR="004F4DCF" w:rsidRPr="004F4DCF">
        <w:t xml:space="preserve">corresponds to the WM fibre tracts connecting the right-hemispheric perisylvian network, </w:t>
      </w:r>
      <w:r w:rsidR="00EE0CA3" w:rsidRPr="004F4DCF">
        <w:t xml:space="preserve">whose damage was </w:t>
      </w:r>
      <w:r w:rsidR="00DE2ED5" w:rsidRPr="004F4DCF">
        <w:t>identified t</w:t>
      </w:r>
      <w:r w:rsidR="00322A3C" w:rsidRPr="004F4DCF">
        <w:t>o be associated with neglect</w:t>
      </w:r>
      <w:r w:rsidR="00322A3C">
        <w:t xml:space="preserve"> (</w:t>
      </w:r>
      <w:hyperlink w:anchor="he2007" w:history="1">
        <w:r w:rsidR="00322A3C" w:rsidRPr="00F33B3D">
          <w:rPr>
            <w:rStyle w:val="Hyperlink"/>
            <w:rFonts w:ascii="Ebrima" w:hAnsi="Ebrima"/>
          </w:rPr>
          <w:t>He et al., 2007</w:t>
        </w:r>
      </w:hyperlink>
      <w:r w:rsidR="00322A3C" w:rsidRPr="008C1F40">
        <w:t xml:space="preserve">; </w:t>
      </w:r>
      <w:hyperlink w:anchor="karnath2009" w:history="1">
        <w:r w:rsidR="00322A3C" w:rsidRPr="00F33B3D">
          <w:rPr>
            <w:rStyle w:val="Hyperlink"/>
            <w:rFonts w:ascii="Ebrima" w:hAnsi="Ebrima"/>
          </w:rPr>
          <w:t>Karnath et al., 2009</w:t>
        </w:r>
      </w:hyperlink>
      <w:r w:rsidR="00322A3C" w:rsidRPr="008C1F40">
        <w:t>;</w:t>
      </w:r>
      <w:r w:rsidR="00322A3C" w:rsidRPr="00322A3C">
        <w:rPr>
          <w:color w:val="7F7F7F" w:themeColor="text1" w:themeTint="80"/>
        </w:rPr>
        <w:t xml:space="preserve"> </w:t>
      </w:r>
      <w:hyperlink w:anchor="urbanski2010" w:history="1">
        <w:r w:rsidR="00322A3C" w:rsidRPr="00F33B3D">
          <w:rPr>
            <w:rStyle w:val="Hyperlink"/>
            <w:rFonts w:ascii="Ebrima" w:hAnsi="Ebrima"/>
          </w:rPr>
          <w:t>Urbanski et al., 2010</w:t>
        </w:r>
      </w:hyperlink>
      <w:r w:rsidR="00322A3C">
        <w:t>).</w:t>
      </w:r>
      <w:r w:rsidR="00FE5E27">
        <w:t xml:space="preserve"> This could be interpreted as neglect </w:t>
      </w:r>
      <w:r w:rsidR="00FE5E27" w:rsidRPr="006477FD">
        <w:t>constituting</w:t>
      </w:r>
      <w:r w:rsidR="00FE5E27">
        <w:t xml:space="preserve"> the most common cognitive disorder after right-hemispheric stroke due to the high likelihood of damage to the right perisylvian network.</w:t>
      </w:r>
      <w:r w:rsidR="0060190A">
        <w:t xml:space="preserve"> </w:t>
      </w:r>
      <w:r w:rsidR="00145693">
        <w:t>Further, interhemispheric disconnections via the more posterior segments of the corpus callosum</w:t>
      </w:r>
      <w:r w:rsidR="000D5102">
        <w:t xml:space="preserve">, especially via the splenium, </w:t>
      </w:r>
      <w:r w:rsidR="00145693">
        <w:t xml:space="preserve">emerged in the </w:t>
      </w:r>
      <w:r w:rsidR="000D5102">
        <w:t xml:space="preserve">disconnection </w:t>
      </w:r>
      <w:r w:rsidR="00145693">
        <w:t xml:space="preserve">overlap. </w:t>
      </w:r>
      <w:r w:rsidR="00816E5B">
        <w:t xml:space="preserve">Previous studies have shown that isolated damage to PCA-supplied regions, such as </w:t>
      </w:r>
      <w:r w:rsidR="00816E5B">
        <w:lastRenderedPageBreak/>
        <w:t>the splenium and the thalamus, are neither necessary nor sufficient to cause neglect, but may contribute to neglect severity (</w:t>
      </w:r>
      <w:hyperlink w:anchor="bird2006" w:history="1">
        <w:r w:rsidR="00816E5B" w:rsidRPr="00F33B3D">
          <w:rPr>
            <w:rStyle w:val="Hyperlink"/>
            <w:rFonts w:ascii="Ebrima" w:hAnsi="Ebrima"/>
          </w:rPr>
          <w:t>Bird et al., 2006</w:t>
        </w:r>
      </w:hyperlink>
      <w:r w:rsidR="00816E5B">
        <w:t xml:space="preserve">; </w:t>
      </w:r>
      <w:hyperlink w:anchor="sperber2020" w:history="1">
        <w:r w:rsidR="00816E5B" w:rsidRPr="00F33B3D">
          <w:rPr>
            <w:rStyle w:val="Hyperlink"/>
            <w:rFonts w:ascii="Ebrima" w:hAnsi="Ebrima"/>
          </w:rPr>
          <w:t>Sperber et al., 2020</w:t>
        </w:r>
      </w:hyperlink>
      <w:r w:rsidR="00816E5B">
        <w:t>).</w:t>
      </w:r>
    </w:p>
    <w:p w14:paraId="561F7587" w14:textId="54CF81F0" w:rsidR="004B140A" w:rsidRDefault="00DF36C4" w:rsidP="00CB50DE">
      <w:pPr>
        <w:spacing w:line="276" w:lineRule="auto"/>
      </w:pPr>
      <w:r>
        <w:t>T</w:t>
      </w:r>
      <w:r w:rsidR="00EE0CA3">
        <w:t>here was no statistically significant difference in whole-brain disconnectivity patterns between the sexes as revealed by our VLBM analysis – neither in the pure association with sex, nor in potential sex-specific associations with neglect severity.</w:t>
      </w:r>
      <w:r w:rsidR="00C0159E">
        <w:t xml:space="preserve"> It seems possible that </w:t>
      </w:r>
      <w:r w:rsidR="00CB50DE">
        <w:t>any potential differences might only emerge in a larger connectomic context and thus, could not be detected in voxel-wise analyses.</w:t>
      </w:r>
    </w:p>
    <w:p w14:paraId="7635B852" w14:textId="77777777" w:rsidR="00CB50DE" w:rsidRPr="00CB50DE" w:rsidRDefault="00CB50DE" w:rsidP="00DF36C4">
      <w:pPr>
        <w:spacing w:after="120" w:line="276" w:lineRule="auto"/>
      </w:pPr>
    </w:p>
    <w:p w14:paraId="22F34151" w14:textId="593202FA" w:rsidR="008C4901" w:rsidRDefault="00A2695B" w:rsidP="00DF36C4">
      <w:pPr>
        <w:pStyle w:val="Heading3"/>
        <w:numPr>
          <w:ilvl w:val="1"/>
          <w:numId w:val="25"/>
        </w:numPr>
        <w:spacing w:before="0" w:after="120"/>
      </w:pPr>
      <w:bookmarkStart w:id="81" w:name="_Toc117591251"/>
      <w:r w:rsidRPr="00DF73A8">
        <w:rPr>
          <w:rStyle w:val="Heading3Char"/>
        </w:rPr>
        <w:t>R</w:t>
      </w:r>
      <w:r w:rsidR="008C4901" w:rsidRPr="00DF73A8">
        <w:rPr>
          <w:rStyle w:val="Heading3Char"/>
        </w:rPr>
        <w:t>egion</w:t>
      </w:r>
      <w:r w:rsidR="008C4901">
        <w:t>-to-Region Disconnectivity</w:t>
      </w:r>
      <w:bookmarkEnd w:id="81"/>
    </w:p>
    <w:p w14:paraId="006451D4" w14:textId="680B44D9" w:rsidR="00A2695B" w:rsidRPr="008C4901" w:rsidRDefault="00A2695B" w:rsidP="00447FEA">
      <w:pPr>
        <w:tabs>
          <w:tab w:val="left" w:pos="3924"/>
        </w:tabs>
        <w:spacing w:line="276" w:lineRule="auto"/>
        <w:rPr>
          <w:b/>
        </w:rPr>
      </w:pPr>
      <w:r>
        <w:t xml:space="preserve">We identified a </w:t>
      </w:r>
      <w:r w:rsidR="00E509EC">
        <w:t>large</w:t>
      </w:r>
      <w:r>
        <w:t xml:space="preserve"> number of disconnections that were significantly associated with</w:t>
      </w:r>
      <w:r w:rsidR="009F23F1">
        <w:t xml:space="preserve"> women and men, </w:t>
      </w:r>
      <w:r w:rsidR="008772EE">
        <w:t>respectively.</w:t>
      </w:r>
      <w:r w:rsidR="00E509EC">
        <w:t xml:space="preserve"> The female-specific disconnections were</w:t>
      </w:r>
      <w:r w:rsidR="00237832">
        <w:t xml:space="preserve"> almost exclusively</w:t>
      </w:r>
      <w:r w:rsidR="00E509EC">
        <w:t xml:space="preserve"> centred on the thalamus, whereas men exhibited </w:t>
      </w:r>
      <w:r w:rsidR="00237832">
        <w:rPr>
          <w:bCs/>
        </w:rPr>
        <w:t xml:space="preserve">a wide-spread network of disconnections throughout the frontal, parietal and temporal cortices. </w:t>
      </w:r>
      <w:r w:rsidR="00A649CC">
        <w:rPr>
          <w:bCs/>
        </w:rPr>
        <w:t>The majority of those sex-specific disconnections were interhemispheric, regardless of the sex they were associated with – however,</w:t>
      </w:r>
      <w:r w:rsidR="00C0159E">
        <w:rPr>
          <w:bCs/>
        </w:rPr>
        <w:t xml:space="preserve"> females showed a higher percentage of intrahemispheric disconnections, relative to males.</w:t>
      </w:r>
    </w:p>
    <w:p w14:paraId="66CE4802" w14:textId="50F8787C" w:rsidR="0096452F" w:rsidRDefault="00B93A3D" w:rsidP="00447FEA">
      <w:pPr>
        <w:spacing w:line="276" w:lineRule="auto"/>
      </w:pPr>
      <w:r w:rsidRPr="00B93A3D">
        <w:t>According to the predominant literature</w:t>
      </w:r>
      <w:r w:rsidR="0057392A">
        <w:t xml:space="preserve"> on</w:t>
      </w:r>
      <w:r w:rsidR="00C0159E">
        <w:t xml:space="preserve"> connectivity in healthy individuals</w:t>
      </w:r>
      <w:r w:rsidRPr="00B93A3D">
        <w:t>, men typically have a higher number of intrahemispheric WM connections, which in addition also exhibit an increased axonal diameter compared to the ones of women (</w:t>
      </w:r>
      <w:hyperlink w:anchor="boespflug2011" w:history="1">
        <w:r w:rsidRPr="00F33B3D">
          <w:rPr>
            <w:rStyle w:val="Hyperlink"/>
            <w:rFonts w:ascii="Ebrima" w:hAnsi="Ebrima"/>
          </w:rPr>
          <w:t>Boespflug et al., 2011</w:t>
        </w:r>
      </w:hyperlink>
      <w:r w:rsidRPr="00B93A3D">
        <w:t xml:space="preserve">; </w:t>
      </w:r>
      <w:hyperlink w:anchor="ingalhalikar2013" w:history="1">
        <w:r w:rsidRPr="00F33B3D">
          <w:rPr>
            <w:rStyle w:val="Hyperlink"/>
            <w:rFonts w:ascii="Ebrima" w:hAnsi="Ebrima"/>
          </w:rPr>
          <w:t>Ingalhalikar et al., 2013</w:t>
        </w:r>
      </w:hyperlink>
      <w:r w:rsidRPr="00B93A3D">
        <w:t xml:space="preserve">; </w:t>
      </w:r>
      <w:hyperlink w:anchor="kanaan2012" w:history="1">
        <w:r w:rsidRPr="00F33B3D">
          <w:rPr>
            <w:rStyle w:val="Hyperlink"/>
            <w:rFonts w:ascii="Ebrima" w:hAnsi="Ebrima"/>
          </w:rPr>
          <w:t>Kanaan et al., 2012</w:t>
        </w:r>
      </w:hyperlink>
      <w:r w:rsidRPr="00B93A3D">
        <w:t xml:space="preserve">). </w:t>
      </w:r>
      <w:r>
        <w:t xml:space="preserve">In contrast to this, women have larger and more efficient corpora callosa relative to the rest of their WM </w:t>
      </w:r>
      <w:r w:rsidRPr="006D13EE">
        <w:t>(</w:t>
      </w:r>
      <w:hyperlink w:anchor="allen03" w:history="1">
        <w:r w:rsidRPr="00F33B3D">
          <w:rPr>
            <w:rStyle w:val="Hyperlink"/>
            <w:rFonts w:ascii="Ebrima" w:hAnsi="Ebrima"/>
          </w:rPr>
          <w:t>Allen et al., 2003</w:t>
        </w:r>
      </w:hyperlink>
      <w:r w:rsidRPr="008C1F40">
        <w:t xml:space="preserve">; </w:t>
      </w:r>
      <w:hyperlink w:anchor="dubb2003" w:history="1">
        <w:r w:rsidRPr="00F33B3D">
          <w:rPr>
            <w:rStyle w:val="Hyperlink"/>
            <w:rFonts w:ascii="Ebrima" w:hAnsi="Ebrima"/>
          </w:rPr>
          <w:t>Dubb et al., 2003</w:t>
        </w:r>
      </w:hyperlink>
      <w:r w:rsidRPr="008C1F40">
        <w:t>;</w:t>
      </w:r>
      <w:r w:rsidRPr="006D13EE">
        <w:rPr>
          <w:color w:val="7F7F7F" w:themeColor="text1" w:themeTint="80"/>
        </w:rPr>
        <w:t xml:space="preserve"> </w:t>
      </w:r>
      <w:hyperlink w:anchor="ingalhalikar2013" w:history="1">
        <w:r w:rsidR="00F33B3D" w:rsidRPr="00F33B3D">
          <w:rPr>
            <w:rStyle w:val="Hyperlink"/>
            <w:rFonts w:ascii="Ebrima" w:hAnsi="Ebrima"/>
          </w:rPr>
          <w:t>Ingalhalikar et al., 2013</w:t>
        </w:r>
      </w:hyperlink>
      <w:r w:rsidRPr="006D13EE">
        <w:t>).</w:t>
      </w:r>
      <w:r>
        <w:t xml:space="preserve"> </w:t>
      </w:r>
      <w:r w:rsidR="00223DA5">
        <w:t>Interestingly, w</w:t>
      </w:r>
      <w:r>
        <w:t xml:space="preserve">e found the </w:t>
      </w:r>
      <w:r w:rsidRPr="004F4DCF">
        <w:t>opposite p</w:t>
      </w:r>
      <w:r>
        <w:t>atterns in sex-specific disconnections</w:t>
      </w:r>
      <w:r w:rsidR="00175DE3">
        <w:t xml:space="preserve"> of stroke patients</w:t>
      </w:r>
      <w:r>
        <w:t>: Men suffered from more interhemispheric disconnections, most</w:t>
      </w:r>
      <w:r w:rsidR="0096452F">
        <w:t xml:space="preserve">ly </w:t>
      </w:r>
      <w:r>
        <w:t xml:space="preserve">throughout the corpus callosum, whereas women had a higher </w:t>
      </w:r>
      <w:r w:rsidR="00C0159E">
        <w:t>proportion</w:t>
      </w:r>
      <w:r>
        <w:t xml:space="preserve"> of intrahemispheric disconnections, as well as more interhemispheric disconnections between the left and right thalami. </w:t>
      </w:r>
    </w:p>
    <w:p w14:paraId="275892FF" w14:textId="13CED582" w:rsidR="00334F5D" w:rsidRDefault="00175DE3" w:rsidP="0096452F">
      <w:pPr>
        <w:spacing w:line="276" w:lineRule="auto"/>
      </w:pPr>
      <w:r w:rsidRPr="0057392A">
        <w:t>Although this may seem counterin</w:t>
      </w:r>
      <w:r w:rsidR="0057392A" w:rsidRPr="0057392A">
        <w:t xml:space="preserve">tuitive at first sight, as one </w:t>
      </w:r>
      <w:r w:rsidR="0057392A">
        <w:t xml:space="preserve">would expect a given sex to suffer more disconnections of the fibre tracts that they possess a larger proportion of in the first place, one could also argue quite the opposite, namely that </w:t>
      </w:r>
      <w:r w:rsidR="00B93A3D" w:rsidRPr="00B93A3D">
        <w:t>if</w:t>
      </w:r>
      <w:r w:rsidR="00B93A3D">
        <w:t xml:space="preserve"> a given sex has</w:t>
      </w:r>
      <w:r w:rsidR="00B93A3D" w:rsidRPr="00B93A3D">
        <w:t xml:space="preserve"> fewer i</w:t>
      </w:r>
      <w:r w:rsidR="00B93A3D">
        <w:t>nter- or intrahemispheric</w:t>
      </w:r>
      <w:r w:rsidR="00B93A3D" w:rsidRPr="00B93A3D">
        <w:t xml:space="preserve"> connections and the WM tracts of those connections also are thinner in diameter, that those fibres might be more vulnerable to become (fully) disconnected after a focal stroke, compared to the equivalent tracts in </w:t>
      </w:r>
      <w:r w:rsidR="00B93A3D">
        <w:t xml:space="preserve">the other sex. </w:t>
      </w:r>
      <w:r w:rsidR="00223DA5">
        <w:rPr>
          <w:bCs/>
        </w:rPr>
        <w:t>This would explain why there are so few intrahemispheri</w:t>
      </w:r>
      <w:r w:rsidR="008D094B">
        <w:rPr>
          <w:bCs/>
        </w:rPr>
        <w:t xml:space="preserve">c male-specific disconnections. Given that </w:t>
      </w:r>
      <w:r w:rsidR="00223DA5">
        <w:rPr>
          <w:bCs/>
        </w:rPr>
        <w:t>intrahemispheric WM tracts are more abundant and thicker in diameter in men</w:t>
      </w:r>
      <w:r w:rsidR="0096452F">
        <w:rPr>
          <w:bCs/>
        </w:rPr>
        <w:t xml:space="preserve"> (cf. </w:t>
      </w:r>
      <w:hyperlink w:anchor="ingalhalikar2013" w:history="1">
        <w:r w:rsidR="0096452F" w:rsidRPr="0096452F">
          <w:rPr>
            <w:rStyle w:val="Hyperlink"/>
            <w:rFonts w:ascii="Ebrima" w:hAnsi="Ebrima"/>
            <w:bCs/>
          </w:rPr>
          <w:t>Ingalhalikar et al., 2013</w:t>
        </w:r>
      </w:hyperlink>
      <w:r w:rsidR="0096452F">
        <w:rPr>
          <w:bCs/>
        </w:rPr>
        <w:t xml:space="preserve">; </w:t>
      </w:r>
      <w:hyperlink w:anchor="kanaan2012" w:history="1">
        <w:r w:rsidR="0096452F" w:rsidRPr="0096452F">
          <w:rPr>
            <w:rStyle w:val="Hyperlink"/>
            <w:rFonts w:ascii="Ebrima" w:hAnsi="Ebrima"/>
            <w:bCs/>
          </w:rPr>
          <w:t>Kanaan et al., 2012</w:t>
        </w:r>
      </w:hyperlink>
      <w:r w:rsidR="0096452F">
        <w:rPr>
          <w:bCs/>
        </w:rPr>
        <w:t>)</w:t>
      </w:r>
      <w:r w:rsidR="008D094B">
        <w:rPr>
          <w:bCs/>
        </w:rPr>
        <w:t>, and</w:t>
      </w:r>
      <w:r w:rsidR="00223DA5">
        <w:rPr>
          <w:bCs/>
        </w:rPr>
        <w:t xml:space="preserve"> a WM tract has to be at least 50% damaged to be considered as disconnected (</w:t>
      </w:r>
      <w:hyperlink w:anchor="griffis2019" w:history="1">
        <w:r w:rsidR="00223DA5" w:rsidRPr="00F33B3D">
          <w:rPr>
            <w:rStyle w:val="Hyperlink"/>
            <w:rFonts w:ascii="Ebrima" w:hAnsi="Ebrima"/>
            <w:bCs/>
          </w:rPr>
          <w:t>Griffis et al., 2019</w:t>
        </w:r>
      </w:hyperlink>
      <w:r w:rsidR="0096452F">
        <w:rPr>
          <w:rStyle w:val="Hyperlink"/>
          <w:rFonts w:ascii="Ebrima" w:hAnsi="Ebrima"/>
          <w:bCs/>
        </w:rPr>
        <w:t xml:space="preserve"> </w:t>
      </w:r>
      <w:r w:rsidR="0096452F" w:rsidRPr="008C1F40">
        <w:rPr>
          <w:rStyle w:val="Hyperlink"/>
          <w:rFonts w:ascii="Ebrima" w:hAnsi="Ebrima"/>
          <w:bCs/>
          <w:color w:val="auto"/>
        </w:rPr>
        <w:t>&amp;</w:t>
      </w:r>
      <w:r w:rsidR="0096452F">
        <w:rPr>
          <w:rStyle w:val="Hyperlink"/>
          <w:rFonts w:ascii="Ebrima" w:hAnsi="Ebrima"/>
          <w:bCs/>
        </w:rPr>
        <w:t xml:space="preserve"> </w:t>
      </w:r>
      <w:hyperlink w:anchor="griffis2021" w:history="1">
        <w:r w:rsidR="0096452F" w:rsidRPr="008C1F40">
          <w:rPr>
            <w:rStyle w:val="Hyperlink"/>
            <w:rFonts w:ascii="Ebrima" w:hAnsi="Ebrima"/>
            <w:bCs/>
          </w:rPr>
          <w:t>2021</w:t>
        </w:r>
      </w:hyperlink>
      <w:r w:rsidR="00223DA5">
        <w:rPr>
          <w:bCs/>
        </w:rPr>
        <w:t xml:space="preserve">), then either a larger or differently located lesion would be needed to disconnect an intrahemispheric WM tract in men, compared to women. However, since </w:t>
      </w:r>
      <w:r w:rsidR="001D461C">
        <w:rPr>
          <w:bCs/>
        </w:rPr>
        <w:t>we detected</w:t>
      </w:r>
      <w:r>
        <w:rPr>
          <w:bCs/>
        </w:rPr>
        <w:t xml:space="preserve"> </w:t>
      </w:r>
      <w:r w:rsidR="00223DA5">
        <w:rPr>
          <w:bCs/>
        </w:rPr>
        <w:t>significant differences in neither lesion volume nor lesion localisation between the sexes,</w:t>
      </w:r>
      <w:r w:rsidR="001D461C">
        <w:rPr>
          <w:bCs/>
        </w:rPr>
        <w:t xml:space="preserve"> this could be interpreted as</w:t>
      </w:r>
      <w:r w:rsidR="00223DA5">
        <w:rPr>
          <w:bCs/>
        </w:rPr>
        <w:t xml:space="preserve"> men </w:t>
      </w:r>
      <w:r w:rsidR="001D461C">
        <w:rPr>
          <w:bCs/>
        </w:rPr>
        <w:t xml:space="preserve">being </w:t>
      </w:r>
      <w:r w:rsidR="00223DA5">
        <w:rPr>
          <w:bCs/>
        </w:rPr>
        <w:t>less vulnerable to intrahemispheric disconnections.</w:t>
      </w:r>
      <w:r w:rsidR="0095305E">
        <w:rPr>
          <w:bCs/>
        </w:rPr>
        <w:t xml:space="preserve"> </w:t>
      </w:r>
      <w:r>
        <w:rPr>
          <w:bCs/>
        </w:rPr>
        <w:t>Yet,</w:t>
      </w:r>
      <w:r w:rsidR="001D461C">
        <w:rPr>
          <w:bCs/>
        </w:rPr>
        <w:t xml:space="preserve"> this interpretation should be treated with caution, as we are not able to </w:t>
      </w:r>
      <w:r w:rsidR="001D461C">
        <w:rPr>
          <w:bCs/>
        </w:rPr>
        <w:lastRenderedPageBreak/>
        <w:t>make inferences about underlying anatomical differences</w:t>
      </w:r>
      <w:r w:rsidR="001D461C" w:rsidRPr="001D461C">
        <w:t xml:space="preserve"> </w:t>
      </w:r>
      <w:r w:rsidR="001D461C">
        <w:t>due to us using the same spatial normalisation template and brain atlases for both sexes.</w:t>
      </w:r>
    </w:p>
    <w:p w14:paraId="69547C8F" w14:textId="40AC3042" w:rsidR="009F4869" w:rsidRDefault="00A649CC" w:rsidP="0096452F">
      <w:pPr>
        <w:spacing w:line="276" w:lineRule="auto"/>
      </w:pPr>
      <w:r>
        <w:t xml:space="preserve">Moreover, </w:t>
      </w:r>
      <w:r w:rsidR="00457670">
        <w:t>we found disconnections involving the thalamus to be strongly associated with the female sex.</w:t>
      </w:r>
      <w:r w:rsidR="0095305E">
        <w:t xml:space="preserve"> </w:t>
      </w:r>
      <w:r w:rsidR="001D461C">
        <w:t>Though we cannot make inferences about anatomical differences based on our results</w:t>
      </w:r>
      <w:r w:rsidR="00630594">
        <w:t xml:space="preserve">, </w:t>
      </w:r>
      <w:r w:rsidR="00B4380E">
        <w:t xml:space="preserve">there is </w:t>
      </w:r>
      <w:r w:rsidR="00C31C22">
        <w:t>some</w:t>
      </w:r>
      <w:r w:rsidR="00B4380E">
        <w:t xml:space="preserve"> a priori evidence </w:t>
      </w:r>
      <w:r w:rsidR="004B71C9">
        <w:t>for sex differences in thalamic architecture.</w:t>
      </w:r>
      <w:r w:rsidR="00630594">
        <w:t xml:space="preserve"> </w:t>
      </w:r>
      <w:r w:rsidR="00C31C22">
        <w:t xml:space="preserve">Even though most studies report </w:t>
      </w:r>
      <w:r w:rsidR="00A83D38">
        <w:t>no sex difference in</w:t>
      </w:r>
      <w:r w:rsidR="00C31C22">
        <w:t xml:space="preserve"> thalamic</w:t>
      </w:r>
      <w:r w:rsidR="00A83D38">
        <w:t xml:space="preserve"> volume after adjusting for total brain volumes (</w:t>
      </w:r>
      <w:hyperlink w:anchor="ritchie2018" w:history="1">
        <w:r w:rsidR="00A83D38" w:rsidRPr="00E4552D">
          <w:rPr>
            <w:rStyle w:val="Hyperlink"/>
            <w:rFonts w:ascii="Ebrima" w:hAnsi="Ebrima"/>
          </w:rPr>
          <w:t>Ritchie et al., 2018</w:t>
        </w:r>
      </w:hyperlink>
      <w:r w:rsidR="00A83D38">
        <w:t xml:space="preserve">; </w:t>
      </w:r>
      <w:hyperlink w:anchor="sullivan2004" w:history="1">
        <w:r w:rsidR="00A83D38" w:rsidRPr="00E4552D">
          <w:rPr>
            <w:rStyle w:val="Hyperlink"/>
            <w:rFonts w:ascii="Ebrima" w:hAnsi="Ebrima"/>
          </w:rPr>
          <w:t>Sullivan et al., 2004</w:t>
        </w:r>
      </w:hyperlink>
      <w:r w:rsidR="00A83D38">
        <w:t xml:space="preserve">; </w:t>
      </w:r>
      <w:hyperlink w:anchor="tan2016" w:history="1">
        <w:r w:rsidR="00A83D38" w:rsidRPr="00E4552D">
          <w:rPr>
            <w:rStyle w:val="Hyperlink"/>
            <w:rFonts w:ascii="Ebrima" w:hAnsi="Ebrima"/>
          </w:rPr>
          <w:t>Tan et al., 2016</w:t>
        </w:r>
      </w:hyperlink>
      <w:r w:rsidR="00C31C22">
        <w:rPr>
          <w:rStyle w:val="Hyperlink"/>
          <w:rFonts w:ascii="Ebrima" w:hAnsi="Ebrima"/>
        </w:rPr>
        <w:t xml:space="preserve">; </w:t>
      </w:r>
      <w:r w:rsidR="00C31C22" w:rsidRPr="00C31C22">
        <w:rPr>
          <w:rStyle w:val="Hyperlink"/>
          <w:rFonts w:ascii="Ebrima" w:hAnsi="Ebrima"/>
          <w:color w:val="auto"/>
        </w:rPr>
        <w:t xml:space="preserve">but see </w:t>
      </w:r>
      <w:hyperlink w:anchor="ruigrok2014" w:history="1">
        <w:r w:rsidR="00C31C22" w:rsidRPr="00C31C22">
          <w:rPr>
            <w:rStyle w:val="Hyperlink"/>
            <w:rFonts w:ascii="Ebrima" w:hAnsi="Ebrima"/>
          </w:rPr>
          <w:t>Ruigrok et al., 2014</w:t>
        </w:r>
      </w:hyperlink>
      <w:r w:rsidR="00A83D38">
        <w:t>)</w:t>
      </w:r>
      <w:r w:rsidR="00C31C22">
        <w:t xml:space="preserve">, an interaction of sex and age has been suggested to affect thalamic volumes </w:t>
      </w:r>
      <w:r w:rsidR="00A83D38">
        <w:t>(</w:t>
      </w:r>
      <w:hyperlink w:anchor="ritchie2018" w:history="1">
        <w:r w:rsidR="00E4552D" w:rsidRPr="00E4552D">
          <w:rPr>
            <w:rStyle w:val="Hyperlink"/>
            <w:rFonts w:ascii="Ebrima" w:hAnsi="Ebrima"/>
          </w:rPr>
          <w:t>Ritchie et al., 2018</w:t>
        </w:r>
      </w:hyperlink>
      <w:r w:rsidR="00A83D38">
        <w:t xml:space="preserve">): </w:t>
      </w:r>
      <w:r w:rsidR="00C31C22">
        <w:t>Studies have</w:t>
      </w:r>
      <w:r w:rsidR="00A83D38">
        <w:t xml:space="preserve"> demonstrated that </w:t>
      </w:r>
      <w:r w:rsidR="0072023E">
        <w:t xml:space="preserve">in both sexes </w:t>
      </w:r>
      <w:r w:rsidR="00A83D38">
        <w:t xml:space="preserve">the thalamus undergoes a significant reduction in volume and </w:t>
      </w:r>
      <w:r w:rsidR="00C31C22">
        <w:t xml:space="preserve">myelination </w:t>
      </w:r>
      <w:r w:rsidR="00A83D38">
        <w:t>with increasing age</w:t>
      </w:r>
      <w:r w:rsidR="0072023E">
        <w:t xml:space="preserve"> (</w:t>
      </w:r>
      <w:hyperlink w:anchor="hughes2012" w:history="1">
        <w:r w:rsidR="0072023E" w:rsidRPr="00E4552D">
          <w:rPr>
            <w:rStyle w:val="Hyperlink"/>
            <w:rFonts w:ascii="Ebrima" w:hAnsi="Ebrima"/>
          </w:rPr>
          <w:t>Hughes et al., 2012</w:t>
        </w:r>
      </w:hyperlink>
      <w:r w:rsidR="0072023E">
        <w:t xml:space="preserve">; </w:t>
      </w:r>
      <w:hyperlink w:anchor="sullivan2004" w:history="1">
        <w:r w:rsidR="00E4552D" w:rsidRPr="00E4552D">
          <w:rPr>
            <w:rStyle w:val="Hyperlink"/>
            <w:rFonts w:ascii="Ebrima" w:hAnsi="Ebrima"/>
          </w:rPr>
          <w:t>Sullivan et al., 2004</w:t>
        </w:r>
      </w:hyperlink>
      <w:r w:rsidR="0072023E">
        <w:t xml:space="preserve">). </w:t>
      </w:r>
      <w:r w:rsidR="0072023E" w:rsidRPr="004B71C9">
        <w:t>Considering the women in our patient sample are on average 3.6 years older than their male counterparts, they likely experienced</w:t>
      </w:r>
      <w:r w:rsidR="00775B6B">
        <w:t xml:space="preserve"> some</w:t>
      </w:r>
      <w:r w:rsidR="0072023E" w:rsidRPr="004B71C9">
        <w:t xml:space="preserve"> more of this natur</w:t>
      </w:r>
      <w:r w:rsidR="00630594" w:rsidRPr="004B71C9">
        <w:t xml:space="preserve">al reduction in thalamic volume, which </w:t>
      </w:r>
      <w:r w:rsidR="004B71C9">
        <w:t>might</w:t>
      </w:r>
      <w:r w:rsidR="00630594" w:rsidRPr="004B71C9">
        <w:t xml:space="preserve"> increase their vulnerability to thalamic disconnections due to reduced compensation capabilities</w:t>
      </w:r>
      <w:r w:rsidR="00C31C22">
        <w:t xml:space="preserve"> </w:t>
      </w:r>
      <w:r w:rsidR="00C31C22" w:rsidRPr="003A7739">
        <w:t xml:space="preserve">(cf. </w:t>
      </w:r>
      <w:hyperlink w:anchor="duffau2005" w:history="1">
        <w:r w:rsidR="003A7739" w:rsidRPr="003A7739">
          <w:rPr>
            <w:rStyle w:val="Hyperlink"/>
            <w:rFonts w:ascii="Ebrima" w:hAnsi="Ebrima"/>
          </w:rPr>
          <w:t>Duffau, 2005</w:t>
        </w:r>
      </w:hyperlink>
      <w:r w:rsidR="00C31C22">
        <w:t>)</w:t>
      </w:r>
      <w:r w:rsidR="00775B6B">
        <w:t xml:space="preserve">. </w:t>
      </w:r>
      <w:r w:rsidR="00775B6B" w:rsidRPr="00170777">
        <w:t>However, as this age difference is not particularly pronounced</w:t>
      </w:r>
      <w:r w:rsidR="006477FD" w:rsidRPr="00170777">
        <w:t xml:space="preserve"> in our patient sample</w:t>
      </w:r>
      <w:r w:rsidR="00775B6B" w:rsidRPr="00170777">
        <w:t>, it</w:t>
      </w:r>
      <w:r w:rsidR="0063784D" w:rsidRPr="00170777">
        <w:t>s contribution to the underlying sex differences m</w:t>
      </w:r>
      <w:r w:rsidR="00170777" w:rsidRPr="00170777">
        <w:t>ay</w:t>
      </w:r>
      <w:r w:rsidR="0063784D" w:rsidRPr="00170777">
        <w:t xml:space="preserve"> be negligible. </w:t>
      </w:r>
      <w:r w:rsidR="00775B6B" w:rsidRPr="00170777">
        <w:t xml:space="preserve"> </w:t>
      </w:r>
    </w:p>
    <w:p w14:paraId="21A6D931" w14:textId="22D55016" w:rsidR="00052111" w:rsidRDefault="0072023E" w:rsidP="0096452F">
      <w:pPr>
        <w:spacing w:line="276" w:lineRule="auto"/>
      </w:pPr>
      <w:r>
        <w:t>Further, there have been reports of a reliable sex difference in the anatomy of an interhemispheric structure</w:t>
      </w:r>
      <w:r w:rsidR="00F55A8B">
        <w:t xml:space="preserve"> connecting the </w:t>
      </w:r>
      <w:r w:rsidR="00775B6B">
        <w:t xml:space="preserve">left and right </w:t>
      </w:r>
      <w:r w:rsidR="00F55A8B">
        <w:t>thalami,</w:t>
      </w:r>
      <w:r>
        <w:t xml:space="preserve"> known as the interthalamic adhesion (ITA)</w:t>
      </w:r>
      <w:r w:rsidR="00F55A8B">
        <w:rPr>
          <w:rStyle w:val="FootnoteReference"/>
        </w:rPr>
        <w:footnoteReference w:id="2"/>
      </w:r>
      <w:r>
        <w:t xml:space="preserve">. </w:t>
      </w:r>
      <w:r w:rsidR="00F55A8B">
        <w:t xml:space="preserve">The ITA is a fairly small </w:t>
      </w:r>
      <w:r w:rsidR="003F043C">
        <w:t>bundle of glia</w:t>
      </w:r>
      <w:r w:rsidR="00704C1C">
        <w:t>, which contributes to the anterior thalamic radiation (</w:t>
      </w:r>
      <w:hyperlink w:anchor="borghei2021" w:history="1">
        <w:r w:rsidR="00704C1C" w:rsidRPr="00E4552D">
          <w:rPr>
            <w:rStyle w:val="Hyperlink"/>
            <w:rFonts w:ascii="Ebrima" w:hAnsi="Ebrima"/>
          </w:rPr>
          <w:t>Borghei et al., 2021</w:t>
        </w:r>
      </w:hyperlink>
      <w:r w:rsidR="00704C1C">
        <w:t xml:space="preserve">). It </w:t>
      </w:r>
      <w:r w:rsidR="003F043C">
        <w:t>is fully absent in up to 20 – 30% of healthy brains (</w:t>
      </w:r>
      <w:hyperlink w:anchor="allengorski1991" w:history="1">
        <w:r w:rsidR="003F043C" w:rsidRPr="00E4552D">
          <w:rPr>
            <w:rStyle w:val="Hyperlink"/>
            <w:rFonts w:ascii="Ebrima" w:hAnsi="Ebrima"/>
          </w:rPr>
          <w:t>Allen &amp; Gorski, 1991</w:t>
        </w:r>
      </w:hyperlink>
      <w:r w:rsidR="003F043C">
        <w:t xml:space="preserve">; </w:t>
      </w:r>
      <w:hyperlink w:anchor="eliot2021" w:history="1">
        <w:r w:rsidR="003F043C" w:rsidRPr="00E4552D">
          <w:rPr>
            <w:rStyle w:val="Hyperlink"/>
            <w:rFonts w:ascii="Ebrima" w:hAnsi="Ebrima"/>
          </w:rPr>
          <w:t>Eliot et al., 2021</w:t>
        </w:r>
      </w:hyperlink>
      <w:r w:rsidR="003F043C">
        <w:t xml:space="preserve">; </w:t>
      </w:r>
      <w:hyperlink w:anchor="nopoulos2001" w:history="1">
        <w:r w:rsidR="003F043C" w:rsidRPr="00E4552D">
          <w:rPr>
            <w:rStyle w:val="Hyperlink"/>
            <w:rFonts w:ascii="Ebrima" w:hAnsi="Ebrima"/>
          </w:rPr>
          <w:t>Nopoulous et al., 2001</w:t>
        </w:r>
      </w:hyperlink>
      <w:r w:rsidR="003F043C">
        <w:t xml:space="preserve">; </w:t>
      </w:r>
      <w:hyperlink w:anchor="trzesniak2011" w:history="1">
        <w:r w:rsidR="003F043C" w:rsidRPr="00E4552D">
          <w:rPr>
            <w:rStyle w:val="Hyperlink"/>
            <w:rFonts w:ascii="Ebrima" w:hAnsi="Ebrima"/>
          </w:rPr>
          <w:t>Trzesniak et al., 2011</w:t>
        </w:r>
      </w:hyperlink>
      <w:r w:rsidR="00704C1C">
        <w:t>). Some studies report</w:t>
      </w:r>
      <w:r w:rsidR="003F043C">
        <w:t xml:space="preserve"> that </w:t>
      </w:r>
      <w:r w:rsidR="003F043C" w:rsidRPr="009F4869">
        <w:t>the ITA is present more often in women (</w:t>
      </w:r>
      <w:hyperlink w:anchor="allengorski1991" w:history="1">
        <w:r w:rsidR="00E4552D" w:rsidRPr="00E4552D">
          <w:rPr>
            <w:rStyle w:val="Hyperlink"/>
            <w:rFonts w:ascii="Ebrima" w:hAnsi="Ebrima"/>
          </w:rPr>
          <w:t>Allen &amp; Gorski, 1991</w:t>
        </w:r>
      </w:hyperlink>
      <w:r w:rsidR="003F043C" w:rsidRPr="009F4869">
        <w:t xml:space="preserve">; </w:t>
      </w:r>
      <w:hyperlink w:anchor="nopoulos2001" w:history="1">
        <w:r w:rsidR="00E4552D" w:rsidRPr="00E4552D">
          <w:rPr>
            <w:rStyle w:val="Hyperlink"/>
            <w:rFonts w:ascii="Ebrima" w:hAnsi="Ebrima"/>
          </w:rPr>
          <w:t>Nopoulous et al., 2001</w:t>
        </w:r>
      </w:hyperlink>
      <w:r w:rsidR="003F043C" w:rsidRPr="009F4869">
        <w:t>) a</w:t>
      </w:r>
      <w:r w:rsidR="009F4869" w:rsidRPr="009F4869">
        <w:t>nd that it tends to be</w:t>
      </w:r>
      <w:r w:rsidR="003F043C" w:rsidRPr="009F4869">
        <w:t xml:space="preserve"> larger in women compared to men (</w:t>
      </w:r>
      <w:hyperlink w:anchor="allengorski1991" w:history="1">
        <w:r w:rsidR="00E4552D" w:rsidRPr="00E4552D">
          <w:rPr>
            <w:rStyle w:val="Hyperlink"/>
            <w:rFonts w:ascii="Ebrima" w:hAnsi="Ebrima"/>
          </w:rPr>
          <w:t>Allen &amp; Gorski, 1991</w:t>
        </w:r>
      </w:hyperlink>
      <w:r w:rsidR="009F4869" w:rsidRPr="009F4869">
        <w:t xml:space="preserve">; </w:t>
      </w:r>
      <w:hyperlink w:anchor="damle2017" w:history="1">
        <w:r w:rsidR="003F043C" w:rsidRPr="00E4552D">
          <w:rPr>
            <w:rStyle w:val="Hyperlink"/>
            <w:rFonts w:ascii="Ebrima" w:hAnsi="Ebrima"/>
          </w:rPr>
          <w:t>Damle et al., 2017</w:t>
        </w:r>
      </w:hyperlink>
      <w:r w:rsidR="003F043C" w:rsidRPr="009F4869">
        <w:t>).</w:t>
      </w:r>
      <w:r w:rsidR="0007724A" w:rsidRPr="009F4869">
        <w:t xml:space="preserve"> </w:t>
      </w:r>
      <w:r w:rsidR="009F4869" w:rsidRPr="009F4869">
        <w:t xml:space="preserve">It seems plausible that women </w:t>
      </w:r>
      <w:r w:rsidR="00C31C22">
        <w:t xml:space="preserve">might be </w:t>
      </w:r>
      <w:r w:rsidR="009F4869" w:rsidRPr="009F4869">
        <w:t xml:space="preserve">more susceptible </w:t>
      </w:r>
      <w:r w:rsidR="00C31C22">
        <w:t xml:space="preserve">to </w:t>
      </w:r>
      <w:r w:rsidR="009F4869" w:rsidRPr="009F4869">
        <w:t xml:space="preserve">thalamic disconnections via the ITA due to their increased likelihood to </w:t>
      </w:r>
      <w:r w:rsidR="009C3EB6">
        <w:t>possess</w:t>
      </w:r>
      <w:r w:rsidR="009F4869" w:rsidRPr="009F4869">
        <w:t xml:space="preserve"> an ITA </w:t>
      </w:r>
      <w:r w:rsidR="009C3EB6">
        <w:t xml:space="preserve">in the first place </w:t>
      </w:r>
      <w:r w:rsidR="009F4869" w:rsidRPr="009F4869">
        <w:t xml:space="preserve">compared to </w:t>
      </w:r>
      <w:r w:rsidR="009C3EB6">
        <w:t xml:space="preserve">men – since </w:t>
      </w:r>
      <w:r w:rsidR="009F4869" w:rsidRPr="009F4869">
        <w:t>fibre tracts</w:t>
      </w:r>
      <w:r w:rsidR="009C3EB6">
        <w:t>, which</w:t>
      </w:r>
      <w:r w:rsidR="009F4869" w:rsidRPr="009F4869">
        <w:t xml:space="preserve"> do not exist </w:t>
      </w:r>
      <w:r w:rsidR="009C3EB6">
        <w:t xml:space="preserve">to begin with, </w:t>
      </w:r>
      <w:r w:rsidR="009F4869" w:rsidRPr="009F4869">
        <w:t>also cannot be</w:t>
      </w:r>
      <w:r w:rsidR="009C3EB6">
        <w:t>come</w:t>
      </w:r>
      <w:r w:rsidR="009F4869" w:rsidRPr="009F4869">
        <w:t xml:space="preserve"> disconnected after a lesion. </w:t>
      </w:r>
      <w:r w:rsidR="00052111">
        <w:t xml:space="preserve">It is </w:t>
      </w:r>
      <w:r w:rsidR="008D094B">
        <w:t>crucial</w:t>
      </w:r>
      <w:r w:rsidR="00052111">
        <w:t xml:space="preserve"> to note h</w:t>
      </w:r>
      <w:r w:rsidR="008D094B">
        <w:t>owever that this</w:t>
      </w:r>
      <w:r w:rsidR="00052111">
        <w:t xml:space="preserve"> interpretation is mere speculation at the time being, </w:t>
      </w:r>
      <w:r w:rsidR="008D094B">
        <w:t>as</w:t>
      </w:r>
      <w:r w:rsidR="00052111">
        <w:t xml:space="preserve"> we cannot make any statements about differing thalamic volumes or the (non-)existence of the ITA in our patient sample. </w:t>
      </w:r>
    </w:p>
    <w:p w14:paraId="05ECAF7C" w14:textId="58F26DD8" w:rsidR="00430547" w:rsidRPr="007D5197" w:rsidRDefault="00052111" w:rsidP="0096452F">
      <w:pPr>
        <w:spacing w:line="276" w:lineRule="auto"/>
        <w:rPr>
          <w:color w:val="C00000"/>
          <w:lang w:val="en-US"/>
        </w:rPr>
      </w:pPr>
      <w:r>
        <w:t xml:space="preserve">Still, we observed that the thalamus was lesioned more commonly in women compared to men (cf. the lesion overlay plots for the female and male subsamples in </w:t>
      </w:r>
      <w:hyperlink w:anchor="figure02lesionoverlay_all" w:history="1">
        <w:r w:rsidRPr="00052111">
          <w:rPr>
            <w:rStyle w:val="Hyperlink"/>
            <w:rFonts w:ascii="Ebrima" w:hAnsi="Ebrima"/>
          </w:rPr>
          <w:t>Figure 2</w:t>
        </w:r>
      </w:hyperlink>
      <w:r>
        <w:t xml:space="preserve">). Although this difference did not reach statistical significance in our analyses, </w:t>
      </w:r>
      <w:r w:rsidR="008D094B">
        <w:t xml:space="preserve">it follows that men are much less likely to suffer disconnections of or to thalamus, if the thalamus itself has not been directly damaged in any of our male patients. </w:t>
      </w:r>
    </w:p>
    <w:p w14:paraId="18E93A68" w14:textId="77777777" w:rsidR="004B140A" w:rsidRDefault="004B140A" w:rsidP="00447FEA">
      <w:pPr>
        <w:spacing w:line="276" w:lineRule="auto"/>
        <w:rPr>
          <w:b/>
        </w:rPr>
      </w:pPr>
      <w:bookmarkStart w:id="82" w:name="_Toc116064623"/>
    </w:p>
    <w:p w14:paraId="54E6BDEF" w14:textId="10B2A562" w:rsidR="00D81E3E" w:rsidRDefault="005B7F30" w:rsidP="00DF36C4">
      <w:pPr>
        <w:pStyle w:val="Heading3"/>
        <w:numPr>
          <w:ilvl w:val="1"/>
          <w:numId w:val="25"/>
        </w:numPr>
        <w:spacing w:before="0" w:after="120"/>
        <w:ind w:left="1077"/>
      </w:pPr>
      <w:bookmarkStart w:id="83" w:name="_Toc117591252"/>
      <w:r w:rsidRPr="006140BA">
        <w:lastRenderedPageBreak/>
        <w:t>Prediction</w:t>
      </w:r>
      <w:r w:rsidR="0070786F" w:rsidRPr="006140BA">
        <w:t xml:space="preserve"> of Patient Status</w:t>
      </w:r>
      <w:bookmarkEnd w:id="82"/>
      <w:bookmarkEnd w:id="83"/>
      <w:r w:rsidR="006140BA">
        <w:tab/>
      </w:r>
    </w:p>
    <w:p w14:paraId="4B1588FC" w14:textId="46B4DA00" w:rsidR="0063784D" w:rsidRDefault="00A954DF" w:rsidP="0063784D">
      <w:pPr>
        <w:spacing w:line="276" w:lineRule="auto"/>
        <w:rPr>
          <w:bCs/>
        </w:rPr>
      </w:pPr>
      <w:r>
        <w:rPr>
          <w:bCs/>
        </w:rPr>
        <w:t>W</w:t>
      </w:r>
      <w:r w:rsidR="00FE5E27">
        <w:rPr>
          <w:bCs/>
        </w:rPr>
        <w:t xml:space="preserve">e found that neither lesion maps nor disconnection maps were able to predict biological sex beyond chance level. </w:t>
      </w:r>
      <w:r w:rsidR="00F849D9" w:rsidRPr="0063784D">
        <w:rPr>
          <w:bCs/>
        </w:rPr>
        <w:t xml:space="preserve">Importantly though, previous research has demonstrated that </w:t>
      </w:r>
      <w:ins w:id="84" w:author="Lisa" w:date="2022-10-26T10:54:00Z">
        <w:r w:rsidR="009E292F">
          <w:rPr>
            <w:bCs/>
          </w:rPr>
          <w:t xml:space="preserve">it </w:t>
        </w:r>
      </w:ins>
      <w:r w:rsidR="00F849D9" w:rsidRPr="0063784D">
        <w:rPr>
          <w:bCs/>
        </w:rPr>
        <w:t xml:space="preserve">is not impossible to reliably predict biological sex from anatomical brain scans of healthy humans: For example, a large-scale study by </w:t>
      </w:r>
      <w:hyperlink w:anchor="anderson2018" w:history="1">
        <w:r w:rsidR="00F849D9" w:rsidRPr="0063784D">
          <w:rPr>
            <w:rStyle w:val="Hyperlink"/>
            <w:rFonts w:ascii="Ebrima" w:hAnsi="Ebrima"/>
            <w:bCs/>
          </w:rPr>
          <w:t>Anderson et al. (2018)</w:t>
        </w:r>
      </w:hyperlink>
      <w:r w:rsidR="00F849D9" w:rsidRPr="0063784D">
        <w:rPr>
          <w:bCs/>
        </w:rPr>
        <w:t xml:space="preserve"> utilised SVMs to predict sex based on GM morphometry data and achieved a prediction accuracy of 93%. Therefore, it seems plausible that not our algorithm was the cause for our</w:t>
      </w:r>
      <w:r w:rsidR="0063784D" w:rsidRPr="0063784D">
        <w:rPr>
          <w:bCs/>
        </w:rPr>
        <w:t xml:space="preserve"> low classification accuracy, but it </w:t>
      </w:r>
      <w:r w:rsidR="000A229E" w:rsidRPr="0063784D">
        <w:rPr>
          <w:bCs/>
        </w:rPr>
        <w:t>may</w:t>
      </w:r>
      <w:r w:rsidR="0063784D">
        <w:rPr>
          <w:bCs/>
        </w:rPr>
        <w:t xml:space="preserve"> have been due to the data we based our models on.</w:t>
      </w:r>
      <w:r w:rsidR="000A229E">
        <w:rPr>
          <w:bCs/>
        </w:rPr>
        <w:t xml:space="preserve"> </w:t>
      </w:r>
      <w:r w:rsidR="0063784D">
        <w:rPr>
          <w:bCs/>
        </w:rPr>
        <w:t xml:space="preserve">As we </w:t>
      </w:r>
      <w:r w:rsidRPr="00A954DF">
        <w:rPr>
          <w:bCs/>
        </w:rPr>
        <w:t>only detect</w:t>
      </w:r>
      <w:r w:rsidR="0063784D">
        <w:rPr>
          <w:bCs/>
        </w:rPr>
        <w:t>ed</w:t>
      </w:r>
      <w:r w:rsidRPr="00A954DF">
        <w:rPr>
          <w:bCs/>
        </w:rPr>
        <w:t xml:space="preserve"> sex differences in the disconnection patterns on the level of region-to-region disconnections, but not on the voxel-level of the lesion maps and whole-brain disconnectivity maps</w:t>
      </w:r>
      <w:r w:rsidR="0063784D">
        <w:rPr>
          <w:bCs/>
        </w:rPr>
        <w:t xml:space="preserve"> which we used as basis for our classification, </w:t>
      </w:r>
      <w:r w:rsidRPr="00A954DF">
        <w:rPr>
          <w:bCs/>
        </w:rPr>
        <w:t xml:space="preserve">it is unsurprising that the model </w:t>
      </w:r>
      <w:r w:rsidR="0063784D" w:rsidRPr="0063784D">
        <w:rPr>
          <w:bCs/>
        </w:rPr>
        <w:t xml:space="preserve">we were not able to predict sex based on data that did not exhibit significant sex differences in the first place. </w:t>
      </w:r>
    </w:p>
    <w:p w14:paraId="6C0CE923" w14:textId="0BFEDA9E" w:rsidR="000A229E" w:rsidRDefault="000A229E" w:rsidP="0063784D">
      <w:pPr>
        <w:spacing w:line="276" w:lineRule="auto"/>
        <w:rPr>
          <w:bCs/>
        </w:rPr>
      </w:pPr>
      <w:r>
        <w:rPr>
          <w:bCs/>
        </w:rPr>
        <w:t>Neglect diagnosis</w:t>
      </w:r>
      <w:r w:rsidR="00057818">
        <w:rPr>
          <w:bCs/>
        </w:rPr>
        <w:t>, however,</w:t>
      </w:r>
      <w:r>
        <w:rPr>
          <w:bCs/>
        </w:rPr>
        <w:t xml:space="preserve"> could be predicted reliably and we found that using disconnection maps as the basis for the classifier achieved higher accuracies, compared to the classification based on lesion maps. In addition to this, we found that this trend of disconnection-based models achieving higher prediction accuracies than lesion-based models was also present when predicting sex-specific patient status. Overall, our results indicated that neglect could be predicted more reliably based on disconnectivity patterns compared to lesion patterns. This can be interpreted to further support the view that neglect might rather be a disconnection syndrome than a syndrome that is caused only by isolated focal cortical lesions (cf. </w:t>
      </w:r>
      <w:hyperlink w:anchor="bartolomeo2007" w:history="1">
        <w:r w:rsidRPr="00056E32">
          <w:rPr>
            <w:rStyle w:val="Hyperlink"/>
            <w:rFonts w:ascii="Ebrima" w:hAnsi="Ebrima"/>
          </w:rPr>
          <w:t>Bartolomeo et al., 2007</w:t>
        </w:r>
      </w:hyperlink>
      <w:r w:rsidRPr="008C1F40">
        <w:t xml:space="preserve">; </w:t>
      </w:r>
      <w:hyperlink w:anchor="doricchi2008" w:history="1">
        <w:r w:rsidRPr="00056E32">
          <w:rPr>
            <w:rStyle w:val="Hyperlink"/>
            <w:rFonts w:ascii="Ebrima" w:hAnsi="Ebrima"/>
          </w:rPr>
          <w:t>Doricchi et al., 2008</w:t>
        </w:r>
      </w:hyperlink>
      <w:r w:rsidRPr="00091EEA">
        <w:t>).</w:t>
      </w:r>
    </w:p>
    <w:p w14:paraId="0C465CC5" w14:textId="28980A92" w:rsidR="009B4963" w:rsidRPr="00C43341" w:rsidRDefault="00436B92" w:rsidP="00C43341">
      <w:pPr>
        <w:spacing w:line="276" w:lineRule="auto"/>
        <w:rPr>
          <w:bCs/>
        </w:rPr>
      </w:pPr>
      <w:r>
        <w:rPr>
          <w:bCs/>
        </w:rPr>
        <w:t>Further, previous research has demonstrated that functional connectivity at least partially depends on structural connectivity (</w:t>
      </w:r>
      <w:hyperlink w:anchor="johnston2008" w:history="1">
        <w:r w:rsidR="00C43341" w:rsidRPr="004B140A">
          <w:rPr>
            <w:rStyle w:val="Hyperlink"/>
            <w:rFonts w:ascii="Ebrima" w:hAnsi="Ebrima"/>
            <w:bCs/>
          </w:rPr>
          <w:t>Johnston et al., 2008</w:t>
        </w:r>
      </w:hyperlink>
      <w:r w:rsidR="00C43341">
        <w:rPr>
          <w:bCs/>
        </w:rPr>
        <w:t xml:space="preserve">; </w:t>
      </w:r>
      <w:hyperlink w:anchor="oreilly2013" w:history="1">
        <w:r w:rsidR="00C43341" w:rsidRPr="004B140A">
          <w:rPr>
            <w:rStyle w:val="Hyperlink"/>
            <w:rFonts w:ascii="Ebrima" w:hAnsi="Ebrima"/>
            <w:bCs/>
          </w:rPr>
          <w:t>O’Reilly et al., 2013</w:t>
        </w:r>
      </w:hyperlink>
      <w:r w:rsidR="00C43341">
        <w:rPr>
          <w:bCs/>
        </w:rPr>
        <w:t xml:space="preserve">; </w:t>
      </w:r>
      <w:hyperlink w:anchor="roland2017" w:history="1">
        <w:r w:rsidR="00C43341" w:rsidRPr="004B140A">
          <w:rPr>
            <w:rStyle w:val="Hyperlink"/>
            <w:rFonts w:ascii="Ebrima" w:hAnsi="Ebrima"/>
            <w:bCs/>
          </w:rPr>
          <w:t>Roland et al., 2017</w:t>
        </w:r>
      </w:hyperlink>
      <w:r>
        <w:rPr>
          <w:bCs/>
        </w:rPr>
        <w:t>).</w:t>
      </w:r>
      <w:r w:rsidR="000A229E">
        <w:rPr>
          <w:bCs/>
        </w:rPr>
        <w:t xml:space="preserve"> Since complex cognitive processes, such as visuospatial attention, rely on the structural and functional integrity of WM connections, </w:t>
      </w:r>
      <w:hyperlink w:anchor="griffis2020" w:history="1">
        <w:r w:rsidR="000A229E" w:rsidRPr="000A229E">
          <w:rPr>
            <w:rStyle w:val="Hyperlink"/>
            <w:rFonts w:ascii="Ebrima" w:hAnsi="Ebrima"/>
            <w:bCs/>
          </w:rPr>
          <w:t>Griffis et al. (2020)</w:t>
        </w:r>
      </w:hyperlink>
      <w:r w:rsidR="000A229E">
        <w:rPr>
          <w:bCs/>
        </w:rPr>
        <w:t xml:space="preserve"> deem it plausible that </w:t>
      </w:r>
      <w:r w:rsidR="00C43341">
        <w:rPr>
          <w:bCs/>
        </w:rPr>
        <w:t xml:space="preserve">disconnection measures hold superior predictive power over simple lesion measures, such as volume or voxel-wise damage status. </w:t>
      </w:r>
    </w:p>
    <w:p w14:paraId="3C95C636" w14:textId="77777777" w:rsidR="00F66773" w:rsidRDefault="00F66773" w:rsidP="00DF36C4">
      <w:pPr>
        <w:spacing w:after="120" w:line="276" w:lineRule="auto"/>
        <w:rPr>
          <w:b/>
        </w:rPr>
      </w:pPr>
      <w:bookmarkStart w:id="85" w:name="_Toc116064624"/>
    </w:p>
    <w:p w14:paraId="017176CA" w14:textId="2AB7EB28" w:rsidR="00EA2721" w:rsidRDefault="005B7F30" w:rsidP="00DF36C4">
      <w:pPr>
        <w:pStyle w:val="Heading3"/>
        <w:numPr>
          <w:ilvl w:val="1"/>
          <w:numId w:val="25"/>
        </w:numPr>
        <w:spacing w:before="0" w:after="120"/>
      </w:pPr>
      <w:bookmarkStart w:id="86" w:name="_Toc117591253"/>
      <w:r w:rsidRPr="006140BA">
        <w:t>Limitations</w:t>
      </w:r>
      <w:bookmarkEnd w:id="85"/>
      <w:r w:rsidR="00136230">
        <w:t xml:space="preserve"> &amp; Outlook</w:t>
      </w:r>
      <w:bookmarkEnd w:id="86"/>
    </w:p>
    <w:p w14:paraId="5A173E6F" w14:textId="7690C9F4" w:rsidR="00CB7E54" w:rsidRDefault="007128C9" w:rsidP="00CB7E54">
      <w:pPr>
        <w:tabs>
          <w:tab w:val="left" w:pos="4724"/>
        </w:tabs>
        <w:spacing w:line="276" w:lineRule="auto"/>
        <w:rPr>
          <w:bCs/>
        </w:rPr>
      </w:pPr>
      <w:r w:rsidRPr="004A79C9">
        <w:rPr>
          <w:bCs/>
        </w:rPr>
        <w:t>The presen</w:t>
      </w:r>
      <w:r w:rsidR="00CB7E54" w:rsidRPr="004A79C9">
        <w:rPr>
          <w:bCs/>
        </w:rPr>
        <w:t xml:space="preserve">t study has several limitations, </w:t>
      </w:r>
      <w:r w:rsidR="0063784D" w:rsidRPr="004A79C9">
        <w:rPr>
          <w:bCs/>
        </w:rPr>
        <w:t>such</w:t>
      </w:r>
      <w:r w:rsidR="00CB7E54" w:rsidRPr="004A79C9">
        <w:rPr>
          <w:bCs/>
        </w:rPr>
        <w:t xml:space="preserve"> as the fact that some of our analyses did not yield any significant results. We </w:t>
      </w:r>
      <w:r w:rsidR="00CA689E" w:rsidRPr="004A79C9">
        <w:rPr>
          <w:bCs/>
        </w:rPr>
        <w:t>cannot ascertain</w:t>
      </w:r>
      <w:r w:rsidR="00CB7E54" w:rsidRPr="004A79C9">
        <w:rPr>
          <w:bCs/>
        </w:rPr>
        <w:t xml:space="preserve"> </w:t>
      </w:r>
      <w:r w:rsidR="00CA689E" w:rsidRPr="004A79C9">
        <w:rPr>
          <w:bCs/>
        </w:rPr>
        <w:t>if our sample size may have been too small to detect any potentially underlying effects</w:t>
      </w:r>
      <w:r w:rsidR="009E0356" w:rsidRPr="004A79C9">
        <w:rPr>
          <w:bCs/>
        </w:rPr>
        <w:t>, especially if effect sizes are small</w:t>
      </w:r>
      <w:r w:rsidR="00CA689E" w:rsidRPr="004A79C9">
        <w:rPr>
          <w:bCs/>
        </w:rPr>
        <w:t xml:space="preserve">. However, </w:t>
      </w:r>
      <w:r w:rsidR="009E0356" w:rsidRPr="004A79C9">
        <w:rPr>
          <w:bCs/>
        </w:rPr>
        <w:t>we believe that our group sizes of n = 103 should have been sufficient to detect effects of interest – therefore, any small magnitude effect that we potentially may have missed likely was of no real significance.</w:t>
      </w:r>
    </w:p>
    <w:p w14:paraId="1BEB0578" w14:textId="3CE76AAC" w:rsidR="002714D7" w:rsidRDefault="00CB7E54" w:rsidP="00447FEA">
      <w:pPr>
        <w:spacing w:line="276" w:lineRule="auto"/>
        <w:rPr>
          <w:bCs/>
        </w:rPr>
      </w:pPr>
      <w:r>
        <w:rPr>
          <w:bCs/>
        </w:rPr>
        <w:t>Furthermore, a</w:t>
      </w:r>
      <w:r w:rsidR="00C04D1F" w:rsidRPr="003921C6">
        <w:rPr>
          <w:bCs/>
        </w:rPr>
        <w:t xml:space="preserve">s also numerous other studies investigating sex differences did </w:t>
      </w:r>
      <w:r w:rsidR="003A7739" w:rsidRPr="003A7739">
        <w:rPr>
          <w:bCs/>
        </w:rPr>
        <w:t>(e.g</w:t>
      </w:r>
      <w:r w:rsidR="00C04D1F" w:rsidRPr="003A7739">
        <w:rPr>
          <w:bCs/>
        </w:rPr>
        <w:t>.</w:t>
      </w:r>
      <w:r w:rsidR="003A7739" w:rsidRPr="003A7739">
        <w:rPr>
          <w:bCs/>
        </w:rPr>
        <w:t>,</w:t>
      </w:r>
      <w:r w:rsidR="00C04D1F" w:rsidRPr="003A7739">
        <w:rPr>
          <w:bCs/>
        </w:rPr>
        <w:t xml:space="preserve"> </w:t>
      </w:r>
      <w:hyperlink w:anchor="bonkhoff2021" w:history="1">
        <w:r w:rsidR="003A7739" w:rsidRPr="003A7739">
          <w:rPr>
            <w:rStyle w:val="Hyperlink"/>
            <w:rFonts w:ascii="Ebrima" w:hAnsi="Ebrima"/>
            <w:bCs/>
          </w:rPr>
          <w:t>Bonkhoff et al., 2021</w:t>
        </w:r>
      </w:hyperlink>
      <w:r w:rsidR="003A7739" w:rsidRPr="003A7739">
        <w:rPr>
          <w:bCs/>
        </w:rPr>
        <w:t xml:space="preserve">; </w:t>
      </w:r>
      <w:hyperlink w:anchor="ingalhalikar2013" w:history="1">
        <w:r w:rsidR="001B4882" w:rsidRPr="003A7739">
          <w:rPr>
            <w:rStyle w:val="Hyperlink"/>
            <w:rFonts w:ascii="Ebrima" w:hAnsi="Ebrima"/>
            <w:bCs/>
          </w:rPr>
          <w:t>Ingalhalikar et al., 2013</w:t>
        </w:r>
      </w:hyperlink>
      <w:r w:rsidR="001B4882" w:rsidRPr="003A7739">
        <w:rPr>
          <w:bCs/>
        </w:rPr>
        <w:t xml:space="preserve">; </w:t>
      </w:r>
      <w:hyperlink w:anchor="kovalev2003" w:history="1">
        <w:r w:rsidR="003A7739" w:rsidRPr="003A7739">
          <w:rPr>
            <w:rStyle w:val="Hyperlink"/>
            <w:rFonts w:ascii="Ebrima" w:hAnsi="Ebrima"/>
            <w:bCs/>
          </w:rPr>
          <w:t>Kovalev et al., 2003</w:t>
        </w:r>
      </w:hyperlink>
      <w:r w:rsidR="003A7739" w:rsidRPr="003A7739">
        <w:rPr>
          <w:bCs/>
        </w:rPr>
        <w:t>)</w:t>
      </w:r>
      <w:r w:rsidR="00C04D1F" w:rsidRPr="003A7739">
        <w:rPr>
          <w:bCs/>
        </w:rPr>
        <w:t>,</w:t>
      </w:r>
      <w:r w:rsidR="00C04D1F">
        <w:rPr>
          <w:bCs/>
        </w:rPr>
        <w:t xml:space="preserve"> </w:t>
      </w:r>
      <w:r w:rsidR="007128C9">
        <w:rPr>
          <w:bCs/>
        </w:rPr>
        <w:t>we utilised the same</w:t>
      </w:r>
      <w:r w:rsidR="004A79C9">
        <w:rPr>
          <w:bCs/>
        </w:rPr>
        <w:t xml:space="preserve"> sex-unspecific</w:t>
      </w:r>
      <w:r w:rsidR="007128C9">
        <w:rPr>
          <w:bCs/>
        </w:rPr>
        <w:t xml:space="preserve"> normalisation templates, as well as parcellation and tractography atlases for both our male and female patients. During spatial normalisation, the structural brain scans of patients are </w:t>
      </w:r>
      <w:r w:rsidR="007128C9">
        <w:rPr>
          <w:bCs/>
        </w:rPr>
        <w:lastRenderedPageBreak/>
        <w:t xml:space="preserve">reshaped to match a given template in standard stereotaxic space in order to allow for group-level comparisons and analyses (for an overview see </w:t>
      </w:r>
      <w:hyperlink w:anchor="dehaankarnath2018" w:history="1">
        <w:r w:rsidR="007128C9" w:rsidRPr="00056E32">
          <w:rPr>
            <w:rStyle w:val="Hyperlink"/>
            <w:rFonts w:ascii="Ebrima" w:hAnsi="Ebrima"/>
            <w:bCs/>
          </w:rPr>
          <w:t>de Haan &amp; Karnath, 2018</w:t>
        </w:r>
      </w:hyperlink>
      <w:r w:rsidR="007128C9">
        <w:rPr>
          <w:bCs/>
        </w:rPr>
        <w:t>). It is considered crucial to choose spatial normalisation templates that match both the used imaging modality, as well as the age population of the respective patient as closely as possible. Especially, the usage of different templates for paediatric, young adult and elderly populations is pivotal to account for the changes and atrophy that naturally occur throughout the aging process, such as the widening of sulci and enlargement of ventricles (</w:t>
      </w:r>
      <w:hyperlink w:anchor="dehaankarnath2018" w:history="1">
        <w:r w:rsidR="00056E32" w:rsidRPr="00056E32">
          <w:rPr>
            <w:rStyle w:val="Hyperlink"/>
            <w:rFonts w:ascii="Ebrima" w:hAnsi="Ebrima"/>
            <w:bCs/>
          </w:rPr>
          <w:t>de Haan &amp; Karnath, 2018</w:t>
        </w:r>
      </w:hyperlink>
      <w:r w:rsidR="007128C9">
        <w:rPr>
          <w:bCs/>
        </w:rPr>
        <w:t xml:space="preserve">; </w:t>
      </w:r>
      <w:hyperlink w:anchor="rorden2012" w:history="1">
        <w:r w:rsidR="007128C9" w:rsidRPr="00056E32">
          <w:rPr>
            <w:rStyle w:val="Hyperlink"/>
            <w:rFonts w:ascii="Ebrima" w:hAnsi="Ebrima"/>
            <w:bCs/>
          </w:rPr>
          <w:t>Rorden et al., 2012</w:t>
        </w:r>
      </w:hyperlink>
      <w:r w:rsidR="007128C9">
        <w:rPr>
          <w:bCs/>
        </w:rPr>
        <w:t xml:space="preserve">). </w:t>
      </w:r>
    </w:p>
    <w:p w14:paraId="38C4EA9C" w14:textId="3878624F" w:rsidR="007128C9" w:rsidRDefault="007128C9" w:rsidP="00447FEA">
      <w:pPr>
        <w:spacing w:line="276" w:lineRule="auto"/>
        <w:rPr>
          <w:bCs/>
        </w:rPr>
      </w:pPr>
      <w:r>
        <w:rPr>
          <w:bCs/>
        </w:rPr>
        <w:t xml:space="preserve">However, as numerous studies have demonstrated, there are certain neuroanatomical aspects in which men and women differ reliably, such as overall brain volume, grey-to-white matter ratio in certain regions, as well as structural brain connectivity (cf. </w:t>
      </w:r>
      <w:hyperlink w:anchor="allen03" w:history="1">
        <w:r w:rsidRPr="00056E32">
          <w:rPr>
            <w:rStyle w:val="Hyperlink"/>
            <w:rFonts w:ascii="Ebrima" w:hAnsi="Ebrima"/>
            <w:bCs/>
          </w:rPr>
          <w:t>Allen et al., 2003</w:t>
        </w:r>
      </w:hyperlink>
      <w:r>
        <w:rPr>
          <w:bCs/>
        </w:rPr>
        <w:t xml:space="preserve">; </w:t>
      </w:r>
      <w:hyperlink w:anchor="ingalhalikar2013" w:history="1">
        <w:r w:rsidRPr="00056E32">
          <w:rPr>
            <w:rStyle w:val="Hyperlink"/>
            <w:rFonts w:ascii="Ebrima" w:hAnsi="Ebrima"/>
            <w:bCs/>
          </w:rPr>
          <w:t>Ingalhalikar et al., 2013</w:t>
        </w:r>
      </w:hyperlink>
      <w:r>
        <w:rPr>
          <w:bCs/>
        </w:rPr>
        <w:t>). In addition to those underlying neuroanatomical differences, not all brain structures’ volumes decline at the same rate with age in men and women (</w:t>
      </w:r>
      <w:hyperlink w:anchor="coffey1998" w:history="1">
        <w:r w:rsidRPr="00056E32">
          <w:rPr>
            <w:rStyle w:val="Hyperlink"/>
            <w:rFonts w:ascii="Ebrima" w:hAnsi="Ebrima"/>
            <w:bCs/>
          </w:rPr>
          <w:t>Coffey et al., 1998</w:t>
        </w:r>
      </w:hyperlink>
      <w:r>
        <w:rPr>
          <w:bCs/>
        </w:rPr>
        <w:t xml:space="preserve">). For example, it has been shown that cortical </w:t>
      </w:r>
      <w:r w:rsidR="008C1F40">
        <w:rPr>
          <w:bCs/>
        </w:rPr>
        <w:t>GM</w:t>
      </w:r>
      <w:r>
        <w:rPr>
          <w:bCs/>
        </w:rPr>
        <w:t xml:space="preserve"> volume declines faster in men than in women (</w:t>
      </w:r>
      <w:hyperlink w:anchor="cowell1994" w:history="1">
        <w:r w:rsidRPr="00056E32">
          <w:rPr>
            <w:rStyle w:val="Hyperlink"/>
            <w:rFonts w:ascii="Ebrima" w:hAnsi="Ebrima"/>
            <w:bCs/>
          </w:rPr>
          <w:t>Cowell et al., 1994</w:t>
        </w:r>
      </w:hyperlink>
      <w:r>
        <w:rPr>
          <w:bCs/>
        </w:rPr>
        <w:t xml:space="preserve">; </w:t>
      </w:r>
      <w:hyperlink w:anchor="sullivan2004" w:history="1">
        <w:r w:rsidRPr="00056E32">
          <w:rPr>
            <w:rStyle w:val="Hyperlink"/>
            <w:rFonts w:ascii="Ebrima" w:hAnsi="Ebrima"/>
            <w:bCs/>
          </w:rPr>
          <w:t>Sullivan et al., 2004</w:t>
        </w:r>
      </w:hyperlink>
      <w:r>
        <w:rPr>
          <w:bCs/>
        </w:rPr>
        <w:t>), and that men suffer greater atrophies in the left hemisphere, whereas women exhibit more symmetrical age-related atrophies (</w:t>
      </w:r>
      <w:hyperlink w:anchor="gur1991" w:history="1">
        <w:r w:rsidRPr="00056E32">
          <w:rPr>
            <w:rStyle w:val="Hyperlink"/>
            <w:rFonts w:ascii="Ebrima" w:hAnsi="Ebrima"/>
            <w:bCs/>
          </w:rPr>
          <w:t>Gur et al., 1991</w:t>
        </w:r>
      </w:hyperlink>
      <w:r>
        <w:rPr>
          <w:bCs/>
        </w:rPr>
        <w:t xml:space="preserve">). The gold standard normalisation template for older neurological patients by </w:t>
      </w:r>
      <w:hyperlink w:anchor="rorden2012" w:history="1">
        <w:r w:rsidRPr="00056E32">
          <w:rPr>
            <w:rStyle w:val="Hyperlink"/>
            <w:rFonts w:ascii="Ebrima" w:hAnsi="Ebrima"/>
            <w:bCs/>
          </w:rPr>
          <w:t>Rorden et al. (2012)</w:t>
        </w:r>
      </w:hyperlink>
      <w:r w:rsidRPr="007405C0">
        <w:rPr>
          <w:bCs/>
        </w:rPr>
        <w:t>, whi</w:t>
      </w:r>
      <w:r>
        <w:rPr>
          <w:bCs/>
        </w:rPr>
        <w:t xml:space="preserve">ch we also used in our study, was created from a mixture of structural scans of female and male patients. By utilising a normalisation template based on the average of those anatomies, it is possible that the resulting normalised brain scans </w:t>
      </w:r>
      <w:r w:rsidR="00057818">
        <w:rPr>
          <w:bCs/>
        </w:rPr>
        <w:t>are slightly inaccurate compared to if there had been sex-specific normalisation templates.</w:t>
      </w:r>
    </w:p>
    <w:p w14:paraId="407ECD66" w14:textId="234D71BE" w:rsidR="002714D7" w:rsidRDefault="00774760" w:rsidP="00447FEA">
      <w:pPr>
        <w:spacing w:line="276" w:lineRule="auto"/>
        <w:rPr>
          <w:bCs/>
        </w:rPr>
      </w:pPr>
      <w:r>
        <w:rPr>
          <w:bCs/>
        </w:rPr>
        <w:t xml:space="preserve">Further, the parcellation atlas (i.e., BN-246; </w:t>
      </w:r>
      <w:hyperlink w:anchor="fan2016" w:history="1">
        <w:r w:rsidRPr="00056E32">
          <w:rPr>
            <w:rStyle w:val="Hyperlink"/>
            <w:rFonts w:ascii="Ebrima" w:hAnsi="Ebrima"/>
            <w:bCs/>
          </w:rPr>
          <w:t>Fan et al., 2016</w:t>
        </w:r>
      </w:hyperlink>
      <w:r>
        <w:rPr>
          <w:bCs/>
        </w:rPr>
        <w:t xml:space="preserve">), as well as the tractography atlas (i.e., HCP-842; </w:t>
      </w:r>
      <w:hyperlink w:anchor="yeh2018" w:history="1">
        <w:r w:rsidRPr="00056E32">
          <w:rPr>
            <w:rStyle w:val="Hyperlink"/>
            <w:rFonts w:ascii="Ebrima" w:hAnsi="Ebrima"/>
            <w:bCs/>
          </w:rPr>
          <w:t>Yeh et al., 2018</w:t>
        </w:r>
      </w:hyperlink>
      <w:r>
        <w:rPr>
          <w:bCs/>
        </w:rPr>
        <w:t>)</w:t>
      </w:r>
      <w:r w:rsidR="003C5A99">
        <w:rPr>
          <w:bCs/>
        </w:rPr>
        <w:t xml:space="preserve">, which we used for our analyses </w:t>
      </w:r>
      <w:r w:rsidR="00057818">
        <w:rPr>
          <w:bCs/>
        </w:rPr>
        <w:t>were also created based on</w:t>
      </w:r>
      <w:r>
        <w:rPr>
          <w:bCs/>
        </w:rPr>
        <w:t xml:space="preserve"> a mixture of male and female brain scans. </w:t>
      </w:r>
      <w:r w:rsidR="00057818">
        <w:rPr>
          <w:bCs/>
        </w:rPr>
        <w:t>We are not aware of any sex-spec</w:t>
      </w:r>
      <w:r w:rsidR="003C5A99">
        <w:rPr>
          <w:bCs/>
        </w:rPr>
        <w:t xml:space="preserve">ific atlases readily available. </w:t>
      </w:r>
      <w:r>
        <w:rPr>
          <w:bCs/>
        </w:rPr>
        <w:t>As already outlined for the spatial normalisation template, it is possible that the resulting parcellations and the derived (dis)connectom</w:t>
      </w:r>
      <w:r w:rsidR="00057818">
        <w:rPr>
          <w:bCs/>
        </w:rPr>
        <w:t>e are not entirely accurate</w:t>
      </w:r>
      <w:r>
        <w:rPr>
          <w:bCs/>
        </w:rPr>
        <w:t xml:space="preserve"> for either the </w:t>
      </w:r>
      <w:r w:rsidRPr="007A7A76">
        <w:rPr>
          <w:bCs/>
        </w:rPr>
        <w:t>female or the male subsample, due to all the un</w:t>
      </w:r>
      <w:r w:rsidR="00BA784A" w:rsidRPr="007A7A76">
        <w:rPr>
          <w:bCs/>
        </w:rPr>
        <w:t>derlying neuroanatomical and -</w:t>
      </w:r>
      <w:r w:rsidRPr="007A7A76">
        <w:rPr>
          <w:bCs/>
        </w:rPr>
        <w:t xml:space="preserve">pathological sex differences that are not taken into account when using the same template/atlas for both sexes. </w:t>
      </w:r>
      <w:r w:rsidR="001310EA">
        <w:rPr>
          <w:bCs/>
        </w:rPr>
        <w:t>Therefore, i</w:t>
      </w:r>
      <w:r w:rsidR="003C5A99" w:rsidRPr="007A7A76">
        <w:rPr>
          <w:bCs/>
        </w:rPr>
        <w:t>n order to evaluate hereditary difference in connectivity (i.e., the amount of intra- and interhemispheric (dis-)connections) between females and males, one would need sex-specific diffusion templates.</w:t>
      </w:r>
    </w:p>
    <w:p w14:paraId="43926563" w14:textId="77777777" w:rsidR="00DF36C4" w:rsidRDefault="001310EA" w:rsidP="001310EA">
      <w:pPr>
        <w:spacing w:line="276" w:lineRule="auto"/>
        <w:rPr>
          <w:bCs/>
        </w:rPr>
      </w:pPr>
      <w:r>
        <w:rPr>
          <w:bCs/>
        </w:rPr>
        <w:t xml:space="preserve">However, it should not be neglected that population-averaged templates and atlases were created to enable group-level comparisons and analyses in the first place. </w:t>
      </w:r>
      <w:r w:rsidR="00057818">
        <w:rPr>
          <w:bCs/>
        </w:rPr>
        <w:t>W</w:t>
      </w:r>
      <w:r w:rsidR="00950A87">
        <w:rPr>
          <w:bCs/>
        </w:rPr>
        <w:t>hile using sex-speci</w:t>
      </w:r>
      <w:r>
        <w:rPr>
          <w:bCs/>
        </w:rPr>
        <w:t xml:space="preserve">fic templates and atlases might have </w:t>
      </w:r>
      <w:r w:rsidR="00950A87">
        <w:rPr>
          <w:bCs/>
        </w:rPr>
        <w:t>increase</w:t>
      </w:r>
      <w:r>
        <w:rPr>
          <w:bCs/>
        </w:rPr>
        <w:t>d</w:t>
      </w:r>
      <w:r w:rsidR="00950A87">
        <w:rPr>
          <w:bCs/>
        </w:rPr>
        <w:t xml:space="preserve"> the accuracy of </w:t>
      </w:r>
      <w:r w:rsidR="00476814">
        <w:rPr>
          <w:bCs/>
        </w:rPr>
        <w:t xml:space="preserve">representing the </w:t>
      </w:r>
      <w:r w:rsidR="00950A87">
        <w:rPr>
          <w:bCs/>
        </w:rPr>
        <w:t>neuroanatomy</w:t>
      </w:r>
      <w:r w:rsidR="00476814">
        <w:rPr>
          <w:bCs/>
        </w:rPr>
        <w:t xml:space="preserve"> of that given sex</w:t>
      </w:r>
      <w:r w:rsidR="003C5A99">
        <w:rPr>
          <w:bCs/>
        </w:rPr>
        <w:t xml:space="preserve">, </w:t>
      </w:r>
      <w:r>
        <w:rPr>
          <w:bCs/>
        </w:rPr>
        <w:t xml:space="preserve">their usage may make drawing meaningful comparisons between men and women statistically challenging. Therefore, we maintain that the approach of using the sex-unspecific templates and atlases, which we used in accordance with the predominant literature (cf. </w:t>
      </w:r>
      <w:hyperlink w:anchor="bonkhoff2021" w:history="1">
        <w:r w:rsidRPr="001310EA">
          <w:rPr>
            <w:rStyle w:val="Hyperlink"/>
            <w:rFonts w:ascii="Ebrima" w:hAnsi="Ebrima"/>
            <w:bCs/>
          </w:rPr>
          <w:t>Bonkhoff et al., 2021</w:t>
        </w:r>
      </w:hyperlink>
      <w:r>
        <w:rPr>
          <w:bCs/>
        </w:rPr>
        <w:t xml:space="preserve">; </w:t>
      </w:r>
      <w:hyperlink w:anchor="ingalhalikar2013" w:history="1">
        <w:r w:rsidRPr="001310EA">
          <w:rPr>
            <w:rStyle w:val="Hyperlink"/>
            <w:rFonts w:ascii="Ebrima" w:hAnsi="Ebrima"/>
            <w:bCs/>
          </w:rPr>
          <w:t>Ingalhalikar et al., 2013</w:t>
        </w:r>
      </w:hyperlink>
      <w:r>
        <w:rPr>
          <w:bCs/>
        </w:rPr>
        <w:t xml:space="preserve">), is a valid one. </w:t>
      </w:r>
    </w:p>
    <w:p w14:paraId="0D381634" w14:textId="77777777" w:rsidR="00DF36C4" w:rsidRDefault="00DF36C4">
      <w:pPr>
        <w:rPr>
          <w:bCs/>
        </w:rPr>
      </w:pPr>
      <w:r>
        <w:rPr>
          <w:bCs/>
        </w:rPr>
        <w:br w:type="page"/>
      </w:r>
    </w:p>
    <w:p w14:paraId="2221DB03" w14:textId="26A283E0" w:rsidR="00950A87" w:rsidRDefault="00DF36C4" w:rsidP="001310EA">
      <w:pPr>
        <w:spacing w:line="276" w:lineRule="auto"/>
        <w:rPr>
          <w:bCs/>
        </w:rPr>
      </w:pPr>
      <w:r>
        <w:rPr>
          <w:bCs/>
        </w:rPr>
        <w:lastRenderedPageBreak/>
        <w:t>Nevertheless</w:t>
      </w:r>
      <w:r w:rsidR="001310EA">
        <w:rPr>
          <w:bCs/>
        </w:rPr>
        <w:t xml:space="preserve">, it might be sensible for future studies to investigate if/how the accuracy of the presented analyses might be further improved by employing sex-specific normalisation and connectivity templates. </w:t>
      </w:r>
    </w:p>
    <w:p w14:paraId="28AD6056" w14:textId="793258F3" w:rsidR="004453CC" w:rsidRDefault="00950A87" w:rsidP="00447FEA">
      <w:pPr>
        <w:spacing w:line="276" w:lineRule="auto"/>
      </w:pPr>
      <w:r>
        <w:rPr>
          <w:bCs/>
        </w:rPr>
        <w:t>Still, amongst all the discussions surrounding sex differences in the</w:t>
      </w:r>
      <w:r w:rsidR="00FD51C9">
        <w:rPr>
          <w:bCs/>
        </w:rPr>
        <w:t xml:space="preserve"> neurosciences, there are also</w:t>
      </w:r>
      <w:r>
        <w:rPr>
          <w:bCs/>
        </w:rPr>
        <w:t xml:space="preserve"> researchers that </w:t>
      </w:r>
      <w:r w:rsidR="00FD51C9">
        <w:rPr>
          <w:bCs/>
        </w:rPr>
        <w:t>demand to “dump the dimorphism”</w:t>
      </w:r>
      <w:r w:rsidR="00136230">
        <w:rPr>
          <w:bCs/>
        </w:rPr>
        <w:t xml:space="preserve"> due to the fact that human brains have very few significant sex differences and rarely, if ever, be considered to exhibit purely “male” or “female” features (</w:t>
      </w:r>
      <w:hyperlink w:anchor="eliot2021" w:history="1">
        <w:r w:rsidR="00136230" w:rsidRPr="00056E32">
          <w:rPr>
            <w:rStyle w:val="Hyperlink"/>
            <w:rFonts w:ascii="Ebrima" w:hAnsi="Ebrima"/>
            <w:bCs/>
          </w:rPr>
          <w:t>Eliot et al., 2021</w:t>
        </w:r>
      </w:hyperlink>
      <w:r w:rsidR="00136230">
        <w:rPr>
          <w:bCs/>
        </w:rPr>
        <w:t>)</w:t>
      </w:r>
      <w:r w:rsidR="00DD41D7">
        <w:rPr>
          <w:bCs/>
        </w:rPr>
        <w:t>.</w:t>
      </w:r>
      <w:r w:rsidR="00136230">
        <w:rPr>
          <w:bCs/>
        </w:rPr>
        <w:t xml:space="preserve"> A large-scale MRI study by </w:t>
      </w:r>
      <w:hyperlink w:anchor="joel2015" w:history="1">
        <w:r w:rsidR="00136230" w:rsidRPr="00056E32">
          <w:rPr>
            <w:rStyle w:val="Hyperlink"/>
            <w:rFonts w:ascii="Ebrima" w:hAnsi="Ebrima"/>
            <w:bCs/>
          </w:rPr>
          <w:t>Joel et al. (2015)</w:t>
        </w:r>
      </w:hyperlink>
      <w:r w:rsidR="00136230" w:rsidRPr="00136230">
        <w:rPr>
          <w:bCs/>
          <w:color w:val="7F7F7F" w:themeColor="text1" w:themeTint="80"/>
        </w:rPr>
        <w:t xml:space="preserve"> </w:t>
      </w:r>
      <w:r w:rsidR="00136230">
        <w:rPr>
          <w:bCs/>
        </w:rPr>
        <w:t xml:space="preserve">coined the concept of the human brain mosaic, as </w:t>
      </w:r>
      <w:r w:rsidR="00F33D12">
        <w:rPr>
          <w:bCs/>
        </w:rPr>
        <w:t xml:space="preserve">they found that </w:t>
      </w:r>
      <w:r w:rsidR="00136230">
        <w:rPr>
          <w:bCs/>
        </w:rPr>
        <w:t>“</w:t>
      </w:r>
      <w:r w:rsidR="00136230">
        <w:t>most brains are comprised of unique ‘mosaics’ of features, some more common in females compared with males, some more common in males compared with females, and some common in both females and males</w:t>
      </w:r>
      <w:r w:rsidR="00136230" w:rsidRPr="00FE2B40">
        <w:t>”</w:t>
      </w:r>
      <w:r w:rsidR="00057818" w:rsidRPr="00FE2B40">
        <w:t xml:space="preserve"> (</w:t>
      </w:r>
      <w:hyperlink w:anchor="joel2015" w:history="1">
        <w:r w:rsidR="00FE2B40" w:rsidRPr="00FE2B40">
          <w:rPr>
            <w:rStyle w:val="Hyperlink"/>
            <w:rFonts w:ascii="Ebrima" w:hAnsi="Ebrima"/>
          </w:rPr>
          <w:t>Joel et al., 2015</w:t>
        </w:r>
      </w:hyperlink>
      <w:r w:rsidR="00FE2B40">
        <w:t xml:space="preserve">, </w:t>
      </w:r>
      <w:r w:rsidR="00057818" w:rsidRPr="00FE2B40">
        <w:t>p. 15468</w:t>
      </w:r>
      <w:r w:rsidR="00925A11" w:rsidRPr="00FE2B40">
        <w:t>)</w:t>
      </w:r>
      <w:r w:rsidR="00136230" w:rsidRPr="00FE2B40">
        <w:t>.</w:t>
      </w:r>
      <w:r w:rsidR="00136230">
        <w:t xml:space="preserve"> </w:t>
      </w:r>
    </w:p>
    <w:p w14:paraId="0EC2E285" w14:textId="6CFA27E8" w:rsidR="00943F6B" w:rsidRDefault="00CB50DE" w:rsidP="00447FEA">
      <w:pPr>
        <w:spacing w:line="276" w:lineRule="auto"/>
      </w:pPr>
      <w:r>
        <w:t>Additionally</w:t>
      </w:r>
      <w:r w:rsidR="00C057D7">
        <w:t>, t</w:t>
      </w:r>
      <w:r w:rsidR="004453CC">
        <w:t xml:space="preserve">here are many other variables related to biological sex, which also affect brain </w:t>
      </w:r>
      <w:r w:rsidR="003F5BA1">
        <w:t>architecture</w:t>
      </w:r>
      <w:r w:rsidR="004453CC">
        <w:t xml:space="preserve">, such as gender, sexual orientation, and different aspects of hormonal status. </w:t>
      </w:r>
      <w:r w:rsidR="00607228" w:rsidRPr="00925A11">
        <w:t>As those variables are intrinsically entangled with biological sex, it is difficult to decode which differences are purely due to sex and which are due to those related factors. For exampl</w:t>
      </w:r>
      <w:r w:rsidR="00607228" w:rsidRPr="00571A5E">
        <w:t>e,</w:t>
      </w:r>
      <w:r w:rsidR="00607228">
        <w:t xml:space="preserve"> w</w:t>
      </w:r>
      <w:r w:rsidR="004453CC">
        <w:t>hile often times sex and gender align (i.e., in cisgender people), this is not the case</w:t>
      </w:r>
      <w:r w:rsidR="009F1EA8">
        <w:t xml:space="preserve"> for</w:t>
      </w:r>
      <w:r w:rsidR="004453CC">
        <w:t xml:space="preserve"> gender-nonconforming people: Studies have demonstrated that the brains of</w:t>
      </w:r>
      <w:r w:rsidR="00C057D7">
        <w:t xml:space="preserve"> binary</w:t>
      </w:r>
      <w:r w:rsidR="004453CC">
        <w:t xml:space="preserve"> transgender </w:t>
      </w:r>
      <w:r w:rsidR="00B01E43">
        <w:t>individuals</w:t>
      </w:r>
      <w:r w:rsidR="00C057D7">
        <w:t xml:space="preserve"> (i.e., </w:t>
      </w:r>
      <w:proofErr w:type="gramStart"/>
      <w:r w:rsidR="00C057D7">
        <w:t>trans</w:t>
      </w:r>
      <w:proofErr w:type="gramEnd"/>
      <w:r w:rsidR="00C057D7">
        <w:t xml:space="preserve"> women and trans men)</w:t>
      </w:r>
      <w:r w:rsidR="00B01E43">
        <w:t xml:space="preserve"> dif</w:t>
      </w:r>
      <w:r w:rsidR="004453CC">
        <w:t>fer significantly from their cisgender counterparts</w:t>
      </w:r>
      <w:r w:rsidR="00464101">
        <w:t xml:space="preserve"> and rather represent a separate, unique brain phenotype (</w:t>
      </w:r>
      <w:hyperlink w:anchor="smith2015" w:history="1">
        <w:r w:rsidR="00464101" w:rsidRPr="00463802">
          <w:rPr>
            <w:rStyle w:val="Hyperlink"/>
            <w:rFonts w:ascii="Ebrima" w:hAnsi="Ebrima"/>
          </w:rPr>
          <w:t>Smith et al., 2015</w:t>
        </w:r>
      </w:hyperlink>
      <w:r w:rsidR="00464101">
        <w:t xml:space="preserve">; </w:t>
      </w:r>
      <w:hyperlink w:anchor="mueller2021" w:history="1">
        <w:r w:rsidR="00464101" w:rsidRPr="00463802">
          <w:rPr>
            <w:rStyle w:val="Hyperlink"/>
            <w:rFonts w:ascii="Ebrima" w:hAnsi="Ebrima"/>
          </w:rPr>
          <w:t>Mueller et al., 2021</w:t>
        </w:r>
      </w:hyperlink>
      <w:r w:rsidR="00464101">
        <w:t>).</w:t>
      </w:r>
      <w:r w:rsidR="00196017">
        <w:t xml:space="preserve"> Further, </w:t>
      </w:r>
      <w:r w:rsidR="005C2F09">
        <w:t>queerness</w:t>
      </w:r>
      <w:r w:rsidR="00196017">
        <w:t xml:space="preserve"> has been shown to also been reflected in brain anatomy, such that there are significant differences in the volume of certain brain structures between homosexual and heterosexual </w:t>
      </w:r>
      <w:r w:rsidR="00D30947">
        <w:t>individuals of the same sex</w:t>
      </w:r>
      <w:r w:rsidR="00DD41D7">
        <w:t xml:space="preserve"> </w:t>
      </w:r>
      <w:r w:rsidR="00196017">
        <w:t>(</w:t>
      </w:r>
      <w:hyperlink w:anchor="votinov2021" w:history="1">
        <w:r w:rsidR="00196017" w:rsidRPr="00463802">
          <w:rPr>
            <w:rStyle w:val="Hyperlink"/>
            <w:rFonts w:ascii="Ebrima" w:hAnsi="Ebrima"/>
          </w:rPr>
          <w:t>Votinov et al., 2021</w:t>
        </w:r>
      </w:hyperlink>
      <w:r w:rsidR="00196017">
        <w:t>)</w:t>
      </w:r>
      <w:r w:rsidR="00D30947">
        <w:t>.</w:t>
      </w:r>
      <w:r w:rsidR="00910DB8">
        <w:t xml:space="preserve"> Lastly, especially the</w:t>
      </w:r>
      <w:r w:rsidR="0071222B">
        <w:t xml:space="preserve"> female hormonal</w:t>
      </w:r>
      <w:r w:rsidR="00910DB8">
        <w:t xml:space="preserve"> status has been demonstrated to significantly contribute to sex differences in neuroanatomy</w:t>
      </w:r>
      <w:r w:rsidR="00B01E43">
        <w:t xml:space="preserve"> (for review</w:t>
      </w:r>
      <w:r w:rsidR="008E3FC1">
        <w:t>s</w:t>
      </w:r>
      <w:r w:rsidR="00B01E43">
        <w:t xml:space="preserve"> see</w:t>
      </w:r>
      <w:r w:rsidR="00B01E43" w:rsidRPr="00B01E43">
        <w:rPr>
          <w:color w:val="7F7F7F" w:themeColor="text1" w:themeTint="80"/>
        </w:rPr>
        <w:t xml:space="preserve"> </w:t>
      </w:r>
      <w:hyperlink w:anchor="catenaccio2016" w:history="1">
        <w:r w:rsidR="008E3FC1" w:rsidRPr="008E3FC1">
          <w:rPr>
            <w:rStyle w:val="Hyperlink"/>
            <w:rFonts w:ascii="Ebrima" w:hAnsi="Ebrima"/>
          </w:rPr>
          <w:t>Catenaccio et al., 2016</w:t>
        </w:r>
      </w:hyperlink>
      <w:r w:rsidR="008E3FC1" w:rsidRPr="00C6785E">
        <w:t>;</w:t>
      </w:r>
      <w:r w:rsidR="008E3FC1">
        <w:rPr>
          <w:color w:val="7F7F7F" w:themeColor="text1" w:themeTint="80"/>
        </w:rPr>
        <w:t xml:space="preserve"> </w:t>
      </w:r>
      <w:hyperlink w:anchor="rehbein2020" w:history="1">
        <w:r w:rsidR="00B01E43" w:rsidRPr="00463802">
          <w:rPr>
            <w:rStyle w:val="Hyperlink"/>
            <w:rFonts w:ascii="Ebrima" w:hAnsi="Ebrima"/>
          </w:rPr>
          <w:t>Rehbein et al., 2020</w:t>
        </w:r>
      </w:hyperlink>
      <w:r w:rsidR="00B01E43">
        <w:t>)</w:t>
      </w:r>
      <w:r w:rsidR="0071222B">
        <w:t xml:space="preserve">. </w:t>
      </w:r>
      <w:r w:rsidR="00910DB8">
        <w:t>Be it on a shorter timescale due to fluctuations of the sex steroids within the menstrual cycle (</w:t>
      </w:r>
      <w:hyperlink w:anchor="dubol2021" w:history="1">
        <w:r w:rsidR="00910DB8" w:rsidRPr="00463802">
          <w:rPr>
            <w:rStyle w:val="Hyperlink"/>
            <w:rFonts w:ascii="Ebrima" w:hAnsi="Ebrima"/>
          </w:rPr>
          <w:t>Dubol et al., 2021</w:t>
        </w:r>
      </w:hyperlink>
      <w:r w:rsidR="00910DB8">
        <w:t>;</w:t>
      </w:r>
      <w:r w:rsidR="008E3FC1">
        <w:t xml:space="preserve"> </w:t>
      </w:r>
      <w:hyperlink w:anchor="comascosundströmporomaa2015" w:history="1">
        <w:r w:rsidR="008E3FC1" w:rsidRPr="006B1907">
          <w:rPr>
            <w:rStyle w:val="Hyperlink"/>
            <w:rFonts w:ascii="Ebrima" w:hAnsi="Ebrima"/>
          </w:rPr>
          <w:t>C</w:t>
        </w:r>
        <w:r w:rsidR="006B1907">
          <w:rPr>
            <w:rStyle w:val="Hyperlink"/>
            <w:rFonts w:ascii="Ebrima" w:hAnsi="Ebrima"/>
          </w:rPr>
          <w:t>o</w:t>
        </w:r>
        <w:r w:rsidR="008E3FC1" w:rsidRPr="006B1907">
          <w:rPr>
            <w:rStyle w:val="Hyperlink"/>
            <w:rFonts w:ascii="Ebrima" w:hAnsi="Ebrima"/>
          </w:rPr>
          <w:t>masco &amp; Sundström-Poromaa, 2015</w:t>
        </w:r>
      </w:hyperlink>
      <w:r w:rsidR="00910DB8">
        <w:t xml:space="preserve">), </w:t>
      </w:r>
      <w:r w:rsidR="00B01E43">
        <w:t xml:space="preserve">or irreversible anatomical changes over the course of life </w:t>
      </w:r>
      <w:r w:rsidR="00910DB8">
        <w:t>caused by oral contraception</w:t>
      </w:r>
      <w:r w:rsidR="005C2F09">
        <w:t xml:space="preserve"> intake</w:t>
      </w:r>
      <w:r w:rsidR="00B01E43">
        <w:t xml:space="preserve"> (</w:t>
      </w:r>
      <w:hyperlink w:anchor="heller2022" w:history="1">
        <w:r w:rsidR="00B01E43" w:rsidRPr="00463802">
          <w:rPr>
            <w:rStyle w:val="Hyperlink"/>
            <w:rFonts w:ascii="Ebrima" w:hAnsi="Ebrima"/>
          </w:rPr>
          <w:t>Heller et al., 2022</w:t>
        </w:r>
      </w:hyperlink>
      <w:r w:rsidR="00B01E43" w:rsidRPr="006B1907">
        <w:t>;</w:t>
      </w:r>
      <w:r w:rsidR="00B01E43">
        <w:t xml:space="preserve"> </w:t>
      </w:r>
      <w:hyperlink w:anchor="lisofsky2016" w:history="1">
        <w:r w:rsidR="006B1907" w:rsidRPr="006B1907">
          <w:rPr>
            <w:rStyle w:val="Hyperlink"/>
            <w:rFonts w:ascii="Ebrima" w:hAnsi="Ebrima"/>
          </w:rPr>
          <w:t>Lisofsky et al., 2016</w:t>
        </w:r>
      </w:hyperlink>
      <w:r w:rsidR="00B01E43">
        <w:t>), pregnancy (</w:t>
      </w:r>
      <w:hyperlink w:anchor="hoekzema2016" w:history="1">
        <w:r w:rsidR="006B1907" w:rsidRPr="00943F6B">
          <w:rPr>
            <w:rStyle w:val="Hyperlink"/>
            <w:rFonts w:ascii="Ebrima" w:hAnsi="Ebrima"/>
          </w:rPr>
          <w:t>Hoekzema et al., 2016</w:t>
        </w:r>
      </w:hyperlink>
      <w:r w:rsidR="006B1907">
        <w:t xml:space="preserve">; </w:t>
      </w:r>
      <w:hyperlink w:anchor="rehbein2022" w:history="1">
        <w:r w:rsidR="00B01E43" w:rsidRPr="00943F6B">
          <w:rPr>
            <w:rStyle w:val="Hyperlink"/>
            <w:rFonts w:ascii="Ebrima" w:hAnsi="Ebrima"/>
          </w:rPr>
          <w:t>Rehbein et al., 2021</w:t>
        </w:r>
      </w:hyperlink>
      <w:r w:rsidR="00B01E43">
        <w:t>), or menopause</w:t>
      </w:r>
      <w:r w:rsidR="00910DB8">
        <w:t xml:space="preserve"> </w:t>
      </w:r>
      <w:r w:rsidR="00B01E43">
        <w:t>(</w:t>
      </w:r>
      <w:hyperlink w:anchor="kim2018" w:history="1">
        <w:r w:rsidR="00943F6B" w:rsidRPr="00943F6B">
          <w:rPr>
            <w:rStyle w:val="Hyperlink"/>
            <w:rFonts w:ascii="Ebrima" w:hAnsi="Ebrima"/>
          </w:rPr>
          <w:t>Kim et al., 2018</w:t>
        </w:r>
      </w:hyperlink>
      <w:r w:rsidR="00B01E43">
        <w:t xml:space="preserve">). </w:t>
      </w:r>
    </w:p>
    <w:p w14:paraId="6603A976" w14:textId="62DC68D9" w:rsidR="0024216F" w:rsidRDefault="00490600" w:rsidP="00447FEA">
      <w:pPr>
        <w:spacing w:line="276" w:lineRule="auto"/>
      </w:pPr>
      <w:r>
        <w:t>Unfortunately, we had no access to the data that would be necessary to</w:t>
      </w:r>
      <w:r w:rsidR="00925A11">
        <w:t xml:space="preserve"> disentangle</w:t>
      </w:r>
      <w:r>
        <w:t xml:space="preserve"> the underlying causes</w:t>
      </w:r>
      <w:r w:rsidR="007432FE">
        <w:t xml:space="preserve"> </w:t>
      </w:r>
      <w:r w:rsidR="00925A11">
        <w:t xml:space="preserve">of the observed sex differences </w:t>
      </w:r>
      <w:r w:rsidR="007432FE">
        <w:t>(i.e., neuroanatomical differences, age effects, sex/gender interactions, hormonal effects, or a combination</w:t>
      </w:r>
      <w:r w:rsidR="00925A11">
        <w:t xml:space="preserve"> of multiple factors). </w:t>
      </w:r>
      <w:r w:rsidR="0024216F" w:rsidRPr="0024216F">
        <w:t>Still, our study provides a valuable general first look at sex differences of post-stroke syndromes, such as visuospatial neglect.</w:t>
      </w:r>
      <w:r w:rsidR="0024216F">
        <w:t xml:space="preserve"> </w:t>
      </w:r>
    </w:p>
    <w:p w14:paraId="6B94101E" w14:textId="77777777" w:rsidR="00DF36C4" w:rsidRDefault="007432FE" w:rsidP="00BA784A">
      <w:pPr>
        <w:spacing w:line="276" w:lineRule="auto"/>
        <w:rPr>
          <w:bCs/>
        </w:rPr>
      </w:pPr>
      <w:r>
        <w:t xml:space="preserve">Overall, it does not seem unlikely that the human brain and cognition are less sexually dimorphic than originally assumed and may rather </w:t>
      </w:r>
      <w:r w:rsidR="00F33D12">
        <w:t>manifest</w:t>
      </w:r>
      <w:r>
        <w:t xml:space="preserve"> in some sort of mosaic arising from complex interactions of many </w:t>
      </w:r>
      <w:r w:rsidRPr="005A2BAB">
        <w:t>factors.</w:t>
      </w:r>
      <w:r w:rsidR="009409E1" w:rsidRPr="005A2BAB">
        <w:t xml:space="preserve"> </w:t>
      </w:r>
      <w:r w:rsidR="0024216F">
        <w:rPr>
          <w:bCs/>
        </w:rPr>
        <w:t xml:space="preserve">Therefore, it would be of interest for future studies to investigate </w:t>
      </w:r>
      <w:r w:rsidR="00E166A0">
        <w:rPr>
          <w:bCs/>
        </w:rPr>
        <w:t xml:space="preserve">if the discussed potential neurobiological underpinnings of the described sex differences hold up when using sex-specific normalisation templates and atlases. </w:t>
      </w:r>
    </w:p>
    <w:p w14:paraId="3CA7949D" w14:textId="77777777" w:rsidR="00DF36C4" w:rsidRDefault="00DF36C4">
      <w:pPr>
        <w:rPr>
          <w:bCs/>
        </w:rPr>
      </w:pPr>
      <w:r>
        <w:rPr>
          <w:bCs/>
        </w:rPr>
        <w:br w:type="page"/>
      </w:r>
    </w:p>
    <w:p w14:paraId="0AF05062" w14:textId="2A3B3687" w:rsidR="007432FE" w:rsidRPr="0024216F" w:rsidRDefault="00E166A0" w:rsidP="00BA784A">
      <w:pPr>
        <w:spacing w:line="276" w:lineRule="auto"/>
        <w:rPr>
          <w:lang w:val="en-US"/>
        </w:rPr>
      </w:pPr>
      <w:r>
        <w:rPr>
          <w:bCs/>
        </w:rPr>
        <w:lastRenderedPageBreak/>
        <w:t>Further, it might be of interest for future neuropsychological studies to consider hormonal status as a factor that significantly affects the pathophysiology of stroke. Especially in the realm of predictive modelling of patient status, it might be valuable to investigate if the addition of some measure of hormonal status</w:t>
      </w:r>
      <w:r w:rsidR="00607228">
        <w:rPr>
          <w:bCs/>
        </w:rPr>
        <w:t>, for example,</w:t>
      </w:r>
      <w:r>
        <w:rPr>
          <w:bCs/>
        </w:rPr>
        <w:t xml:space="preserve"> might further </w:t>
      </w:r>
      <w:r w:rsidR="00607228">
        <w:rPr>
          <w:bCs/>
        </w:rPr>
        <w:t>contribute</w:t>
      </w:r>
      <w:r>
        <w:rPr>
          <w:bCs/>
        </w:rPr>
        <w:t xml:space="preserve"> to prediction precision.</w:t>
      </w:r>
      <w:r w:rsidR="00C6785E">
        <w:rPr>
          <w:bCs/>
        </w:rPr>
        <w:t xml:space="preserve"> Overall</w:t>
      </w:r>
      <w:r w:rsidR="003A7739">
        <w:rPr>
          <w:bCs/>
        </w:rPr>
        <w:t>, further research in this area might</w:t>
      </w:r>
      <w:r w:rsidR="00925A11">
        <w:rPr>
          <w:bCs/>
        </w:rPr>
        <w:t xml:space="preserve"> be</w:t>
      </w:r>
      <w:r w:rsidR="003A7739">
        <w:rPr>
          <w:bCs/>
        </w:rPr>
        <w:t xml:space="preserve"> able to inform clinical</w:t>
      </w:r>
      <w:r w:rsidR="00925A11">
        <w:rPr>
          <w:bCs/>
        </w:rPr>
        <w:t xml:space="preserve"> decisions and thus, contribute</w:t>
      </w:r>
      <w:r w:rsidR="003A7739">
        <w:rPr>
          <w:bCs/>
        </w:rPr>
        <w:t xml:space="preserve"> to personalised medical care in the future.</w:t>
      </w:r>
    </w:p>
    <w:p w14:paraId="66334361" w14:textId="64BB9281" w:rsidR="00A40F89" w:rsidRPr="003F5BA1" w:rsidRDefault="00A40F89" w:rsidP="00BA784A">
      <w:pPr>
        <w:spacing w:line="276" w:lineRule="auto"/>
        <w:rPr>
          <w:rFonts w:ascii="Avenir Next LT Pro Light" w:eastAsiaTheme="majorEastAsia" w:hAnsi="Avenir Next LT Pro Light" w:cstheme="majorBidi"/>
          <w:sz w:val="28"/>
          <w:szCs w:val="28"/>
        </w:rPr>
      </w:pPr>
      <w:r w:rsidRPr="003F5BA1">
        <w:rPr>
          <w:b/>
          <w:bCs/>
        </w:rPr>
        <w:br w:type="page"/>
      </w:r>
    </w:p>
    <w:p w14:paraId="0AA5BC6F" w14:textId="536600E9" w:rsidR="000E5F13" w:rsidRDefault="000E5F13" w:rsidP="00EB180A">
      <w:pPr>
        <w:pStyle w:val="Heading2"/>
        <w:numPr>
          <w:ilvl w:val="0"/>
          <w:numId w:val="25"/>
        </w:numPr>
        <w:spacing w:before="0" w:after="120"/>
        <w:rPr>
          <w:b w:val="0"/>
          <w:bCs w:val="0"/>
        </w:rPr>
      </w:pPr>
      <w:bookmarkStart w:id="87" w:name="_Toc116064626"/>
      <w:bookmarkStart w:id="88" w:name="_Toc117591254"/>
      <w:r w:rsidRPr="00EA784A">
        <w:rPr>
          <w:b w:val="0"/>
          <w:bCs w:val="0"/>
        </w:rPr>
        <w:lastRenderedPageBreak/>
        <w:t>Conclusion</w:t>
      </w:r>
      <w:bookmarkEnd w:id="87"/>
      <w:bookmarkEnd w:id="88"/>
    </w:p>
    <w:p w14:paraId="0B3DDB7D" w14:textId="56C0CDBD" w:rsidR="0089785B" w:rsidRDefault="00013038" w:rsidP="00013038">
      <w:pPr>
        <w:spacing w:after="120" w:line="276" w:lineRule="auto"/>
      </w:pPr>
      <w:r>
        <w:t>To the best of our knowledge, the present study is the first investigating sex differences in the anatomical and connectomic correlates of neglect. We</w:t>
      </w:r>
      <w:r w:rsidR="004F4DCF">
        <w:t xml:space="preserve"> demonstrated </w:t>
      </w:r>
      <w:r w:rsidR="00E32B1A">
        <w:t xml:space="preserve">that women and men exhibit different WM disconnectivity patterns after acute right-hemispheric stroke, despite not differing in their lesion localisations. </w:t>
      </w:r>
      <w:r>
        <w:t xml:space="preserve">Our results suggest </w:t>
      </w:r>
      <w:r w:rsidR="00752E3E">
        <w:t>that women are more susceptible to disconnections involving the thalamus, whereas men are more vulnerable to interhemispheric disconnections between the cortical lobes.</w:t>
      </w:r>
      <w:r>
        <w:t xml:space="preserve"> We showed that patient status can be predicted based on lesion and disconnection maps and that</w:t>
      </w:r>
      <w:r w:rsidR="00E32B1A">
        <w:t xml:space="preserve"> the usage of disconnection-based models in predictive modelling improved </w:t>
      </w:r>
      <w:r w:rsidR="00752E3E">
        <w:t xml:space="preserve">prediction precision, which adds further support to the </w:t>
      </w:r>
      <w:r w:rsidR="00052111">
        <w:t>view</w:t>
      </w:r>
      <w:r w:rsidR="0054098C">
        <w:t xml:space="preserve"> of neglect </w:t>
      </w:r>
      <w:r w:rsidR="00052111">
        <w:t xml:space="preserve">being </w:t>
      </w:r>
      <w:r w:rsidR="0054098C">
        <w:t>a disconnection syndrome.</w:t>
      </w:r>
      <w:r w:rsidR="00752E3E">
        <w:t xml:space="preserve"> Further research is needed to disentangle to which extent the differing disconnection patterns can be attributed to underlying differences in brain arc</w:t>
      </w:r>
      <w:r>
        <w:t xml:space="preserve">hitecture between men and women. To this end, we suggest future studies should </w:t>
      </w:r>
      <w:r w:rsidR="00052111">
        <w:t xml:space="preserve">employ </w:t>
      </w:r>
      <w:r>
        <w:t>sex</w:t>
      </w:r>
      <w:r w:rsidR="00052111">
        <w:t xml:space="preserve">-specific templates and atlases to investigate those matters in greater detail. </w:t>
      </w:r>
      <w:r w:rsidR="00052111">
        <w:rPr>
          <w:highlight w:val="yellow"/>
        </w:rPr>
        <w:t xml:space="preserve"> </w:t>
      </w:r>
    </w:p>
    <w:p w14:paraId="550CD13B" w14:textId="6382546F" w:rsidR="00013038" w:rsidRDefault="00013038" w:rsidP="00013038">
      <w:pPr>
        <w:tabs>
          <w:tab w:val="left" w:pos="6065"/>
        </w:tabs>
        <w:spacing w:line="276" w:lineRule="auto"/>
        <w:rPr>
          <w:b/>
          <w:bCs/>
        </w:rPr>
      </w:pPr>
      <w:r>
        <w:rPr>
          <w:b/>
          <w:bCs/>
        </w:rPr>
        <w:tab/>
      </w:r>
    </w:p>
    <w:p w14:paraId="7ADA8274" w14:textId="2D5F0325" w:rsidR="0089785B" w:rsidRPr="004F4DCF" w:rsidRDefault="0089785B" w:rsidP="00013038">
      <w:pPr>
        <w:tabs>
          <w:tab w:val="left" w:pos="6065"/>
        </w:tabs>
        <w:spacing w:line="276" w:lineRule="auto"/>
      </w:pPr>
      <w:r w:rsidRPr="00013038">
        <w:br w:type="page"/>
      </w:r>
    </w:p>
    <w:p w14:paraId="34973CF0" w14:textId="2E684E3C" w:rsidR="00F81109" w:rsidRPr="00463802" w:rsidRDefault="0089785B" w:rsidP="00463802">
      <w:pPr>
        <w:pStyle w:val="Heading2"/>
        <w:spacing w:before="0" w:after="160"/>
        <w:rPr>
          <w:b w:val="0"/>
          <w:bCs w:val="0"/>
        </w:rPr>
      </w:pPr>
      <w:bookmarkStart w:id="89" w:name="_Toc116064627"/>
      <w:bookmarkStart w:id="90" w:name="_Toc117591255"/>
      <w:r w:rsidRPr="0089785B">
        <w:rPr>
          <w:b w:val="0"/>
          <w:bCs w:val="0"/>
        </w:rPr>
        <w:lastRenderedPageBreak/>
        <w:t>References</w:t>
      </w:r>
      <w:bookmarkEnd w:id="89"/>
      <w:bookmarkEnd w:id="90"/>
    </w:p>
    <w:p w14:paraId="6A785A7D"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1" w:name="allen03"/>
      <w:r w:rsidRPr="00775B6B">
        <w:rPr>
          <w:rFonts w:ascii="Ebrima" w:hAnsi="Ebrima" w:cs="Arial"/>
          <w:sz w:val="22"/>
          <w:szCs w:val="22"/>
        </w:rPr>
        <w:t xml:space="preserve">Allen, J. S., Damasio, H., Grabowski, T. J., Bruss, J., &amp; Zhang, W. (2003). Sexual dimorphism and asymmetries in the gray–white composition of the human cerebrum.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18</w:t>
      </w:r>
      <w:r w:rsidRPr="00775B6B">
        <w:rPr>
          <w:rFonts w:ascii="Ebrima" w:hAnsi="Ebrima" w:cs="Arial"/>
          <w:sz w:val="22"/>
          <w:szCs w:val="22"/>
        </w:rPr>
        <w:t xml:space="preserve">(4), 880–894. </w:t>
      </w:r>
      <w:hyperlink r:id="rId18" w:history="1">
        <w:r w:rsidRPr="00775B6B">
          <w:rPr>
            <w:rStyle w:val="Hyperlink"/>
            <w:rFonts w:ascii="Ebrima" w:hAnsi="Ebrima" w:cs="Arial"/>
            <w:sz w:val="22"/>
            <w:szCs w:val="22"/>
          </w:rPr>
          <w:t>https://doi.org/10.1016/s1053-8119(03)00034-x</w:t>
        </w:r>
      </w:hyperlink>
    </w:p>
    <w:p w14:paraId="263466A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2" w:name="allengorski1991"/>
      <w:bookmarkEnd w:id="91"/>
      <w:r w:rsidRPr="00B240D1">
        <w:rPr>
          <w:rFonts w:ascii="Ebrima" w:hAnsi="Ebrima" w:cs="Arial"/>
          <w:sz w:val="22"/>
          <w:szCs w:val="22"/>
          <w:lang w:val="en-US"/>
        </w:rPr>
        <w:t xml:space="preserve">Allen, L. S., &amp; Gorski, R. A. (1991). </w:t>
      </w:r>
      <w:r w:rsidRPr="00775B6B">
        <w:rPr>
          <w:rFonts w:ascii="Ebrima" w:hAnsi="Ebrima" w:cs="Arial"/>
          <w:sz w:val="22"/>
          <w:szCs w:val="22"/>
        </w:rPr>
        <w:t xml:space="preserve">Sexual dimorphism of the anterior commissure and </w:t>
      </w:r>
      <w:proofErr w:type="gramStart"/>
      <w:r w:rsidRPr="00775B6B">
        <w:rPr>
          <w:rFonts w:ascii="Ebrima" w:hAnsi="Ebrima" w:cs="Arial"/>
          <w:sz w:val="22"/>
          <w:szCs w:val="22"/>
        </w:rPr>
        <w:t>massa</w:t>
      </w:r>
      <w:proofErr w:type="gramEnd"/>
      <w:r w:rsidRPr="00775B6B">
        <w:rPr>
          <w:rFonts w:ascii="Ebrima" w:hAnsi="Ebrima" w:cs="Arial"/>
          <w:sz w:val="22"/>
          <w:szCs w:val="22"/>
        </w:rPr>
        <w:t xml:space="preserve"> intermedia of the human brain. </w:t>
      </w:r>
      <w:r w:rsidRPr="00775B6B">
        <w:rPr>
          <w:rFonts w:ascii="Ebrima" w:hAnsi="Ebrima" w:cs="Arial"/>
          <w:i/>
          <w:iCs/>
          <w:sz w:val="22"/>
          <w:szCs w:val="22"/>
        </w:rPr>
        <w:t>The Journal of Comparative Neurology, 312</w:t>
      </w:r>
      <w:r w:rsidRPr="00775B6B">
        <w:rPr>
          <w:rFonts w:ascii="Ebrima" w:hAnsi="Ebrima" w:cs="Arial"/>
          <w:sz w:val="22"/>
          <w:szCs w:val="22"/>
        </w:rPr>
        <w:t xml:space="preserve">(1), 97–104. </w:t>
      </w:r>
      <w:hyperlink r:id="rId19" w:history="1">
        <w:r w:rsidRPr="00775B6B">
          <w:rPr>
            <w:rStyle w:val="Hyperlink"/>
            <w:rFonts w:ascii="Ebrima" w:hAnsi="Ebrima" w:cs="Arial"/>
            <w:sz w:val="22"/>
            <w:szCs w:val="22"/>
          </w:rPr>
          <w:t>https://doi.org/10.1002/cne.903120108</w:t>
        </w:r>
      </w:hyperlink>
      <w:r w:rsidRPr="00775B6B">
        <w:rPr>
          <w:rFonts w:ascii="Ebrima" w:hAnsi="Ebrima" w:cs="Arial"/>
          <w:sz w:val="22"/>
          <w:szCs w:val="22"/>
        </w:rPr>
        <w:t xml:space="preserve">  </w:t>
      </w:r>
    </w:p>
    <w:p w14:paraId="5A3ED45B" w14:textId="77777777" w:rsidR="003C5A99" w:rsidRDefault="004B140A" w:rsidP="00275F68">
      <w:pPr>
        <w:pStyle w:val="NormalWeb"/>
        <w:spacing w:before="0" w:beforeAutospacing="0" w:after="120" w:afterAutospacing="0" w:line="276" w:lineRule="auto"/>
        <w:ind w:left="709" w:hanging="709"/>
        <w:jc w:val="both"/>
        <w:rPr>
          <w:rStyle w:val="Hyperlink"/>
          <w:rFonts w:ascii="Ebrima" w:hAnsi="Ebrima" w:cs="Arial"/>
          <w:sz w:val="22"/>
          <w:szCs w:val="22"/>
        </w:rPr>
      </w:pPr>
      <w:bookmarkStart w:id="93" w:name="allen1991"/>
      <w:bookmarkEnd w:id="92"/>
      <w:r w:rsidRPr="00775B6B">
        <w:rPr>
          <w:rFonts w:ascii="Ebrima" w:hAnsi="Ebrima" w:cs="Arial"/>
          <w:sz w:val="22"/>
          <w:szCs w:val="22"/>
        </w:rPr>
        <w:t xml:space="preserve">Allen, L. S., Richey, M., Chai, Y., &amp; Gorski, R. (1991). Sex differences in the corpus callosum of the living human being. </w:t>
      </w:r>
      <w:r w:rsidRPr="00775B6B">
        <w:rPr>
          <w:rFonts w:ascii="Ebrima" w:hAnsi="Ebrima" w:cs="Arial"/>
          <w:i/>
          <w:iCs/>
          <w:sz w:val="22"/>
          <w:szCs w:val="22"/>
        </w:rPr>
        <w:t>The Journal of Neuroscience, 11</w:t>
      </w:r>
      <w:r w:rsidRPr="00775B6B">
        <w:rPr>
          <w:rFonts w:ascii="Ebrima" w:hAnsi="Ebrima" w:cs="Arial"/>
          <w:sz w:val="22"/>
          <w:szCs w:val="22"/>
        </w:rPr>
        <w:t xml:space="preserve">(4), 933–942. </w:t>
      </w:r>
      <w:hyperlink r:id="rId20" w:history="1">
        <w:r w:rsidRPr="00775B6B">
          <w:rPr>
            <w:rStyle w:val="Hyperlink"/>
            <w:rFonts w:ascii="Ebrima" w:hAnsi="Ebrima" w:cs="Arial"/>
            <w:sz w:val="22"/>
            <w:szCs w:val="22"/>
          </w:rPr>
          <w:t>https://doi.org/10.1523/jneurosci.11-04-00933.1991</w:t>
        </w:r>
      </w:hyperlink>
    </w:p>
    <w:p w14:paraId="43529DBC" w14:textId="06009334" w:rsidR="004B140A" w:rsidRPr="00775B6B" w:rsidRDefault="003C5A99" w:rsidP="00275F68">
      <w:pPr>
        <w:pStyle w:val="NormalWeb"/>
        <w:spacing w:before="0" w:beforeAutospacing="0" w:after="120" w:afterAutospacing="0" w:line="276" w:lineRule="auto"/>
        <w:ind w:left="709" w:hanging="709"/>
        <w:jc w:val="both"/>
        <w:rPr>
          <w:rFonts w:ascii="Ebrima" w:hAnsi="Ebrima" w:cs="Arial"/>
          <w:sz w:val="22"/>
          <w:szCs w:val="22"/>
        </w:rPr>
      </w:pPr>
      <w:bookmarkStart w:id="94" w:name="anderson2018"/>
      <w:r w:rsidRPr="003C5A99">
        <w:rPr>
          <w:rFonts w:ascii="Ebrima" w:hAnsi="Ebrima" w:cs="Arial"/>
          <w:sz w:val="22"/>
          <w:szCs w:val="22"/>
        </w:rPr>
        <w:t xml:space="preserve">Anderson, N. E., Harenski, K. A., Harenski, C. L., Koenigs, M. R., Decety, J., Calhoun, V. D. &amp; Kiehl, </w:t>
      </w:r>
      <w:bookmarkEnd w:id="94"/>
      <w:r w:rsidRPr="003C5A99">
        <w:rPr>
          <w:rFonts w:ascii="Ebrima" w:hAnsi="Ebrima" w:cs="Arial"/>
          <w:sz w:val="22"/>
          <w:szCs w:val="22"/>
        </w:rPr>
        <w:t xml:space="preserve">K. A. (2018). Machine learning of brain gray matter differentiates sex in a large forensic sample. </w:t>
      </w:r>
      <w:r w:rsidRPr="003C5A99">
        <w:rPr>
          <w:rFonts w:ascii="Ebrima" w:hAnsi="Ebrima" w:cs="Arial"/>
          <w:i/>
          <w:sz w:val="22"/>
          <w:szCs w:val="22"/>
        </w:rPr>
        <w:t>Human Brain Mapping, 40</w:t>
      </w:r>
      <w:r w:rsidRPr="003C5A99">
        <w:rPr>
          <w:rFonts w:ascii="Ebrima" w:hAnsi="Ebrima" w:cs="Arial"/>
          <w:sz w:val="22"/>
          <w:szCs w:val="22"/>
        </w:rPr>
        <w:t xml:space="preserve">(5), 1496–1506. </w:t>
      </w:r>
      <w:hyperlink r:id="rId21" w:history="1">
        <w:r w:rsidRPr="00E210AF">
          <w:rPr>
            <w:rStyle w:val="Hyperlink"/>
            <w:rFonts w:ascii="Ebrima" w:hAnsi="Ebrima" w:cs="Arial"/>
            <w:sz w:val="22"/>
            <w:szCs w:val="22"/>
          </w:rPr>
          <w:t>https://doi.org/10.1002/hbm.24462</w:t>
        </w:r>
      </w:hyperlink>
      <w:r>
        <w:rPr>
          <w:rFonts w:ascii="Ebrima" w:hAnsi="Ebrima" w:cs="Arial"/>
          <w:sz w:val="22"/>
          <w:szCs w:val="22"/>
        </w:rPr>
        <w:t xml:space="preserve"> </w:t>
      </w:r>
    </w:p>
    <w:p w14:paraId="537A0E50"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5" w:name="appelros2009"/>
      <w:bookmarkEnd w:id="93"/>
      <w:r w:rsidRPr="00775B6B">
        <w:rPr>
          <w:rFonts w:ascii="Ebrima" w:hAnsi="Ebrima" w:cs="Arial"/>
          <w:sz w:val="22"/>
          <w:szCs w:val="22"/>
        </w:rPr>
        <w:t xml:space="preserve">Appelros, P., Stegmayr, B., &amp; Terént, A. (2009). Sex Differences in Stroke Epidemiology.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(4), 1082–1090. </w:t>
      </w:r>
      <w:hyperlink r:id="rId22" w:history="1">
        <w:r w:rsidRPr="00775B6B">
          <w:rPr>
            <w:rStyle w:val="Hyperlink"/>
            <w:rFonts w:ascii="Ebrima" w:hAnsi="Ebrima" w:cs="Arial"/>
            <w:sz w:val="22"/>
            <w:szCs w:val="22"/>
          </w:rPr>
          <w:t>https://doi.org/10.1161/strokeaha.108.540781</w:t>
        </w:r>
      </w:hyperlink>
      <w:r w:rsidRPr="00775B6B">
        <w:rPr>
          <w:rFonts w:ascii="Ebrima" w:hAnsi="Ebrima" w:cs="Arial"/>
          <w:sz w:val="22"/>
          <w:szCs w:val="22"/>
        </w:rPr>
        <w:t xml:space="preserve"> </w:t>
      </w:r>
    </w:p>
    <w:p w14:paraId="0C83E4D0"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6" w:name="barrett2007"/>
      <w:bookmarkEnd w:id="95"/>
      <w:r w:rsidRPr="00775B6B">
        <w:rPr>
          <w:rFonts w:ascii="Ebrima" w:hAnsi="Ebrima" w:cs="Arial"/>
          <w:sz w:val="22"/>
          <w:szCs w:val="22"/>
        </w:rPr>
        <w:t xml:space="preserve">Barrett, K. M., Brott, T. G., Brown, R. D., Frankel, M. R., Worrall, B. B., Silliman, S. L., . . . Meschia, J. F. (2007). Sex Differences in Stroke Severity, Symptoms, and Deficits After First-ever Ischemic Stroke. </w:t>
      </w:r>
      <w:r w:rsidRPr="00775B6B">
        <w:rPr>
          <w:rFonts w:ascii="Ebrima" w:hAnsi="Ebrima" w:cs="Arial"/>
          <w:i/>
          <w:iCs/>
          <w:sz w:val="22"/>
          <w:szCs w:val="22"/>
        </w:rPr>
        <w:t>Journal of Stroke and Cerebrovascular Diseases, 16</w:t>
      </w:r>
      <w:r w:rsidRPr="00775B6B">
        <w:rPr>
          <w:rFonts w:ascii="Ebrima" w:hAnsi="Ebrima" w:cs="Arial"/>
          <w:sz w:val="22"/>
          <w:szCs w:val="22"/>
        </w:rPr>
        <w:t xml:space="preserve">(1), 34–39. </w:t>
      </w:r>
      <w:hyperlink r:id="rId23" w:history="1">
        <w:r w:rsidRPr="00775B6B">
          <w:rPr>
            <w:rStyle w:val="Hyperlink"/>
            <w:rFonts w:ascii="Ebrima" w:hAnsi="Ebrima" w:cs="Arial"/>
            <w:sz w:val="22"/>
            <w:szCs w:val="22"/>
          </w:rPr>
          <w:t>https://doi.org/10.1016/j.jstrokecerebrovasdis.2006.11.002</w:t>
        </w:r>
      </w:hyperlink>
      <w:r w:rsidRPr="00775B6B">
        <w:rPr>
          <w:rFonts w:ascii="Ebrima" w:hAnsi="Ebrima" w:cs="Arial"/>
          <w:sz w:val="22"/>
          <w:szCs w:val="22"/>
        </w:rPr>
        <w:t xml:space="preserve"> </w:t>
      </w:r>
    </w:p>
    <w:p w14:paraId="3AEDB98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7" w:name="bartolomeo2007"/>
      <w:bookmarkEnd w:id="96"/>
      <w:r w:rsidRPr="009F3929">
        <w:rPr>
          <w:rFonts w:ascii="Ebrima" w:hAnsi="Ebrima" w:cs="Arial"/>
          <w:sz w:val="22"/>
          <w:szCs w:val="22"/>
          <w:lang w:val="de-DE"/>
        </w:rPr>
        <w:t xml:space="preserve">Bartolomeo, P., Thiebaut de Schotten, M., &amp; Doricchi, F. (2007). </w:t>
      </w:r>
      <w:r w:rsidRPr="00775B6B">
        <w:rPr>
          <w:rFonts w:ascii="Ebrima" w:hAnsi="Ebrima" w:cs="Arial"/>
          <w:sz w:val="22"/>
          <w:szCs w:val="22"/>
        </w:rPr>
        <w:t xml:space="preserve">Left Unilateral Neglect as a Disconnection Syndrome.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(11), 2479–2490. </w:t>
      </w:r>
      <w:hyperlink r:id="rId24" w:history="1">
        <w:r w:rsidRPr="00775B6B">
          <w:rPr>
            <w:rStyle w:val="Hyperlink"/>
            <w:rFonts w:ascii="Ebrima" w:hAnsi="Ebrima" w:cs="Arial"/>
            <w:sz w:val="22"/>
            <w:szCs w:val="22"/>
          </w:rPr>
          <w:t>https://doi.org/10.1093/cercor/bhl181</w:t>
        </w:r>
      </w:hyperlink>
      <w:r w:rsidRPr="00775B6B">
        <w:rPr>
          <w:rFonts w:ascii="Ebrima" w:hAnsi="Ebrima" w:cs="Arial"/>
          <w:sz w:val="22"/>
          <w:szCs w:val="22"/>
        </w:rPr>
        <w:t xml:space="preserve">   </w:t>
      </w:r>
    </w:p>
    <w:p w14:paraId="4CF46D0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8" w:name="beckerkarnath2010"/>
      <w:bookmarkEnd w:id="97"/>
      <w:r w:rsidRPr="009F3929">
        <w:rPr>
          <w:rFonts w:ascii="Ebrima" w:hAnsi="Ebrima" w:cs="Arial"/>
          <w:sz w:val="22"/>
          <w:szCs w:val="22"/>
          <w:lang w:val="de-DE"/>
        </w:rPr>
        <w:t xml:space="preserve">Becker, E., &amp; Karnath, H. O. (2010). </w:t>
      </w:r>
      <w:r w:rsidRPr="00775B6B">
        <w:rPr>
          <w:rFonts w:ascii="Ebrima" w:hAnsi="Ebrima" w:cs="Arial"/>
          <w:sz w:val="22"/>
          <w:szCs w:val="22"/>
        </w:rPr>
        <w:t xml:space="preserve">Neuroimaging of eye position reveals spatial neglect.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133</w:t>
      </w:r>
      <w:r w:rsidRPr="00775B6B">
        <w:rPr>
          <w:rFonts w:ascii="Ebrima" w:hAnsi="Ebrima" w:cs="Arial"/>
          <w:sz w:val="22"/>
          <w:szCs w:val="22"/>
        </w:rPr>
        <w:t xml:space="preserve">(3), 909–914. </w:t>
      </w:r>
      <w:hyperlink r:id="rId25" w:history="1">
        <w:r w:rsidRPr="00775B6B">
          <w:rPr>
            <w:rStyle w:val="Hyperlink"/>
            <w:rFonts w:ascii="Ebrima" w:hAnsi="Ebrima" w:cs="Arial"/>
            <w:sz w:val="22"/>
            <w:szCs w:val="22"/>
          </w:rPr>
          <w:t>https://doi.org/10.1093/brain/awq011</w:t>
        </w:r>
      </w:hyperlink>
      <w:bookmarkEnd w:id="98"/>
      <w:r w:rsidRPr="00775B6B">
        <w:rPr>
          <w:rFonts w:ascii="Ebrima" w:hAnsi="Ebrima" w:cs="Arial"/>
          <w:sz w:val="22"/>
          <w:szCs w:val="22"/>
        </w:rPr>
        <w:t xml:space="preserve">  </w:t>
      </w:r>
    </w:p>
    <w:p w14:paraId="58087E3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99" w:name="beschin1997"/>
      <w:r w:rsidRPr="00775B6B">
        <w:rPr>
          <w:rFonts w:ascii="Ebrima" w:hAnsi="Ebrima" w:cs="Arial"/>
          <w:sz w:val="22"/>
          <w:szCs w:val="22"/>
        </w:rPr>
        <w:t xml:space="preserve">Beschin, N., Cocchini, G., Della Sala, S., &amp; Logie, R. H. (1997). What the Eyes Perceive, The Brain Ignores: A Case of Pure Unilateral Representational Neglect.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3–26. </w:t>
      </w:r>
      <w:hyperlink r:id="rId26" w:history="1">
        <w:r w:rsidRPr="00775B6B">
          <w:rPr>
            <w:rStyle w:val="Hyperlink"/>
            <w:rFonts w:ascii="Ebrima" w:hAnsi="Ebrima" w:cs="Arial"/>
            <w:sz w:val="22"/>
            <w:szCs w:val="22"/>
          </w:rPr>
          <w:t>https://doi.org/10.1016/s0010-9452(97)80002-0</w:t>
        </w:r>
      </w:hyperlink>
      <w:bookmarkEnd w:id="99"/>
      <w:r w:rsidRPr="00775B6B">
        <w:rPr>
          <w:rFonts w:ascii="Ebrima" w:hAnsi="Ebrima" w:cs="Arial"/>
          <w:sz w:val="22"/>
          <w:szCs w:val="22"/>
        </w:rPr>
        <w:t xml:space="preserve">  </w:t>
      </w:r>
    </w:p>
    <w:p w14:paraId="58DECC6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0" w:name="bibawi1995"/>
      <w:r w:rsidRPr="00775B6B">
        <w:rPr>
          <w:rFonts w:ascii="Ebrima" w:hAnsi="Ebrima" w:cs="Arial"/>
          <w:sz w:val="22"/>
          <w:szCs w:val="22"/>
        </w:rPr>
        <w:t xml:space="preserve">Bibawi, D., Cherry, B., &amp; Hellige, J. B. (1995). Fluctuations of perceptual asymmetry across time in women and men: Effects related to the menstrual cycle.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(1), 131–138. </w:t>
      </w:r>
      <w:hyperlink r:id="rId27" w:history="1">
        <w:r w:rsidRPr="00775B6B">
          <w:rPr>
            <w:rStyle w:val="Hyperlink"/>
            <w:rFonts w:ascii="Ebrima" w:hAnsi="Ebrima" w:cs="Arial"/>
            <w:sz w:val="22"/>
            <w:szCs w:val="22"/>
          </w:rPr>
          <w:t>https://doi.org/10.1016/0028-3932(94)00103-v</w:t>
        </w:r>
      </w:hyperlink>
      <w:r w:rsidRPr="00775B6B">
        <w:rPr>
          <w:rFonts w:ascii="Ebrima" w:hAnsi="Ebrima" w:cs="Arial"/>
          <w:sz w:val="22"/>
          <w:szCs w:val="22"/>
        </w:rPr>
        <w:t xml:space="preserve">  </w:t>
      </w:r>
    </w:p>
    <w:p w14:paraId="7655B0F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1" w:name="bird2006"/>
      <w:bookmarkEnd w:id="100"/>
      <w:r w:rsidRPr="00775B6B">
        <w:rPr>
          <w:rFonts w:ascii="Ebrima" w:hAnsi="Ebrima" w:cs="Arial"/>
          <w:sz w:val="22"/>
          <w:szCs w:val="22"/>
        </w:rPr>
        <w:t xml:space="preserve">Bird, C. M. (2006). Visual neglect after right posterior cerebral artery infarction. </w:t>
      </w:r>
      <w:r w:rsidRPr="00775B6B">
        <w:rPr>
          <w:rFonts w:ascii="Ebrima" w:hAnsi="Ebrima" w:cs="Arial"/>
          <w:i/>
          <w:iCs/>
          <w:sz w:val="22"/>
          <w:szCs w:val="22"/>
        </w:rPr>
        <w:t>Journal of Neurology, Neurosurgery &amp; Psychiatry</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(9), 1008–1012. </w:t>
      </w:r>
      <w:hyperlink r:id="rId28" w:history="1">
        <w:r w:rsidRPr="00775B6B">
          <w:rPr>
            <w:rStyle w:val="Hyperlink"/>
            <w:rFonts w:ascii="Ebrima" w:hAnsi="Ebrima" w:cs="Arial"/>
            <w:sz w:val="22"/>
            <w:szCs w:val="22"/>
          </w:rPr>
          <w:t>https://doi.org/10.1136/jnnp.2006.094417</w:t>
        </w:r>
      </w:hyperlink>
      <w:r w:rsidRPr="00775B6B">
        <w:rPr>
          <w:rFonts w:ascii="Ebrima" w:hAnsi="Ebrima" w:cs="Arial"/>
          <w:sz w:val="22"/>
          <w:szCs w:val="22"/>
        </w:rPr>
        <w:t xml:space="preserve">  </w:t>
      </w:r>
    </w:p>
    <w:p w14:paraId="5072CA1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2" w:name="bisiach1978"/>
      <w:bookmarkEnd w:id="101"/>
      <w:r w:rsidRPr="00775B6B">
        <w:rPr>
          <w:rFonts w:ascii="Ebrima" w:hAnsi="Ebrima" w:cs="Arial"/>
          <w:sz w:val="22"/>
          <w:szCs w:val="22"/>
        </w:rPr>
        <w:t xml:space="preserve">Bisiach, E., &amp; Luzzatti, C. (1978). Unilateral Neglect of Representational Space.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(1), 129–133. </w:t>
      </w:r>
      <w:hyperlink r:id="rId29" w:history="1">
        <w:r w:rsidRPr="00775B6B">
          <w:rPr>
            <w:rStyle w:val="Hyperlink"/>
            <w:rFonts w:ascii="Ebrima" w:hAnsi="Ebrima" w:cs="Arial"/>
            <w:sz w:val="22"/>
            <w:szCs w:val="22"/>
          </w:rPr>
          <w:t>https://doi.org/10.1016/s0010-9452(78)80016-1</w:t>
        </w:r>
      </w:hyperlink>
      <w:bookmarkEnd w:id="102"/>
      <w:r w:rsidRPr="00775B6B">
        <w:rPr>
          <w:rFonts w:ascii="Ebrima" w:hAnsi="Ebrima" w:cs="Arial"/>
          <w:sz w:val="22"/>
          <w:szCs w:val="22"/>
        </w:rPr>
        <w:t xml:space="preserve">  </w:t>
      </w:r>
    </w:p>
    <w:p w14:paraId="5EC0F1BC"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3" w:name="boespflug2011"/>
      <w:r w:rsidRPr="00775B6B">
        <w:rPr>
          <w:rFonts w:ascii="Ebrima" w:hAnsi="Ebrima" w:cs="Arial"/>
          <w:sz w:val="22"/>
          <w:szCs w:val="22"/>
        </w:rPr>
        <w:t xml:space="preserve">Boespflug, E. L., Storrs, J. M., Allendorfer, J. B., Lamy, M., Eliassen, J. C., &amp; Page, S. (2011). Mean diffusivity as a potential diffusion tensor biomarker of motor rehabilitation after </w:t>
      </w:r>
      <w:r w:rsidRPr="00775B6B">
        <w:rPr>
          <w:rFonts w:ascii="Ebrima" w:hAnsi="Ebrima" w:cs="Arial"/>
          <w:sz w:val="22"/>
          <w:szCs w:val="22"/>
        </w:rPr>
        <w:lastRenderedPageBreak/>
        <w:t xml:space="preserve">electrical stimulation incorporating task specific exercise in stroke: a pilot study. </w:t>
      </w:r>
      <w:r w:rsidRPr="00775B6B">
        <w:rPr>
          <w:rFonts w:ascii="Ebrima" w:hAnsi="Ebrima" w:cs="Arial"/>
          <w:i/>
          <w:iCs/>
          <w:sz w:val="22"/>
          <w:szCs w:val="22"/>
        </w:rPr>
        <w:t>Brain Imaging and Behavior</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(3), 359–369. </w:t>
      </w:r>
      <w:hyperlink r:id="rId30" w:history="1">
        <w:r w:rsidRPr="00775B6B">
          <w:rPr>
            <w:rStyle w:val="Hyperlink"/>
            <w:rFonts w:ascii="Ebrima" w:hAnsi="Ebrima" w:cs="Arial"/>
            <w:sz w:val="22"/>
            <w:szCs w:val="22"/>
          </w:rPr>
          <w:t>https://doi.org/10.1007/s11682-011-9144-1</w:t>
        </w:r>
      </w:hyperlink>
      <w:r w:rsidRPr="00775B6B">
        <w:rPr>
          <w:rFonts w:ascii="Ebrima" w:hAnsi="Ebrima" w:cs="Arial"/>
          <w:sz w:val="22"/>
          <w:szCs w:val="22"/>
        </w:rPr>
        <w:t xml:space="preserve">  </w:t>
      </w:r>
    </w:p>
    <w:p w14:paraId="2B069769" w14:textId="77777777" w:rsidR="004B140A" w:rsidRPr="00557F06"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04" w:name="bonkhoff2022"/>
      <w:bookmarkEnd w:id="103"/>
      <w:r w:rsidRPr="00B240D1">
        <w:rPr>
          <w:rFonts w:ascii="Ebrima" w:hAnsi="Ebrima" w:cs="Arial"/>
          <w:sz w:val="22"/>
          <w:szCs w:val="22"/>
        </w:rPr>
        <w:t>Bonkhoff, A. K., Bretzner, M., Hong, S., Schirmer, M. D., Cohen, A., Regenhardt, R. W</w:t>
      </w:r>
      <w:proofErr w:type="gramStart"/>
      <w:r w:rsidRPr="00B240D1">
        <w:rPr>
          <w:rFonts w:ascii="Ebrima" w:hAnsi="Ebrima" w:cs="Arial"/>
          <w:sz w:val="22"/>
          <w:szCs w:val="22"/>
        </w:rPr>
        <w:t>., . . .</w:t>
      </w:r>
      <w:proofErr w:type="gramEnd"/>
      <w:r w:rsidRPr="00B240D1">
        <w:rPr>
          <w:rFonts w:ascii="Ebrima" w:hAnsi="Ebrima" w:cs="Arial"/>
          <w:sz w:val="22"/>
          <w:szCs w:val="22"/>
        </w:rPr>
        <w:t xml:space="preserve"> </w:t>
      </w:r>
      <w:r w:rsidRPr="00775B6B">
        <w:rPr>
          <w:rFonts w:ascii="Ebrima" w:hAnsi="Ebrima" w:cs="Arial"/>
          <w:sz w:val="22"/>
          <w:szCs w:val="22"/>
        </w:rPr>
        <w:t xml:space="preserve">Rost, N. S. (2022). Sex-specific lesion pattern of functional outcomes after stroke. </w:t>
      </w:r>
      <w:r w:rsidRPr="00775B6B">
        <w:rPr>
          <w:rFonts w:ascii="Ebrima" w:hAnsi="Ebrima" w:cs="Arial"/>
          <w:i/>
          <w:iCs/>
          <w:sz w:val="22"/>
          <w:szCs w:val="22"/>
        </w:rPr>
        <w:t>Brain Communications, 4</w:t>
      </w:r>
      <w:r w:rsidRPr="00775B6B">
        <w:rPr>
          <w:rFonts w:ascii="Ebrima" w:hAnsi="Ebrima" w:cs="Arial"/>
          <w:sz w:val="22"/>
          <w:szCs w:val="22"/>
        </w:rPr>
        <w:t xml:space="preserve">(2). </w:t>
      </w:r>
      <w:hyperlink r:id="rId31" w:history="1">
        <w:r w:rsidRPr="00557F06">
          <w:rPr>
            <w:rStyle w:val="Hyperlink"/>
            <w:rFonts w:ascii="Ebrima" w:hAnsi="Ebrima" w:cs="Arial"/>
            <w:sz w:val="22"/>
            <w:szCs w:val="22"/>
            <w:lang w:val="de-DE"/>
          </w:rPr>
          <w:t>https://doi.org/10.1093/braincomms/fcac020</w:t>
        </w:r>
      </w:hyperlink>
      <w:r w:rsidRPr="00557F06">
        <w:rPr>
          <w:rFonts w:ascii="Ebrima" w:hAnsi="Ebrima" w:cs="Arial"/>
          <w:sz w:val="22"/>
          <w:szCs w:val="22"/>
          <w:lang w:val="de-DE"/>
        </w:rPr>
        <w:t xml:space="preserve"> </w:t>
      </w:r>
    </w:p>
    <w:p w14:paraId="36EB500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5" w:name="bonkhoff2021"/>
      <w:bookmarkEnd w:id="104"/>
      <w:r w:rsidRPr="00557F06">
        <w:rPr>
          <w:rFonts w:ascii="Ebrima" w:hAnsi="Ebrima" w:cs="Arial"/>
          <w:sz w:val="22"/>
          <w:szCs w:val="22"/>
          <w:lang w:val="de-DE"/>
        </w:rPr>
        <w:t xml:space="preserve">Bonkhoff, A. K., Schirmer, M. D., Bretzner, M., Hong, S., Regenhardt, R. W., Brudfors, M., . . . </w:t>
      </w:r>
      <w:r w:rsidRPr="00775B6B">
        <w:rPr>
          <w:rFonts w:ascii="Ebrima" w:hAnsi="Ebrima" w:cs="Arial"/>
          <w:sz w:val="22"/>
          <w:szCs w:val="22"/>
        </w:rPr>
        <w:t xml:space="preserve">Rost, N. S. (2021). Outcome after acute ischemic stroke is linked to sex-specific lesion patterns. </w:t>
      </w:r>
      <w:r w:rsidRPr="00775B6B">
        <w:rPr>
          <w:rFonts w:ascii="Ebrima" w:hAnsi="Ebrima" w:cs="Arial"/>
          <w:i/>
          <w:iCs/>
          <w:sz w:val="22"/>
          <w:szCs w:val="22"/>
        </w:rPr>
        <w:t>Nature Communications</w:t>
      </w:r>
      <w:r w:rsidRPr="00775B6B">
        <w:rPr>
          <w:rFonts w:ascii="Ebrima" w:hAnsi="Ebrima" w:cs="Arial"/>
          <w:sz w:val="22"/>
          <w:szCs w:val="22"/>
        </w:rPr>
        <w:t xml:space="preserve">, </w:t>
      </w:r>
      <w:r w:rsidRPr="00775B6B">
        <w:rPr>
          <w:rFonts w:ascii="Ebrima" w:hAnsi="Ebrima" w:cs="Arial"/>
          <w:i/>
          <w:iCs/>
          <w:sz w:val="22"/>
          <w:szCs w:val="22"/>
        </w:rPr>
        <w:t>12</w:t>
      </w:r>
      <w:r w:rsidRPr="00775B6B">
        <w:rPr>
          <w:rFonts w:ascii="Ebrima" w:hAnsi="Ebrima" w:cs="Arial"/>
          <w:sz w:val="22"/>
          <w:szCs w:val="22"/>
        </w:rPr>
        <w:t xml:space="preserve">(1). </w:t>
      </w:r>
      <w:hyperlink r:id="rId32" w:history="1">
        <w:r w:rsidRPr="00775B6B">
          <w:rPr>
            <w:rStyle w:val="Hyperlink"/>
            <w:rFonts w:ascii="Ebrima" w:hAnsi="Ebrima" w:cs="Arial"/>
            <w:sz w:val="22"/>
            <w:szCs w:val="22"/>
          </w:rPr>
          <w:t>https://doi.org/10.1038/s41467-021-23492-3</w:t>
        </w:r>
      </w:hyperlink>
      <w:bookmarkEnd w:id="105"/>
      <w:r w:rsidRPr="00775B6B">
        <w:rPr>
          <w:rFonts w:ascii="Ebrima" w:hAnsi="Ebrima" w:cs="Arial"/>
          <w:sz w:val="22"/>
          <w:szCs w:val="22"/>
        </w:rPr>
        <w:t xml:space="preserve">  </w:t>
      </w:r>
    </w:p>
    <w:p w14:paraId="7C697E1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6" w:name="borghei2021"/>
      <w:r w:rsidRPr="00775B6B">
        <w:rPr>
          <w:rFonts w:ascii="Ebrima" w:hAnsi="Ebrima" w:cs="Arial"/>
          <w:sz w:val="22"/>
          <w:szCs w:val="22"/>
        </w:rPr>
        <w:t xml:space="preserve">Borghei, A., Kapucu, I., Dawe, R., Kocak, M. &amp; Sani, S. (2021). Structural connectivity of the human </w:t>
      </w:r>
      <w:proofErr w:type="gramStart"/>
      <w:r w:rsidRPr="00775B6B">
        <w:rPr>
          <w:rFonts w:ascii="Ebrima" w:hAnsi="Ebrima" w:cs="Arial"/>
          <w:sz w:val="22"/>
          <w:szCs w:val="22"/>
        </w:rPr>
        <w:t>massa</w:t>
      </w:r>
      <w:proofErr w:type="gramEnd"/>
      <w:r w:rsidRPr="00775B6B">
        <w:rPr>
          <w:rFonts w:ascii="Ebrima" w:hAnsi="Ebrima" w:cs="Arial"/>
          <w:sz w:val="22"/>
          <w:szCs w:val="22"/>
        </w:rPr>
        <w:t xml:space="preserve"> intermedia: A probabilistic tractography study. </w:t>
      </w:r>
      <w:r w:rsidRPr="00775B6B">
        <w:rPr>
          <w:rFonts w:ascii="Ebrima" w:hAnsi="Ebrima" w:cs="Arial"/>
          <w:i/>
          <w:sz w:val="22"/>
          <w:szCs w:val="22"/>
        </w:rPr>
        <w:t>Human Brain Mapping, 42(</w:t>
      </w:r>
      <w:r w:rsidRPr="00775B6B">
        <w:rPr>
          <w:rFonts w:ascii="Ebrima" w:hAnsi="Ebrima" w:cs="Arial"/>
          <w:sz w:val="22"/>
          <w:szCs w:val="22"/>
        </w:rPr>
        <w:t xml:space="preserve">6), 1794–1804. </w:t>
      </w:r>
      <w:hyperlink r:id="rId33" w:history="1">
        <w:r w:rsidRPr="00775B6B">
          <w:rPr>
            <w:rStyle w:val="Hyperlink"/>
            <w:rFonts w:ascii="Ebrima" w:hAnsi="Ebrima" w:cs="Arial"/>
            <w:sz w:val="22"/>
            <w:szCs w:val="22"/>
          </w:rPr>
          <w:t>https://doi.org/10.1002/hbm.25329</w:t>
        </w:r>
      </w:hyperlink>
      <w:r w:rsidRPr="00775B6B">
        <w:rPr>
          <w:rFonts w:ascii="Ebrima" w:hAnsi="Ebrima" w:cs="Arial"/>
          <w:sz w:val="22"/>
          <w:szCs w:val="22"/>
        </w:rPr>
        <w:t xml:space="preserve"> </w:t>
      </w:r>
    </w:p>
    <w:p w14:paraId="76184ED7"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7" w:name="bowen1999"/>
      <w:bookmarkEnd w:id="106"/>
      <w:r w:rsidRPr="00775B6B">
        <w:rPr>
          <w:rFonts w:ascii="Ebrima" w:hAnsi="Ebrima" w:cs="Arial"/>
          <w:sz w:val="22"/>
          <w:szCs w:val="22"/>
        </w:rPr>
        <w:t xml:space="preserve">Bowen, A., McKenna, K., &amp; Tallis, R. C. (1999). Reasons for Variability in the Reported Rate of Occurrence of Unilateral Spatial Neglect </w:t>
      </w:r>
      <w:proofErr w:type="gramStart"/>
      <w:r w:rsidRPr="00775B6B">
        <w:rPr>
          <w:rFonts w:ascii="Ebrima" w:hAnsi="Ebrima" w:cs="Arial"/>
          <w:sz w:val="22"/>
          <w:szCs w:val="22"/>
        </w:rPr>
        <w:t>After</w:t>
      </w:r>
      <w:proofErr w:type="gramEnd"/>
      <w:r w:rsidRPr="00775B6B">
        <w:rPr>
          <w:rFonts w:ascii="Ebrima" w:hAnsi="Ebrima" w:cs="Arial"/>
          <w:sz w:val="22"/>
          <w:szCs w:val="22"/>
        </w:rPr>
        <w:t xml:space="preserve">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(6), 1196–1202. </w:t>
      </w:r>
      <w:hyperlink r:id="rId34" w:history="1">
        <w:r w:rsidRPr="00775B6B">
          <w:rPr>
            <w:rStyle w:val="Hyperlink"/>
            <w:rFonts w:ascii="Ebrima" w:hAnsi="Ebrima" w:cs="Arial"/>
            <w:sz w:val="22"/>
            <w:szCs w:val="22"/>
          </w:rPr>
          <w:t>https://doi.org/10.1161/01.str.30.6.1196</w:t>
        </w:r>
      </w:hyperlink>
      <w:r w:rsidRPr="00775B6B">
        <w:rPr>
          <w:rFonts w:ascii="Ebrima" w:hAnsi="Ebrima" w:cs="Arial"/>
          <w:sz w:val="22"/>
          <w:szCs w:val="22"/>
        </w:rPr>
        <w:t xml:space="preserve">  </w:t>
      </w:r>
    </w:p>
    <w:p w14:paraId="1D95776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8" w:name="bozzali2012"/>
      <w:bookmarkEnd w:id="107"/>
      <w:r w:rsidRPr="00775B6B">
        <w:rPr>
          <w:rFonts w:ascii="Ebrima" w:hAnsi="Ebrima" w:cs="Arial"/>
          <w:sz w:val="22"/>
          <w:szCs w:val="22"/>
        </w:rPr>
        <w:t xml:space="preserve">Bozzali, M., Mastropasqua, C., Cercignani, M., Giulietti, G., Bonnì, S., Caltagirone, C., &amp; Koch, G. (2012). Microstructural Damage of the Posterior Corpus Callosum Contributes to the Clinical Severity of Neglect. </w:t>
      </w:r>
      <w:r w:rsidRPr="00775B6B">
        <w:rPr>
          <w:rFonts w:ascii="Ebrima" w:hAnsi="Ebrima" w:cs="Arial"/>
          <w:i/>
          <w:iCs/>
          <w:sz w:val="22"/>
          <w:szCs w:val="22"/>
        </w:rPr>
        <w:t>PLoS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e48079. </w:t>
      </w:r>
      <w:hyperlink r:id="rId35" w:history="1">
        <w:r w:rsidRPr="00775B6B">
          <w:rPr>
            <w:rStyle w:val="Hyperlink"/>
            <w:rFonts w:ascii="Ebrima" w:hAnsi="Ebrima" w:cs="Arial"/>
            <w:sz w:val="22"/>
            <w:szCs w:val="22"/>
          </w:rPr>
          <w:t>https://doi.org/10.1371/journal.pone.0048079</w:t>
        </w:r>
      </w:hyperlink>
      <w:r w:rsidRPr="00775B6B">
        <w:rPr>
          <w:rFonts w:ascii="Ebrima" w:hAnsi="Ebrima" w:cs="Arial"/>
          <w:sz w:val="22"/>
          <w:szCs w:val="22"/>
        </w:rPr>
        <w:t xml:space="preserve">  </w:t>
      </w:r>
    </w:p>
    <w:p w14:paraId="0A11A60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09" w:name="burcham1997"/>
      <w:bookmarkEnd w:id="108"/>
      <w:r w:rsidRPr="00775B6B">
        <w:rPr>
          <w:rFonts w:ascii="Ebrima" w:hAnsi="Ebrima" w:cs="Arial"/>
          <w:sz w:val="22"/>
          <w:szCs w:val="22"/>
        </w:rPr>
        <w:t xml:space="preserve">Burcham, K. J., Corwin, J. V., Stoll, M. L., &amp; Reep, R. L. (1997). Disconnection of medial agranular and posterior parietal cortex produces multimodal neglect in rats. </w:t>
      </w:r>
      <w:r w:rsidRPr="00775B6B">
        <w:rPr>
          <w:rFonts w:ascii="Ebrima" w:hAnsi="Ebrima" w:cs="Arial"/>
          <w:i/>
          <w:iCs/>
          <w:sz w:val="22"/>
          <w:szCs w:val="22"/>
        </w:rPr>
        <w:t>Behavioural Brain Research</w:t>
      </w:r>
      <w:r w:rsidRPr="00775B6B">
        <w:rPr>
          <w:rFonts w:ascii="Ebrima" w:hAnsi="Ebrima" w:cs="Arial"/>
          <w:sz w:val="22"/>
          <w:szCs w:val="22"/>
        </w:rPr>
        <w:t xml:space="preserve">, </w:t>
      </w:r>
      <w:r w:rsidRPr="00775B6B">
        <w:rPr>
          <w:rFonts w:ascii="Ebrima" w:hAnsi="Ebrima" w:cs="Arial"/>
          <w:i/>
          <w:iCs/>
          <w:sz w:val="22"/>
          <w:szCs w:val="22"/>
        </w:rPr>
        <w:t>86</w:t>
      </w:r>
      <w:r w:rsidRPr="00775B6B">
        <w:rPr>
          <w:rFonts w:ascii="Ebrima" w:hAnsi="Ebrima" w:cs="Arial"/>
          <w:sz w:val="22"/>
          <w:szCs w:val="22"/>
        </w:rPr>
        <w:t xml:space="preserve">(1), 41–47. </w:t>
      </w:r>
      <w:hyperlink r:id="rId36" w:history="1">
        <w:r w:rsidRPr="00775B6B">
          <w:rPr>
            <w:rStyle w:val="Hyperlink"/>
            <w:rFonts w:ascii="Ebrima" w:hAnsi="Ebrima" w:cs="Arial"/>
            <w:sz w:val="22"/>
            <w:szCs w:val="22"/>
          </w:rPr>
          <w:t>https://doi.org/10.1016/s0166-4328(96)02241-3</w:t>
        </w:r>
      </w:hyperlink>
      <w:bookmarkEnd w:id="109"/>
      <w:r w:rsidRPr="00775B6B">
        <w:rPr>
          <w:rFonts w:ascii="Ebrima" w:hAnsi="Ebrima" w:cs="Arial"/>
          <w:sz w:val="22"/>
          <w:szCs w:val="22"/>
        </w:rPr>
        <w:t xml:space="preserve">  </w:t>
      </w:r>
    </w:p>
    <w:p w14:paraId="621AE93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0" w:name="bushnell2018"/>
      <w:r w:rsidRPr="00775B6B">
        <w:rPr>
          <w:rFonts w:ascii="Ebrima" w:hAnsi="Ebrima" w:cs="Arial"/>
          <w:sz w:val="22"/>
          <w:szCs w:val="22"/>
        </w:rPr>
        <w:t xml:space="preserve">Bushnell, C. D., Chaturvedi, S., Gage, K. R., Herson, P. S., Hurn, P. D., Jiménez, M. C., . . . Rundek, T. (2018). Sex differences in stroke: Challenges and opportunities.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(12), 2179–2191. </w:t>
      </w:r>
      <w:hyperlink r:id="rId37" w:history="1">
        <w:r w:rsidRPr="00775B6B">
          <w:rPr>
            <w:rStyle w:val="Hyperlink"/>
            <w:rFonts w:ascii="Ebrima" w:hAnsi="Ebrima" w:cs="Arial"/>
            <w:sz w:val="22"/>
            <w:szCs w:val="22"/>
          </w:rPr>
          <w:t>https://doi.org/10.1177/0271678x18793324</w:t>
        </w:r>
      </w:hyperlink>
      <w:r w:rsidRPr="00775B6B">
        <w:rPr>
          <w:rFonts w:ascii="Ebrima" w:hAnsi="Ebrima" w:cs="Arial"/>
          <w:sz w:val="22"/>
          <w:szCs w:val="22"/>
        </w:rPr>
        <w:t xml:space="preserve">  </w:t>
      </w:r>
    </w:p>
    <w:p w14:paraId="3D7246FD"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1" w:name="buxbaum2004"/>
      <w:bookmarkEnd w:id="110"/>
      <w:r w:rsidRPr="00775B6B">
        <w:rPr>
          <w:rFonts w:ascii="Ebrima" w:hAnsi="Ebrima" w:cs="Arial"/>
          <w:sz w:val="22"/>
          <w:szCs w:val="22"/>
        </w:rPr>
        <w:t>Buxbaum, L., Ferraro, M., Veramonti, T., Farne, A., Whyte, J., Ladavas, E</w:t>
      </w:r>
      <w:proofErr w:type="gramStart"/>
      <w:r w:rsidRPr="00775B6B">
        <w:rPr>
          <w:rFonts w:ascii="Ebrima" w:hAnsi="Ebrima" w:cs="Arial"/>
          <w:sz w:val="22"/>
          <w:szCs w:val="22"/>
        </w:rPr>
        <w:t>., . . .</w:t>
      </w:r>
      <w:proofErr w:type="gramEnd"/>
      <w:r w:rsidRPr="00775B6B">
        <w:rPr>
          <w:rFonts w:ascii="Ebrima" w:hAnsi="Ebrima" w:cs="Arial"/>
          <w:sz w:val="22"/>
          <w:szCs w:val="22"/>
        </w:rPr>
        <w:t xml:space="preserve"> Coslett, H. (2004). Hemispatial neglect: Subtypes, neuroanatomy, and disability.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(5), 749–756. </w:t>
      </w:r>
      <w:hyperlink r:id="rId38" w:history="1">
        <w:r w:rsidRPr="00775B6B">
          <w:rPr>
            <w:rStyle w:val="Hyperlink"/>
            <w:rFonts w:ascii="Ebrima" w:hAnsi="Ebrima" w:cs="Arial"/>
            <w:sz w:val="22"/>
            <w:szCs w:val="22"/>
          </w:rPr>
          <w:t>https://doi.org/10.1212/01.wnl.0000113730.73031.f4</w:t>
        </w:r>
      </w:hyperlink>
      <w:bookmarkEnd w:id="111"/>
      <w:r w:rsidRPr="00775B6B">
        <w:rPr>
          <w:rFonts w:ascii="Ebrima" w:hAnsi="Ebrima" w:cs="Arial"/>
          <w:sz w:val="22"/>
          <w:szCs w:val="22"/>
        </w:rPr>
        <w:t xml:space="preserve">  </w:t>
      </w:r>
    </w:p>
    <w:p w14:paraId="641A277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2" w:name="carreratononi2014"/>
      <w:r w:rsidRPr="00775B6B">
        <w:rPr>
          <w:rFonts w:ascii="Ebrima" w:hAnsi="Ebrima" w:cs="Arial"/>
          <w:sz w:val="22"/>
          <w:szCs w:val="22"/>
        </w:rPr>
        <w:t xml:space="preserve">Carrera, E., &amp; Tononi, G. (2014). Diaschisis: past, present, future.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137</w:t>
      </w:r>
      <w:r w:rsidRPr="00775B6B">
        <w:rPr>
          <w:rFonts w:ascii="Ebrima" w:hAnsi="Ebrima" w:cs="Arial"/>
          <w:sz w:val="22"/>
          <w:szCs w:val="22"/>
        </w:rPr>
        <w:t xml:space="preserve">(9), 2408–2422. </w:t>
      </w:r>
      <w:hyperlink r:id="rId39" w:history="1">
        <w:r w:rsidRPr="00775B6B">
          <w:rPr>
            <w:rStyle w:val="Hyperlink"/>
            <w:rFonts w:ascii="Ebrima" w:hAnsi="Ebrima" w:cs="Arial"/>
            <w:sz w:val="22"/>
            <w:szCs w:val="22"/>
          </w:rPr>
          <w:t>https://doi.org/10.1093/brain/awu101</w:t>
        </w:r>
      </w:hyperlink>
      <w:r w:rsidRPr="00775B6B">
        <w:rPr>
          <w:rFonts w:ascii="Ebrima" w:hAnsi="Ebrima" w:cs="Arial"/>
          <w:sz w:val="22"/>
          <w:szCs w:val="22"/>
        </w:rPr>
        <w:t xml:space="preserve">  </w:t>
      </w:r>
    </w:p>
    <w:p w14:paraId="5A69962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3" w:name="cataniffytche2005"/>
      <w:bookmarkEnd w:id="112"/>
      <w:r w:rsidRPr="00775B6B">
        <w:rPr>
          <w:rFonts w:ascii="Ebrima" w:hAnsi="Ebrima" w:cs="Arial"/>
          <w:sz w:val="22"/>
          <w:szCs w:val="22"/>
        </w:rPr>
        <w:t xml:space="preserve">Catani, M., &amp; Ffytche, D. H. (2005). The rises and falls of disconnection syndromes.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128</w:t>
      </w:r>
      <w:r w:rsidRPr="00775B6B">
        <w:rPr>
          <w:rFonts w:ascii="Ebrima" w:hAnsi="Ebrima" w:cs="Arial"/>
          <w:sz w:val="22"/>
          <w:szCs w:val="22"/>
        </w:rPr>
        <w:t xml:space="preserve">(10), 2224–2239. </w:t>
      </w:r>
      <w:hyperlink r:id="rId40" w:history="1">
        <w:r w:rsidRPr="00775B6B">
          <w:rPr>
            <w:rStyle w:val="Hyperlink"/>
            <w:rFonts w:ascii="Ebrima" w:hAnsi="Ebrima" w:cs="Arial"/>
            <w:sz w:val="22"/>
            <w:szCs w:val="22"/>
          </w:rPr>
          <w:t>https://doi.org/10.1093/brain/awh622</w:t>
        </w:r>
      </w:hyperlink>
      <w:bookmarkEnd w:id="113"/>
      <w:r w:rsidRPr="00775B6B">
        <w:rPr>
          <w:rFonts w:ascii="Ebrima" w:hAnsi="Ebrima" w:cs="Arial"/>
          <w:sz w:val="22"/>
          <w:szCs w:val="22"/>
        </w:rPr>
        <w:t xml:space="preserve"> </w:t>
      </w:r>
    </w:p>
    <w:p w14:paraId="1FB1B19B" w14:textId="7539D13C"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4" w:name="catanithiebautdeschotten2008"/>
      <w:r w:rsidRPr="00775B6B">
        <w:rPr>
          <w:rFonts w:ascii="Ebrima" w:hAnsi="Ebrima" w:cs="Arial"/>
          <w:sz w:val="22"/>
          <w:szCs w:val="22"/>
        </w:rPr>
        <w:t xml:space="preserve">Catani, M., &amp; Thiebaut de Schotten, M. (2008). A diffusion tensor imaging tractography atlas for virtual in vivo dissections. </w:t>
      </w:r>
      <w:r w:rsidRPr="00775B6B">
        <w:rPr>
          <w:rFonts w:ascii="Ebrima" w:hAnsi="Ebrima" w:cs="Arial"/>
          <w:i/>
          <w:iCs/>
          <w:sz w:val="22"/>
          <w:szCs w:val="22"/>
        </w:rPr>
        <w:t>Cortex, 44</w:t>
      </w:r>
      <w:r w:rsidRPr="00775B6B">
        <w:rPr>
          <w:rFonts w:ascii="Ebrima" w:hAnsi="Ebrima" w:cs="Arial"/>
          <w:sz w:val="22"/>
          <w:szCs w:val="22"/>
        </w:rPr>
        <w:t xml:space="preserve">(8), 1105–1132. </w:t>
      </w:r>
      <w:hyperlink r:id="rId41" w:history="1">
        <w:r w:rsidRPr="00775B6B">
          <w:rPr>
            <w:rStyle w:val="Hyperlink"/>
            <w:rFonts w:ascii="Ebrima" w:hAnsi="Ebrima" w:cs="Arial"/>
            <w:sz w:val="22"/>
            <w:szCs w:val="22"/>
          </w:rPr>
          <w:t>https://doi.org/10.1016/j.cortex.2008.05.004</w:t>
        </w:r>
      </w:hyperlink>
      <w:bookmarkEnd w:id="114"/>
      <w:r w:rsidRPr="00775B6B">
        <w:rPr>
          <w:rFonts w:ascii="Ebrima" w:hAnsi="Ebrima" w:cs="Arial"/>
          <w:sz w:val="22"/>
          <w:szCs w:val="22"/>
        </w:rPr>
        <w:t xml:space="preserve"> </w:t>
      </w:r>
    </w:p>
    <w:p w14:paraId="461CE4B5" w14:textId="648C53AD" w:rsidR="008E3FC1" w:rsidRPr="00775B6B" w:rsidRDefault="008E3FC1" w:rsidP="00275F68">
      <w:pPr>
        <w:pStyle w:val="NormalWeb"/>
        <w:spacing w:before="0" w:beforeAutospacing="0" w:after="120" w:afterAutospacing="0" w:line="276" w:lineRule="auto"/>
        <w:ind w:left="709" w:hanging="709"/>
        <w:jc w:val="both"/>
        <w:rPr>
          <w:rFonts w:ascii="Ebrima" w:hAnsi="Ebrima" w:cs="Arial"/>
          <w:sz w:val="22"/>
          <w:szCs w:val="22"/>
        </w:rPr>
      </w:pPr>
      <w:bookmarkStart w:id="115" w:name="catenaccio2016"/>
      <w:r w:rsidRPr="00775B6B">
        <w:rPr>
          <w:rFonts w:ascii="Ebrima" w:hAnsi="Ebrima" w:cs="Arial"/>
          <w:sz w:val="22"/>
          <w:szCs w:val="22"/>
        </w:rPr>
        <w:lastRenderedPageBreak/>
        <w:t xml:space="preserve">Catenaccio, E., Mu, W., &amp; Lipton, M. L. (2016). Estrogen- and progesterone-mediated structural neuroplasticity in women: evidence from neuroimaging. </w:t>
      </w:r>
      <w:r w:rsidRPr="00775B6B">
        <w:rPr>
          <w:rFonts w:ascii="Ebrima" w:hAnsi="Ebrima" w:cs="Arial"/>
          <w:i/>
          <w:iCs/>
          <w:sz w:val="22"/>
          <w:szCs w:val="22"/>
        </w:rPr>
        <w:t>Brain Structure and Function, 221</w:t>
      </w:r>
      <w:r w:rsidRPr="00775B6B">
        <w:rPr>
          <w:rFonts w:ascii="Ebrima" w:hAnsi="Ebrima" w:cs="Arial"/>
          <w:sz w:val="22"/>
          <w:szCs w:val="22"/>
        </w:rPr>
        <w:t xml:space="preserve">(8), 3845–3867. </w:t>
      </w:r>
      <w:hyperlink r:id="rId42" w:history="1">
        <w:r w:rsidRPr="00775B6B">
          <w:rPr>
            <w:rStyle w:val="Hyperlink"/>
            <w:rFonts w:ascii="Ebrima" w:hAnsi="Ebrima" w:cs="Arial"/>
            <w:sz w:val="22"/>
            <w:szCs w:val="22"/>
          </w:rPr>
          <w:t>https://doi.org/10.1007/s00429-016-1197-x</w:t>
        </w:r>
      </w:hyperlink>
      <w:r w:rsidRPr="00775B6B">
        <w:rPr>
          <w:rFonts w:ascii="Ebrima" w:hAnsi="Ebrima" w:cs="Arial"/>
          <w:sz w:val="22"/>
          <w:szCs w:val="22"/>
        </w:rPr>
        <w:t xml:space="preserve"> </w:t>
      </w:r>
    </w:p>
    <w:p w14:paraId="7EF7489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6" w:name="ceci2009"/>
      <w:bookmarkEnd w:id="115"/>
      <w:r w:rsidRPr="00775B6B">
        <w:rPr>
          <w:rFonts w:ascii="Ebrima" w:hAnsi="Ebrima" w:cs="Arial"/>
          <w:sz w:val="22"/>
          <w:szCs w:val="22"/>
        </w:rPr>
        <w:t xml:space="preserve">Ceci, S. J., Williams, W. M. &amp; Barnett, S. M. (2009). Women’s underrepresentation in science: Sociocultural and biological considerations. </w:t>
      </w:r>
      <w:r w:rsidRPr="00775B6B">
        <w:rPr>
          <w:rFonts w:ascii="Ebrima" w:hAnsi="Ebrima" w:cs="Arial"/>
          <w:i/>
          <w:iCs/>
          <w:sz w:val="22"/>
          <w:szCs w:val="22"/>
        </w:rPr>
        <w:t>Psychological Bulletin, 135</w:t>
      </w:r>
      <w:r w:rsidRPr="00775B6B">
        <w:rPr>
          <w:rFonts w:ascii="Ebrima" w:hAnsi="Ebrima" w:cs="Arial"/>
          <w:sz w:val="22"/>
          <w:szCs w:val="22"/>
        </w:rPr>
        <w:t xml:space="preserve">(2), 218–261. </w:t>
      </w:r>
      <w:hyperlink r:id="rId43" w:history="1">
        <w:r w:rsidRPr="00775B6B">
          <w:rPr>
            <w:rStyle w:val="Hyperlink"/>
            <w:rFonts w:ascii="Ebrima" w:hAnsi="Ebrima" w:cs="Arial"/>
            <w:sz w:val="22"/>
            <w:szCs w:val="22"/>
          </w:rPr>
          <w:t>https://doi.org/10.1037/a0014412</w:t>
        </w:r>
      </w:hyperlink>
      <w:bookmarkEnd w:id="116"/>
      <w:r w:rsidRPr="00775B6B">
        <w:rPr>
          <w:rFonts w:ascii="Ebrima" w:hAnsi="Ebrima" w:cs="Arial"/>
          <w:sz w:val="22"/>
          <w:szCs w:val="22"/>
        </w:rPr>
        <w:t xml:space="preserve"> </w:t>
      </w:r>
    </w:p>
    <w:p w14:paraId="6FA7EAE5"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17" w:name="chang2011"/>
      <w:r w:rsidRPr="00775B6B">
        <w:rPr>
          <w:rFonts w:ascii="Ebrima" w:hAnsi="Ebrima" w:cs="Arial"/>
          <w:sz w:val="22"/>
          <w:szCs w:val="22"/>
        </w:rPr>
        <w:t xml:space="preserve">Chang, C. C., &amp; Lin, C. J. (2011). LIBSVM. </w:t>
      </w:r>
      <w:r w:rsidRPr="00775B6B">
        <w:rPr>
          <w:rFonts w:ascii="Ebrima" w:hAnsi="Ebrima" w:cs="Arial"/>
          <w:i/>
          <w:iCs/>
          <w:sz w:val="22"/>
          <w:szCs w:val="22"/>
        </w:rPr>
        <w:t>ACM Transactions on Intelligent Systems and Technology, 2</w:t>
      </w:r>
      <w:r w:rsidRPr="00775B6B">
        <w:rPr>
          <w:rFonts w:ascii="Ebrima" w:hAnsi="Ebrima" w:cs="Arial"/>
          <w:sz w:val="22"/>
          <w:szCs w:val="22"/>
        </w:rPr>
        <w:t xml:space="preserve">(3), 1–27. </w:t>
      </w:r>
      <w:hyperlink r:id="rId44" w:history="1">
        <w:r w:rsidRPr="009F3929">
          <w:rPr>
            <w:rStyle w:val="Hyperlink"/>
            <w:rFonts w:ascii="Ebrima" w:hAnsi="Ebrima" w:cs="Arial"/>
            <w:sz w:val="22"/>
            <w:szCs w:val="22"/>
            <w:lang w:val="de-DE"/>
          </w:rPr>
          <w:t>https://doi.org/10.1145/1961189.1961199</w:t>
        </w:r>
      </w:hyperlink>
      <w:bookmarkEnd w:id="117"/>
      <w:r w:rsidRPr="009F3929">
        <w:rPr>
          <w:rFonts w:ascii="Ebrima" w:hAnsi="Ebrima" w:cs="Arial"/>
          <w:sz w:val="22"/>
          <w:szCs w:val="22"/>
          <w:lang w:val="de-DE"/>
        </w:rPr>
        <w:t xml:space="preserve">  </w:t>
      </w:r>
    </w:p>
    <w:p w14:paraId="17EB35B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18" w:name="chechlacz2010"/>
      <w:r w:rsidRPr="009F3929">
        <w:rPr>
          <w:rFonts w:ascii="Ebrima" w:hAnsi="Ebrima" w:cs="Arial"/>
          <w:sz w:val="22"/>
          <w:szCs w:val="22"/>
          <w:lang w:val="de-DE"/>
        </w:rPr>
        <w:t xml:space="preserve">Chechlacz, M., Rotshtein, P., Bickerton, W. L., Hansen, P. C., Deb, S., &amp; Humphreys, G. W. (2010). </w:t>
      </w:r>
      <w:r w:rsidRPr="00775B6B">
        <w:rPr>
          <w:rFonts w:ascii="Ebrima" w:hAnsi="Ebrima" w:cs="Arial"/>
          <w:sz w:val="22"/>
          <w:szCs w:val="22"/>
        </w:rPr>
        <w:t xml:space="preserve">Separating neural correlates of allocentric and egocentric neglect: Distinct cortical sites and common white matter disconnections. </w:t>
      </w:r>
      <w:r w:rsidRPr="00775B6B">
        <w:rPr>
          <w:rFonts w:ascii="Ebrima" w:hAnsi="Ebrima" w:cs="Arial"/>
          <w:i/>
          <w:iCs/>
          <w:sz w:val="22"/>
          <w:szCs w:val="22"/>
        </w:rPr>
        <w:t>Cognitive Neuropsychology</w:t>
      </w:r>
      <w:r w:rsidRPr="00775B6B">
        <w:rPr>
          <w:rFonts w:ascii="Ebrima" w:hAnsi="Ebrima" w:cs="Arial"/>
          <w:sz w:val="22"/>
          <w:szCs w:val="22"/>
        </w:rPr>
        <w:t xml:space="preserve">, </w:t>
      </w:r>
      <w:r w:rsidRPr="00775B6B">
        <w:rPr>
          <w:rFonts w:ascii="Ebrima" w:hAnsi="Ebrima" w:cs="Arial"/>
          <w:i/>
          <w:iCs/>
          <w:sz w:val="22"/>
          <w:szCs w:val="22"/>
        </w:rPr>
        <w:t>27</w:t>
      </w:r>
      <w:r w:rsidRPr="00775B6B">
        <w:rPr>
          <w:rFonts w:ascii="Ebrima" w:hAnsi="Ebrima" w:cs="Arial"/>
          <w:sz w:val="22"/>
          <w:szCs w:val="22"/>
        </w:rPr>
        <w:t xml:space="preserve">(3), 277–303. </w:t>
      </w:r>
      <w:hyperlink r:id="rId45" w:history="1">
        <w:r w:rsidRPr="00775B6B">
          <w:rPr>
            <w:rStyle w:val="Hyperlink"/>
            <w:rFonts w:ascii="Ebrima" w:hAnsi="Ebrima" w:cs="Arial"/>
            <w:sz w:val="22"/>
            <w:szCs w:val="22"/>
          </w:rPr>
          <w:t>https://doi.org/10.1080/02643294.2010.519699</w:t>
        </w:r>
      </w:hyperlink>
      <w:r w:rsidRPr="00775B6B">
        <w:rPr>
          <w:rFonts w:ascii="Ebrima" w:hAnsi="Ebrima" w:cs="Arial"/>
          <w:sz w:val="22"/>
          <w:szCs w:val="22"/>
        </w:rPr>
        <w:t xml:space="preserve">  </w:t>
      </w:r>
    </w:p>
    <w:p w14:paraId="3578CEA7" w14:textId="77777777" w:rsidR="004B140A" w:rsidRPr="00775B6B" w:rsidRDefault="004B140A" w:rsidP="00A502BA">
      <w:pPr>
        <w:pStyle w:val="NormalWeb"/>
        <w:spacing w:before="0" w:beforeAutospacing="0" w:after="120" w:afterAutospacing="0" w:line="276" w:lineRule="auto"/>
        <w:ind w:left="709" w:hanging="709"/>
        <w:jc w:val="both"/>
        <w:rPr>
          <w:rFonts w:ascii="Ebrima" w:hAnsi="Ebrima" w:cs="Arial"/>
          <w:sz w:val="22"/>
          <w:szCs w:val="22"/>
        </w:rPr>
      </w:pPr>
      <w:bookmarkStart w:id="119" w:name="choleris2018"/>
      <w:bookmarkEnd w:id="118"/>
      <w:r w:rsidRPr="00775B6B">
        <w:rPr>
          <w:rFonts w:ascii="Ebrima" w:hAnsi="Ebrima" w:cs="Arial"/>
          <w:sz w:val="22"/>
          <w:szCs w:val="22"/>
        </w:rPr>
        <w:t xml:space="preserve">Choleris, E., Galea, L. A., Sohrabji, F., &amp; Frick, K. M. (2018). Sex differences in the brain: Implications for behavioral and biomedical research. </w:t>
      </w:r>
      <w:r w:rsidRPr="00775B6B">
        <w:rPr>
          <w:rFonts w:ascii="Ebrima" w:hAnsi="Ebrima" w:cs="Arial"/>
          <w:i/>
          <w:iCs/>
          <w:sz w:val="22"/>
          <w:szCs w:val="22"/>
        </w:rPr>
        <w:t>Neuroscience &amp; Biobehavioral Reviews</w:t>
      </w:r>
      <w:r w:rsidRPr="00775B6B">
        <w:rPr>
          <w:rFonts w:ascii="Ebrima" w:hAnsi="Ebrima" w:cs="Arial"/>
          <w:sz w:val="22"/>
          <w:szCs w:val="22"/>
        </w:rPr>
        <w:t xml:space="preserve">, </w:t>
      </w:r>
      <w:r w:rsidRPr="00775B6B">
        <w:rPr>
          <w:rFonts w:ascii="Ebrima" w:hAnsi="Ebrima" w:cs="Arial"/>
          <w:i/>
          <w:iCs/>
          <w:sz w:val="22"/>
          <w:szCs w:val="22"/>
        </w:rPr>
        <w:t>85</w:t>
      </w:r>
      <w:r w:rsidRPr="00775B6B">
        <w:rPr>
          <w:rFonts w:ascii="Ebrima" w:hAnsi="Ebrima" w:cs="Arial"/>
          <w:sz w:val="22"/>
          <w:szCs w:val="22"/>
        </w:rPr>
        <w:t xml:space="preserve">, 126–145. </w:t>
      </w:r>
      <w:hyperlink r:id="rId46" w:history="1">
        <w:r w:rsidRPr="00775B6B">
          <w:rPr>
            <w:rStyle w:val="Hyperlink"/>
            <w:rFonts w:ascii="Ebrima" w:hAnsi="Ebrima" w:cs="Arial"/>
            <w:sz w:val="22"/>
            <w:szCs w:val="22"/>
          </w:rPr>
          <w:t>https://doi.org/10.1016/j.neubiorev.2017.07.005</w:t>
        </w:r>
      </w:hyperlink>
      <w:bookmarkEnd w:id="119"/>
      <w:r w:rsidRPr="00775B6B">
        <w:rPr>
          <w:rFonts w:ascii="Ebrima" w:hAnsi="Ebrima" w:cs="Arial"/>
          <w:sz w:val="22"/>
          <w:szCs w:val="22"/>
        </w:rPr>
        <w:t xml:space="preserve">  </w:t>
      </w:r>
    </w:p>
    <w:p w14:paraId="769CAB57"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0" w:name="clas2012"/>
      <w:r w:rsidRPr="00775B6B">
        <w:rPr>
          <w:rFonts w:ascii="Ebrima" w:hAnsi="Ebrima" w:cs="Arial"/>
          <w:sz w:val="22"/>
          <w:szCs w:val="22"/>
        </w:rPr>
        <w:t xml:space="preserve">Clas, P., Groeschel, S., &amp; Wilke, M. (2012). A Semi-Automatic Algorithm for Determining the Demyelination Load in Metachromatic Leukodystrophy. </w:t>
      </w:r>
      <w:r w:rsidRPr="00775B6B">
        <w:rPr>
          <w:rFonts w:ascii="Ebrima" w:hAnsi="Ebrima" w:cs="Arial"/>
          <w:i/>
          <w:iCs/>
          <w:sz w:val="22"/>
          <w:szCs w:val="22"/>
        </w:rPr>
        <w:t>Academic Radiology, 19</w:t>
      </w:r>
      <w:r w:rsidRPr="00775B6B">
        <w:rPr>
          <w:rFonts w:ascii="Ebrima" w:hAnsi="Ebrima" w:cs="Arial"/>
          <w:sz w:val="22"/>
          <w:szCs w:val="22"/>
        </w:rPr>
        <w:t xml:space="preserve">(1), 26–34. </w:t>
      </w:r>
      <w:hyperlink r:id="rId47" w:history="1">
        <w:r w:rsidRPr="00775B6B">
          <w:rPr>
            <w:rStyle w:val="Hyperlink"/>
            <w:rFonts w:ascii="Ebrima" w:hAnsi="Ebrima" w:cs="Arial"/>
            <w:sz w:val="22"/>
            <w:szCs w:val="22"/>
          </w:rPr>
          <w:t>https://doi.org/10.1016/j.acra.2011.09.008</w:t>
        </w:r>
      </w:hyperlink>
      <w:bookmarkEnd w:id="120"/>
      <w:r w:rsidRPr="00775B6B">
        <w:rPr>
          <w:rFonts w:ascii="Ebrima" w:hAnsi="Ebrima" w:cs="Arial"/>
          <w:sz w:val="22"/>
          <w:szCs w:val="22"/>
        </w:rPr>
        <w:t xml:space="preserve"> </w:t>
      </w:r>
    </w:p>
    <w:p w14:paraId="73661E2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1" w:name="coffey1998"/>
      <w:r w:rsidRPr="00775B6B">
        <w:rPr>
          <w:rFonts w:ascii="Ebrima" w:hAnsi="Ebrima" w:cs="Arial"/>
          <w:sz w:val="22"/>
          <w:szCs w:val="22"/>
        </w:rPr>
        <w:t xml:space="preserve">Coffey, C. E., Lucke, J. F., Saxton, J. A., Ratcliff, G., Unitas, L. J., Billig, B. &amp; Bryan, R. N. (1998). Sex Differences in Brain Aging. </w:t>
      </w:r>
      <w:r w:rsidRPr="00775B6B">
        <w:rPr>
          <w:rFonts w:ascii="Ebrima" w:hAnsi="Ebrima" w:cs="Arial"/>
          <w:i/>
          <w:iCs/>
          <w:sz w:val="22"/>
          <w:szCs w:val="22"/>
        </w:rPr>
        <w:t>Archives of Neurology, 55</w:t>
      </w:r>
      <w:r w:rsidRPr="00775B6B">
        <w:rPr>
          <w:rFonts w:ascii="Ebrima" w:hAnsi="Ebrima" w:cs="Arial"/>
          <w:sz w:val="22"/>
          <w:szCs w:val="22"/>
        </w:rPr>
        <w:t xml:space="preserve">(2), 169. </w:t>
      </w:r>
      <w:hyperlink r:id="rId48" w:history="1">
        <w:r w:rsidRPr="00775B6B">
          <w:rPr>
            <w:rStyle w:val="Hyperlink"/>
            <w:rFonts w:ascii="Ebrima" w:hAnsi="Ebrima" w:cs="Arial"/>
            <w:sz w:val="22"/>
            <w:szCs w:val="22"/>
          </w:rPr>
          <w:t>https://doi.org/10.1001/archneur.55.2.169</w:t>
        </w:r>
      </w:hyperlink>
      <w:bookmarkEnd w:id="121"/>
      <w:r w:rsidRPr="00775B6B">
        <w:rPr>
          <w:rFonts w:ascii="Ebrima" w:hAnsi="Ebrima" w:cs="Arial"/>
          <w:sz w:val="22"/>
          <w:szCs w:val="22"/>
        </w:rPr>
        <w:t xml:space="preserve"> </w:t>
      </w:r>
    </w:p>
    <w:p w14:paraId="2FA03150" w14:textId="56AAEB8D"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2" w:name="collins1994"/>
      <w:r w:rsidRPr="00775B6B">
        <w:rPr>
          <w:rFonts w:ascii="Ebrima" w:hAnsi="Ebrima" w:cs="Arial"/>
          <w:sz w:val="22"/>
          <w:szCs w:val="22"/>
        </w:rPr>
        <w:t xml:space="preserve">Collins, D. L., Neelin, P., Peters, T. M., &amp; Peters, A. C. (1994). Automatic 3D intersubject registration of MR volumetric data in standardized Talairach space. Retrieved 5 October 2022, from </w:t>
      </w:r>
      <w:hyperlink r:id="rId49" w:history="1">
        <w:r w:rsidRPr="00775B6B">
          <w:rPr>
            <w:rStyle w:val="Hyperlink"/>
            <w:rFonts w:ascii="Ebrima" w:hAnsi="Ebrima" w:cs="Arial"/>
            <w:sz w:val="22"/>
            <w:szCs w:val="22"/>
          </w:rPr>
          <w:t>https://europepmc.org/article/med/8126267</w:t>
        </w:r>
      </w:hyperlink>
      <w:r w:rsidRPr="00775B6B">
        <w:rPr>
          <w:rFonts w:ascii="Ebrima" w:hAnsi="Ebrima" w:cs="Arial"/>
          <w:sz w:val="22"/>
          <w:szCs w:val="22"/>
        </w:rPr>
        <w:t xml:space="preserve">  </w:t>
      </w:r>
    </w:p>
    <w:p w14:paraId="761B54F7" w14:textId="474B8B45" w:rsidR="006B1907" w:rsidRPr="00775B6B" w:rsidRDefault="006B1907" w:rsidP="00275F68">
      <w:pPr>
        <w:pStyle w:val="NormalWeb"/>
        <w:spacing w:before="0" w:beforeAutospacing="0" w:after="120" w:afterAutospacing="0" w:line="276" w:lineRule="auto"/>
        <w:ind w:left="709" w:hanging="709"/>
        <w:jc w:val="both"/>
        <w:rPr>
          <w:rFonts w:ascii="Ebrima" w:hAnsi="Ebrima" w:cs="Arial"/>
          <w:sz w:val="22"/>
          <w:szCs w:val="22"/>
        </w:rPr>
      </w:pPr>
      <w:bookmarkStart w:id="123" w:name="comascosundströmporomaa2015"/>
      <w:r w:rsidRPr="00775B6B">
        <w:rPr>
          <w:rFonts w:ascii="Ebrima" w:hAnsi="Ebrima" w:cs="Arial"/>
          <w:sz w:val="22"/>
          <w:szCs w:val="22"/>
        </w:rPr>
        <w:t xml:space="preserve">Comasco, E., &amp; Sundström-Poromaa, I. (2015). Neuroimaging the Menstrual Cycle and Premenstrual Dysphoric Disorder. </w:t>
      </w:r>
      <w:r w:rsidRPr="00775B6B">
        <w:rPr>
          <w:rFonts w:ascii="Ebrima" w:hAnsi="Ebrima" w:cs="Arial"/>
          <w:i/>
          <w:iCs/>
          <w:sz w:val="22"/>
          <w:szCs w:val="22"/>
        </w:rPr>
        <w:t>Current Psychiatry Reports, 17</w:t>
      </w:r>
      <w:r w:rsidRPr="00775B6B">
        <w:rPr>
          <w:rFonts w:ascii="Ebrima" w:hAnsi="Ebrima" w:cs="Arial"/>
          <w:sz w:val="22"/>
          <w:szCs w:val="22"/>
        </w:rPr>
        <w:t xml:space="preserve">(10). </w:t>
      </w:r>
      <w:hyperlink r:id="rId50" w:history="1">
        <w:r w:rsidRPr="00775B6B">
          <w:rPr>
            <w:rStyle w:val="Hyperlink"/>
            <w:rFonts w:ascii="Ebrima" w:hAnsi="Ebrima" w:cs="Arial"/>
            <w:sz w:val="22"/>
            <w:szCs w:val="22"/>
          </w:rPr>
          <w:t>https://doi.org/10.1007/s11920-015-0619-4</w:t>
        </w:r>
      </w:hyperlink>
      <w:bookmarkEnd w:id="123"/>
      <w:r w:rsidRPr="00775B6B">
        <w:rPr>
          <w:rFonts w:ascii="Ebrima" w:hAnsi="Ebrima" w:cs="Arial"/>
          <w:sz w:val="22"/>
          <w:szCs w:val="22"/>
        </w:rPr>
        <w:t xml:space="preserve"> </w:t>
      </w:r>
    </w:p>
    <w:p w14:paraId="2F908DE0"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4" w:name="corballis2017"/>
      <w:bookmarkEnd w:id="122"/>
      <w:r w:rsidRPr="00775B6B">
        <w:rPr>
          <w:rFonts w:ascii="Ebrima" w:hAnsi="Ebrima" w:cs="Arial"/>
          <w:sz w:val="22"/>
          <w:szCs w:val="22"/>
        </w:rPr>
        <w:t xml:space="preserve">Corballis, M. C., &amp; Häberling, I. S. (2017). The Many Sides of Hemispheric Asymmetry: A Selective Review and Outlook. </w:t>
      </w:r>
      <w:r w:rsidRPr="00775B6B">
        <w:rPr>
          <w:rFonts w:ascii="Ebrima" w:hAnsi="Ebrima" w:cs="Arial"/>
          <w:i/>
          <w:iCs/>
          <w:sz w:val="22"/>
          <w:szCs w:val="22"/>
        </w:rPr>
        <w:t>Journal of the International Neuropsychological Society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(9–10), 710–718. </w:t>
      </w:r>
      <w:hyperlink r:id="rId51" w:history="1">
        <w:r w:rsidRPr="00775B6B">
          <w:rPr>
            <w:rStyle w:val="Hyperlink"/>
            <w:rFonts w:ascii="Ebrima" w:hAnsi="Ebrima" w:cs="Arial"/>
            <w:sz w:val="22"/>
            <w:szCs w:val="22"/>
          </w:rPr>
          <w:t>https://doi.org/10.1017/s1355617717000376</w:t>
        </w:r>
      </w:hyperlink>
      <w:r w:rsidRPr="00775B6B">
        <w:rPr>
          <w:rFonts w:ascii="Ebrima" w:hAnsi="Ebrima" w:cs="Arial"/>
          <w:sz w:val="22"/>
          <w:szCs w:val="22"/>
        </w:rPr>
        <w:t xml:space="preserve">  </w:t>
      </w:r>
    </w:p>
    <w:p w14:paraId="579F8C9C"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5" w:name="corbetta2014"/>
      <w:bookmarkEnd w:id="124"/>
      <w:r w:rsidRPr="00775B6B">
        <w:rPr>
          <w:rFonts w:ascii="Ebrima" w:hAnsi="Ebrima" w:cs="Arial"/>
          <w:sz w:val="22"/>
          <w:szCs w:val="22"/>
        </w:rPr>
        <w:t xml:space="preserve">Corbetta, M. (2014). Hemispatial Neglect: Clinic, Pathogenesis, and Treatment.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(05), 514–523. </w:t>
      </w:r>
      <w:hyperlink r:id="rId52" w:history="1">
        <w:r w:rsidRPr="00775B6B">
          <w:rPr>
            <w:rStyle w:val="Hyperlink"/>
            <w:rFonts w:ascii="Ebrima" w:hAnsi="Ebrima" w:cs="Arial"/>
            <w:sz w:val="22"/>
            <w:szCs w:val="22"/>
          </w:rPr>
          <w:t>https://doi.org/10.1055/s-0034-1396005</w:t>
        </w:r>
      </w:hyperlink>
      <w:bookmarkEnd w:id="125"/>
      <w:r w:rsidRPr="00775B6B">
        <w:rPr>
          <w:rFonts w:ascii="Ebrima" w:hAnsi="Ebrima" w:cs="Arial"/>
          <w:sz w:val="22"/>
          <w:szCs w:val="22"/>
        </w:rPr>
        <w:t xml:space="preserve">  </w:t>
      </w:r>
    </w:p>
    <w:p w14:paraId="1EE22C6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6" w:name="corbetta2011"/>
      <w:r w:rsidRPr="00775B6B">
        <w:rPr>
          <w:rFonts w:ascii="Ebrima" w:hAnsi="Ebrima" w:cs="Arial"/>
          <w:sz w:val="22"/>
          <w:szCs w:val="22"/>
        </w:rPr>
        <w:t xml:space="preserve">Corbetta, M., &amp; Shulman, G. L. (2011). Spatial Neglect and Attention Networks. </w:t>
      </w:r>
      <w:r w:rsidRPr="00775B6B">
        <w:rPr>
          <w:rFonts w:ascii="Ebrima" w:hAnsi="Ebrima" w:cs="Arial"/>
          <w:i/>
          <w:iCs/>
          <w:sz w:val="22"/>
          <w:szCs w:val="22"/>
        </w:rPr>
        <w:t>Annual Review of Neuroscience</w:t>
      </w:r>
      <w:r w:rsidRPr="00775B6B">
        <w:rPr>
          <w:rFonts w:ascii="Ebrima" w:hAnsi="Ebrima" w:cs="Arial"/>
          <w:sz w:val="22"/>
          <w:szCs w:val="22"/>
        </w:rPr>
        <w:t xml:space="preserve">, </w:t>
      </w:r>
      <w:r w:rsidRPr="00775B6B">
        <w:rPr>
          <w:rFonts w:ascii="Ebrima" w:hAnsi="Ebrima" w:cs="Arial"/>
          <w:i/>
          <w:iCs/>
          <w:sz w:val="22"/>
          <w:szCs w:val="22"/>
        </w:rPr>
        <w:t>34</w:t>
      </w:r>
      <w:r w:rsidRPr="00775B6B">
        <w:rPr>
          <w:rFonts w:ascii="Ebrima" w:hAnsi="Ebrima" w:cs="Arial"/>
          <w:sz w:val="22"/>
          <w:szCs w:val="22"/>
        </w:rPr>
        <w:t xml:space="preserve">(1), 569–599. </w:t>
      </w:r>
      <w:hyperlink r:id="rId53" w:history="1">
        <w:r w:rsidRPr="00775B6B">
          <w:rPr>
            <w:rStyle w:val="Hyperlink"/>
            <w:rFonts w:ascii="Ebrima" w:hAnsi="Ebrima" w:cs="Arial"/>
            <w:sz w:val="22"/>
            <w:szCs w:val="22"/>
          </w:rPr>
          <w:t>https://doi.org/10.1146/annurev-neuro-061010-113731</w:t>
        </w:r>
      </w:hyperlink>
      <w:r w:rsidRPr="00775B6B">
        <w:rPr>
          <w:rFonts w:ascii="Ebrima" w:hAnsi="Ebrima" w:cs="Arial"/>
          <w:sz w:val="22"/>
          <w:szCs w:val="22"/>
        </w:rPr>
        <w:t xml:space="preserve">  </w:t>
      </w:r>
    </w:p>
    <w:p w14:paraId="65CDCB7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7" w:name="corbetta2005"/>
      <w:bookmarkEnd w:id="126"/>
      <w:r w:rsidRPr="00775B6B">
        <w:rPr>
          <w:rFonts w:ascii="Ebrima" w:hAnsi="Ebrima" w:cs="Arial"/>
          <w:sz w:val="22"/>
          <w:szCs w:val="22"/>
        </w:rPr>
        <w:lastRenderedPageBreak/>
        <w:t xml:space="preserve">Corbetta, M., Kincade, M. J., Lewis, C., Snyder, A. Z., &amp; Sapir, A. (2005). Neural basis and recovery of spatial attention deficits in spatial neglect. </w:t>
      </w:r>
      <w:r w:rsidRPr="00775B6B">
        <w:rPr>
          <w:rFonts w:ascii="Ebrima" w:hAnsi="Ebrima" w:cs="Arial"/>
          <w:i/>
          <w:iCs/>
          <w:sz w:val="22"/>
          <w:szCs w:val="22"/>
        </w:rPr>
        <w:t>Nature Neuroscience</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(11), 1603–1610. </w:t>
      </w:r>
      <w:hyperlink r:id="rId54" w:history="1">
        <w:r w:rsidRPr="00775B6B">
          <w:rPr>
            <w:rStyle w:val="Hyperlink"/>
            <w:rFonts w:ascii="Ebrima" w:hAnsi="Ebrima" w:cs="Arial"/>
            <w:sz w:val="22"/>
            <w:szCs w:val="22"/>
          </w:rPr>
          <w:t>https://doi.org/10.1038/nn1574</w:t>
        </w:r>
      </w:hyperlink>
      <w:r w:rsidRPr="00775B6B">
        <w:rPr>
          <w:rFonts w:ascii="Ebrima" w:hAnsi="Ebrima" w:cs="Arial"/>
          <w:sz w:val="22"/>
          <w:szCs w:val="22"/>
        </w:rPr>
        <w:t xml:space="preserve">  </w:t>
      </w:r>
    </w:p>
    <w:p w14:paraId="2304B8CE" w14:textId="77777777" w:rsidR="004B140A" w:rsidRPr="00775B6B" w:rsidRDefault="004B140A" w:rsidP="00275F68">
      <w:pPr>
        <w:pStyle w:val="NormalWeb"/>
        <w:spacing w:before="0" w:beforeAutospacing="0" w:after="120" w:afterAutospacing="0" w:line="276" w:lineRule="auto"/>
        <w:ind w:left="709" w:hanging="709"/>
        <w:jc w:val="both"/>
        <w:rPr>
          <w:rStyle w:val="Hyperlink"/>
          <w:rFonts w:ascii="Ebrima" w:hAnsi="Ebrima" w:cs="Arial"/>
          <w:sz w:val="22"/>
          <w:szCs w:val="22"/>
        </w:rPr>
      </w:pPr>
      <w:bookmarkStart w:id="128" w:name="cosgrove2007"/>
      <w:bookmarkEnd w:id="127"/>
      <w:r w:rsidRPr="00775B6B">
        <w:rPr>
          <w:rFonts w:ascii="Ebrima" w:hAnsi="Ebrima" w:cs="Arial"/>
          <w:sz w:val="22"/>
          <w:szCs w:val="22"/>
        </w:rPr>
        <w:t xml:space="preserve">Cosgrove, K. P., Mazure, C. M., &amp; Staley, J. K. (2007). Evolving Knowledge of Sex Differences in Brain Structure, Function, and Chemistry. </w:t>
      </w:r>
      <w:r w:rsidRPr="00775B6B">
        <w:rPr>
          <w:rFonts w:ascii="Ebrima" w:hAnsi="Ebrima" w:cs="Arial"/>
          <w:i/>
          <w:iCs/>
          <w:sz w:val="22"/>
          <w:szCs w:val="22"/>
        </w:rPr>
        <w:t>Biological Psychiatry</w:t>
      </w:r>
      <w:r w:rsidRPr="00775B6B">
        <w:rPr>
          <w:rFonts w:ascii="Ebrima" w:hAnsi="Ebrima" w:cs="Arial"/>
          <w:sz w:val="22"/>
          <w:szCs w:val="22"/>
        </w:rPr>
        <w:t xml:space="preserve">, </w:t>
      </w:r>
      <w:r w:rsidRPr="00775B6B">
        <w:rPr>
          <w:rFonts w:ascii="Ebrima" w:hAnsi="Ebrima" w:cs="Arial"/>
          <w:i/>
          <w:iCs/>
          <w:sz w:val="22"/>
          <w:szCs w:val="22"/>
        </w:rPr>
        <w:t>62</w:t>
      </w:r>
      <w:r w:rsidRPr="00775B6B">
        <w:rPr>
          <w:rFonts w:ascii="Ebrima" w:hAnsi="Ebrima" w:cs="Arial"/>
          <w:sz w:val="22"/>
          <w:szCs w:val="22"/>
        </w:rPr>
        <w:t xml:space="preserve">(8), 847–855. </w:t>
      </w:r>
      <w:hyperlink r:id="rId55" w:history="1">
        <w:r w:rsidRPr="00775B6B">
          <w:rPr>
            <w:rStyle w:val="Hyperlink"/>
            <w:rFonts w:ascii="Ebrima" w:hAnsi="Ebrima" w:cs="Arial"/>
            <w:sz w:val="22"/>
            <w:szCs w:val="22"/>
          </w:rPr>
          <w:t>https://doi.org/10.1016/j.biopsych.2007.03.001</w:t>
        </w:r>
      </w:hyperlink>
    </w:p>
    <w:p w14:paraId="07327F5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29" w:name="cowell1994"/>
      <w:bookmarkEnd w:id="128"/>
      <w:r w:rsidRPr="00775B6B">
        <w:rPr>
          <w:rFonts w:ascii="Ebrima" w:hAnsi="Ebrima" w:cs="Arial"/>
          <w:sz w:val="22"/>
          <w:szCs w:val="22"/>
        </w:rPr>
        <w:t xml:space="preserve">Cowell, P., Turetsky, B., Gur, R., Grossman, R., Shtasel, D. &amp; Gur, R. (1994). Sex differences in aging of the human frontal and temporal lobes. </w:t>
      </w:r>
      <w:r w:rsidRPr="00775B6B">
        <w:rPr>
          <w:rFonts w:ascii="Ebrima" w:hAnsi="Ebrima" w:cs="Arial"/>
          <w:i/>
          <w:iCs/>
          <w:sz w:val="22"/>
          <w:szCs w:val="22"/>
        </w:rPr>
        <w:t>The Journal of Neuroscience, 14</w:t>
      </w:r>
      <w:r w:rsidRPr="00775B6B">
        <w:rPr>
          <w:rFonts w:ascii="Ebrima" w:hAnsi="Ebrima" w:cs="Arial"/>
          <w:sz w:val="22"/>
          <w:szCs w:val="22"/>
        </w:rPr>
        <w:t xml:space="preserve">(8), 4748–4755. </w:t>
      </w:r>
      <w:hyperlink r:id="rId56" w:history="1">
        <w:r w:rsidRPr="00775B6B">
          <w:rPr>
            <w:rStyle w:val="Hyperlink"/>
            <w:rFonts w:ascii="Ebrima" w:hAnsi="Ebrima" w:cs="Arial"/>
            <w:sz w:val="22"/>
            <w:szCs w:val="22"/>
          </w:rPr>
          <w:t>https://doi.org/10.1523/jneurosci.14-08-04748.1994</w:t>
        </w:r>
      </w:hyperlink>
      <w:r w:rsidRPr="00775B6B">
        <w:rPr>
          <w:rFonts w:ascii="Ebrima" w:hAnsi="Ebrima" w:cs="Arial"/>
          <w:sz w:val="22"/>
          <w:szCs w:val="22"/>
        </w:rPr>
        <w:t xml:space="preserve"> </w:t>
      </w:r>
    </w:p>
    <w:p w14:paraId="374D0C65" w14:textId="77777777" w:rsidR="004B140A" w:rsidRPr="009E292F"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30" w:name="damle2017"/>
      <w:bookmarkEnd w:id="129"/>
      <w:r w:rsidRPr="00775B6B">
        <w:rPr>
          <w:rFonts w:ascii="Ebrima" w:hAnsi="Ebrima" w:cs="Arial"/>
          <w:sz w:val="22"/>
          <w:szCs w:val="22"/>
        </w:rPr>
        <w:t xml:space="preserve">Damle, N. R., Ikuta, T., John, M., Peters, B. D., DeRosse, P., Malhotra, A. K., &amp; Szeszko, P. R. (2017). Relationship among interthalamic adhesion size, thalamic anatomy and neuropsychological functions in healthy volunteers. (2017). </w:t>
      </w:r>
      <w:r w:rsidRPr="00775B6B">
        <w:rPr>
          <w:rFonts w:ascii="Ebrima" w:hAnsi="Ebrima" w:cs="Arial"/>
          <w:i/>
          <w:iCs/>
          <w:sz w:val="22"/>
          <w:szCs w:val="22"/>
        </w:rPr>
        <w:t>Brain Structure and Function, 222</w:t>
      </w:r>
      <w:r w:rsidRPr="00775B6B">
        <w:rPr>
          <w:rFonts w:ascii="Ebrima" w:hAnsi="Ebrima" w:cs="Arial"/>
          <w:sz w:val="22"/>
          <w:szCs w:val="22"/>
        </w:rPr>
        <w:t xml:space="preserve">(5), 2183–2192. </w:t>
      </w:r>
      <w:hyperlink r:id="rId57" w:history="1">
        <w:r w:rsidRPr="009E292F">
          <w:rPr>
            <w:rStyle w:val="Hyperlink"/>
            <w:rFonts w:ascii="Ebrima" w:hAnsi="Ebrima" w:cs="Arial"/>
            <w:sz w:val="22"/>
            <w:szCs w:val="22"/>
            <w:lang w:val="de-DE"/>
          </w:rPr>
          <w:t>https://doi.org/10.1007/s00429-016-1334-6</w:t>
        </w:r>
      </w:hyperlink>
      <w:bookmarkEnd w:id="130"/>
      <w:r w:rsidRPr="009E292F">
        <w:rPr>
          <w:rFonts w:ascii="Ebrima" w:hAnsi="Ebrima" w:cs="Arial"/>
          <w:sz w:val="22"/>
          <w:szCs w:val="22"/>
          <w:lang w:val="de-DE"/>
        </w:rPr>
        <w:t xml:space="preserve">  </w:t>
      </w:r>
    </w:p>
    <w:p w14:paraId="21E150F7"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31" w:name="dehaankarnath2018"/>
      <w:r w:rsidRPr="009E292F">
        <w:rPr>
          <w:rFonts w:ascii="Ebrima" w:hAnsi="Ebrima" w:cs="Arial"/>
          <w:sz w:val="22"/>
          <w:szCs w:val="22"/>
          <w:lang w:val="de-DE"/>
        </w:rPr>
        <w:t xml:space="preserve">de Haan, B., &amp; Karnath, H. O. (2018). </w:t>
      </w:r>
      <w:r w:rsidRPr="00775B6B">
        <w:rPr>
          <w:rFonts w:ascii="Ebrima" w:hAnsi="Ebrima" w:cs="Arial"/>
          <w:sz w:val="22"/>
          <w:szCs w:val="22"/>
        </w:rPr>
        <w:t xml:space="preserve">A hitchhiker’s guide to lesion-behaviour mapping. </w:t>
      </w:r>
      <w:r w:rsidRPr="00B240D1">
        <w:rPr>
          <w:rFonts w:ascii="Ebrima" w:hAnsi="Ebrima" w:cs="Arial"/>
          <w:i/>
          <w:iCs/>
          <w:sz w:val="22"/>
          <w:szCs w:val="22"/>
          <w:lang w:val="de-DE"/>
        </w:rPr>
        <w:t>Neuropsychologia, 115,</w:t>
      </w:r>
      <w:r w:rsidRPr="00B240D1">
        <w:rPr>
          <w:rFonts w:ascii="Ebrima" w:hAnsi="Ebrima" w:cs="Arial"/>
          <w:sz w:val="22"/>
          <w:szCs w:val="22"/>
          <w:lang w:val="de-DE"/>
        </w:rPr>
        <w:t xml:space="preserve"> 5–16.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"https://doi.org/10.1016/j.neuropsychologia.2017.10.021" </w:instrText>
      </w:r>
      <w:r w:rsidR="009E292F">
        <w:rPr>
          <w:rStyle w:val="Hyperlink"/>
          <w:rFonts w:ascii="Ebrima" w:hAnsi="Ebrima" w:cs="Arial"/>
          <w:sz w:val="22"/>
          <w:szCs w:val="22"/>
          <w:lang w:val="de-DE"/>
        </w:rPr>
        <w:fldChar w:fldCharType="separate"/>
      </w:r>
      <w:r w:rsidRPr="00B240D1">
        <w:rPr>
          <w:rStyle w:val="Hyperlink"/>
          <w:rFonts w:ascii="Ebrima" w:hAnsi="Ebrima" w:cs="Arial"/>
          <w:sz w:val="22"/>
          <w:szCs w:val="22"/>
          <w:lang w:val="de-DE"/>
        </w:rPr>
        <w:t>https://doi.org/10.1016/j.neuropsychologia.2017.10.021</w:t>
      </w:r>
      <w:r w:rsidR="009E292F">
        <w:rPr>
          <w:rStyle w:val="Hyperlink"/>
          <w:rFonts w:ascii="Ebrima" w:hAnsi="Ebrima" w:cs="Arial"/>
          <w:sz w:val="22"/>
          <w:szCs w:val="22"/>
          <w:lang w:val="de-DE"/>
        </w:rPr>
        <w:fldChar w:fldCharType="end"/>
      </w:r>
      <w:r w:rsidRPr="00B240D1">
        <w:rPr>
          <w:rFonts w:ascii="Ebrima" w:hAnsi="Ebrima" w:cs="Arial"/>
          <w:sz w:val="22"/>
          <w:szCs w:val="22"/>
          <w:lang w:val="de-DE"/>
        </w:rPr>
        <w:t xml:space="preserve">  </w:t>
      </w:r>
    </w:p>
    <w:p w14:paraId="5BEBD82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32" w:name="dehaan2015"/>
      <w:bookmarkEnd w:id="131"/>
      <w:r w:rsidRPr="0038152A">
        <w:rPr>
          <w:rFonts w:ascii="Ebrima" w:hAnsi="Ebrima" w:cs="Arial"/>
          <w:sz w:val="22"/>
          <w:szCs w:val="22"/>
          <w:lang w:val="de-DE"/>
        </w:rPr>
        <w:t xml:space="preserve">de Haan, B., Clas, P., Juenger, H., Wilke, M., &amp; Karnath, H. O. (2015). </w:t>
      </w:r>
      <w:r w:rsidRPr="00775B6B">
        <w:rPr>
          <w:rFonts w:ascii="Ebrima" w:hAnsi="Ebrima" w:cs="Arial"/>
          <w:sz w:val="22"/>
          <w:szCs w:val="22"/>
        </w:rPr>
        <w:t xml:space="preserve">Fast semi-automated lesion demarcation in stroke. NeuroImage: </w:t>
      </w:r>
      <w:r w:rsidRPr="00775B6B">
        <w:rPr>
          <w:rFonts w:ascii="Ebrima" w:hAnsi="Ebrima" w:cs="Arial"/>
          <w:i/>
          <w:iCs/>
          <w:sz w:val="22"/>
          <w:szCs w:val="22"/>
        </w:rPr>
        <w:t>Clinical, 9</w:t>
      </w:r>
      <w:r w:rsidRPr="00775B6B">
        <w:rPr>
          <w:rFonts w:ascii="Ebrima" w:hAnsi="Ebrima" w:cs="Arial"/>
          <w:sz w:val="22"/>
          <w:szCs w:val="22"/>
        </w:rPr>
        <w:t xml:space="preserve">, 69–74. </w:t>
      </w:r>
      <w:hyperlink r:id="rId58" w:history="1">
        <w:r w:rsidRPr="00775B6B">
          <w:rPr>
            <w:rStyle w:val="Hyperlink"/>
            <w:rFonts w:ascii="Ebrima" w:hAnsi="Ebrima" w:cs="Arial"/>
            <w:sz w:val="22"/>
            <w:szCs w:val="22"/>
          </w:rPr>
          <w:t>https://doi.org/10.1016/j.nicl.2015.06.013</w:t>
        </w:r>
      </w:hyperlink>
      <w:r w:rsidRPr="00775B6B">
        <w:rPr>
          <w:rFonts w:ascii="Ebrima" w:hAnsi="Ebrima" w:cs="Arial"/>
          <w:sz w:val="22"/>
          <w:szCs w:val="22"/>
        </w:rPr>
        <w:t xml:space="preserve"> </w:t>
      </w:r>
    </w:p>
    <w:p w14:paraId="01CFB0B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33" w:name="dehlendorff2015"/>
      <w:bookmarkEnd w:id="132"/>
      <w:r w:rsidRPr="0038152A">
        <w:rPr>
          <w:rFonts w:ascii="Ebrima" w:hAnsi="Ebrima" w:cs="Arial"/>
          <w:sz w:val="22"/>
          <w:szCs w:val="22"/>
          <w:lang w:val="de-DE"/>
        </w:rPr>
        <w:t xml:space="preserve">Dehlendorff, C., Andersen, K. K., &amp; Olsen, T. S. (2015). </w:t>
      </w:r>
      <w:r w:rsidRPr="00775B6B">
        <w:rPr>
          <w:rFonts w:ascii="Ebrima" w:hAnsi="Ebrima" w:cs="Arial"/>
          <w:sz w:val="22"/>
          <w:szCs w:val="22"/>
        </w:rPr>
        <w:t xml:space="preserve">Sex Disparities in Stroke: Women Have More Severe Strokes but Better Survival Than Men. </w:t>
      </w:r>
      <w:r w:rsidRPr="00775B6B">
        <w:rPr>
          <w:rFonts w:ascii="Ebrima" w:hAnsi="Ebrima" w:cs="Arial"/>
          <w:i/>
          <w:iCs/>
          <w:sz w:val="22"/>
          <w:szCs w:val="22"/>
        </w:rPr>
        <w:t>Journal of the American Heart Association</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(7). </w:t>
      </w:r>
      <w:hyperlink r:id="rId59" w:history="1">
        <w:r w:rsidRPr="00775B6B">
          <w:rPr>
            <w:rStyle w:val="Hyperlink"/>
            <w:rFonts w:ascii="Ebrima" w:hAnsi="Ebrima" w:cs="Arial"/>
            <w:sz w:val="22"/>
            <w:szCs w:val="22"/>
          </w:rPr>
          <w:t>https://doi.org/10.1161/jaha.115.001967</w:t>
        </w:r>
      </w:hyperlink>
      <w:r w:rsidRPr="00775B6B">
        <w:rPr>
          <w:rFonts w:ascii="Ebrima" w:hAnsi="Ebrima" w:cs="Arial"/>
          <w:sz w:val="22"/>
          <w:szCs w:val="22"/>
        </w:rPr>
        <w:t xml:space="preserve">  </w:t>
      </w:r>
    </w:p>
    <w:p w14:paraId="17BA91C8"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34" w:name="demeyeregillebert2019"/>
      <w:bookmarkEnd w:id="133"/>
      <w:r w:rsidRPr="009F3929">
        <w:rPr>
          <w:rFonts w:ascii="Ebrima" w:hAnsi="Ebrima" w:cs="Arial"/>
          <w:sz w:val="22"/>
          <w:szCs w:val="22"/>
          <w:lang w:val="de-DE"/>
        </w:rPr>
        <w:t xml:space="preserve">Demeyere, N., &amp; Gillebert, C. R. (2019). </w:t>
      </w:r>
      <w:r w:rsidRPr="00775B6B">
        <w:rPr>
          <w:rFonts w:ascii="Ebrima" w:hAnsi="Ebrima" w:cs="Arial"/>
          <w:sz w:val="22"/>
          <w:szCs w:val="22"/>
        </w:rPr>
        <w:t xml:space="preserve">Ego- and allocentric visuospatial neglect: Dissociations, prevalence, and laterality in acute stroke. </w:t>
      </w:r>
      <w:r w:rsidRPr="00B240D1">
        <w:rPr>
          <w:rFonts w:ascii="Ebrima" w:hAnsi="Ebrima" w:cs="Arial"/>
          <w:i/>
          <w:iCs/>
          <w:sz w:val="22"/>
          <w:szCs w:val="22"/>
          <w:lang w:val="de-DE"/>
        </w:rPr>
        <w:t>Neuropsychology</w:t>
      </w:r>
      <w:r w:rsidRPr="00B240D1">
        <w:rPr>
          <w:rFonts w:ascii="Ebrima" w:hAnsi="Ebrima" w:cs="Arial"/>
          <w:sz w:val="22"/>
          <w:szCs w:val="22"/>
          <w:lang w:val="de-DE"/>
        </w:rPr>
        <w:t xml:space="preserve">, </w:t>
      </w:r>
      <w:r w:rsidRPr="00B240D1">
        <w:rPr>
          <w:rFonts w:ascii="Ebrima" w:hAnsi="Ebrima" w:cs="Arial"/>
          <w:i/>
          <w:iCs/>
          <w:sz w:val="22"/>
          <w:szCs w:val="22"/>
          <w:lang w:val="de-DE"/>
        </w:rPr>
        <w:t>33</w:t>
      </w:r>
      <w:r w:rsidRPr="00B240D1">
        <w:rPr>
          <w:rFonts w:ascii="Ebrima" w:hAnsi="Ebrima" w:cs="Arial"/>
          <w:sz w:val="22"/>
          <w:szCs w:val="22"/>
          <w:lang w:val="de-DE"/>
        </w:rPr>
        <w:t xml:space="preserve">(4), 490–498.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"https://doi.org/10.1037/neu0000527" </w:instrText>
      </w:r>
      <w:r w:rsidR="009E292F">
        <w:rPr>
          <w:rStyle w:val="Hyperlink"/>
          <w:rFonts w:ascii="Ebrima" w:hAnsi="Ebrima" w:cs="Arial"/>
          <w:sz w:val="22"/>
          <w:szCs w:val="22"/>
          <w:lang w:val="de-DE"/>
        </w:rPr>
        <w:fldChar w:fldCharType="separate"/>
      </w:r>
      <w:r w:rsidRPr="00B240D1">
        <w:rPr>
          <w:rStyle w:val="Hyperlink"/>
          <w:rFonts w:ascii="Ebrima" w:hAnsi="Ebrima" w:cs="Arial"/>
          <w:sz w:val="22"/>
          <w:szCs w:val="22"/>
          <w:lang w:val="de-DE"/>
        </w:rPr>
        <w:t>https://doi.org/10.1037/neu0000527</w:t>
      </w:r>
      <w:r w:rsidR="009E292F">
        <w:rPr>
          <w:rStyle w:val="Hyperlink"/>
          <w:rFonts w:ascii="Ebrima" w:hAnsi="Ebrima" w:cs="Arial"/>
          <w:sz w:val="22"/>
          <w:szCs w:val="22"/>
          <w:lang w:val="de-DE"/>
        </w:rPr>
        <w:fldChar w:fldCharType="end"/>
      </w:r>
      <w:r w:rsidRPr="00B240D1">
        <w:rPr>
          <w:rFonts w:ascii="Ebrima" w:hAnsi="Ebrima" w:cs="Arial"/>
          <w:sz w:val="22"/>
          <w:szCs w:val="22"/>
          <w:lang w:val="de-DE"/>
        </w:rPr>
        <w:t xml:space="preserve">  </w:t>
      </w:r>
    </w:p>
    <w:p w14:paraId="6B77557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35" w:name="doricchi2008"/>
      <w:r w:rsidRPr="009F3929">
        <w:rPr>
          <w:rFonts w:ascii="Ebrima" w:hAnsi="Ebrima" w:cs="Arial"/>
          <w:sz w:val="22"/>
          <w:szCs w:val="22"/>
          <w:lang w:val="de-DE"/>
        </w:rPr>
        <w:t xml:space="preserve">Doricchi, F., Thiebaut De Schotten, M., &amp; Tomaiuolo, F. (2008). </w:t>
      </w:r>
      <w:r w:rsidRPr="00775B6B">
        <w:rPr>
          <w:rFonts w:ascii="Ebrima" w:hAnsi="Ebrima" w:cs="Arial"/>
          <w:sz w:val="22"/>
          <w:szCs w:val="22"/>
        </w:rPr>
        <w:t>White matter (dis)connections and gray matter (dys</w:t>
      </w:r>
      <w:proofErr w:type="gramStart"/>
      <w:r w:rsidRPr="00775B6B">
        <w:rPr>
          <w:rFonts w:ascii="Ebrima" w:hAnsi="Ebrima" w:cs="Arial"/>
          <w:sz w:val="22"/>
          <w:szCs w:val="22"/>
        </w:rPr>
        <w:t>)functions</w:t>
      </w:r>
      <w:proofErr w:type="gramEnd"/>
      <w:r w:rsidRPr="00775B6B">
        <w:rPr>
          <w:rFonts w:ascii="Ebrima" w:hAnsi="Ebrima" w:cs="Arial"/>
          <w:sz w:val="22"/>
          <w:szCs w:val="22"/>
        </w:rPr>
        <w:t xml:space="preserve"> in visual neglect: Gaining insights into the brain networks of spatial awareness. </w:t>
      </w:r>
      <w:r w:rsidRPr="00775B6B">
        <w:rPr>
          <w:rFonts w:ascii="Ebrima" w:hAnsi="Ebrima" w:cs="Arial"/>
          <w:i/>
          <w:iCs/>
          <w:sz w:val="22"/>
          <w:szCs w:val="22"/>
        </w:rPr>
        <w:t>Cortex, 44</w:t>
      </w:r>
      <w:r w:rsidRPr="00775B6B">
        <w:rPr>
          <w:rFonts w:ascii="Ebrima" w:hAnsi="Ebrima" w:cs="Arial"/>
          <w:sz w:val="22"/>
          <w:szCs w:val="22"/>
        </w:rPr>
        <w:t xml:space="preserve">(8), 983–995. </w:t>
      </w:r>
      <w:hyperlink r:id="rId60" w:history="1">
        <w:r w:rsidRPr="00775B6B">
          <w:rPr>
            <w:rStyle w:val="Hyperlink"/>
            <w:rFonts w:ascii="Ebrima" w:hAnsi="Ebrima" w:cs="Arial"/>
            <w:sz w:val="22"/>
            <w:szCs w:val="22"/>
          </w:rPr>
          <w:t>https://doi.org/10.1016/j.cortex.2008.03.006</w:t>
        </w:r>
      </w:hyperlink>
      <w:r w:rsidRPr="00775B6B">
        <w:rPr>
          <w:rFonts w:ascii="Ebrima" w:hAnsi="Ebrima" w:cs="Arial"/>
          <w:sz w:val="22"/>
          <w:szCs w:val="22"/>
        </w:rPr>
        <w:t xml:space="preserve"> </w:t>
      </w:r>
    </w:p>
    <w:p w14:paraId="5C167C5D"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36" w:name="dubb2003"/>
      <w:bookmarkEnd w:id="134"/>
      <w:bookmarkEnd w:id="135"/>
      <w:r w:rsidRPr="00775B6B">
        <w:rPr>
          <w:rFonts w:ascii="Ebrima" w:hAnsi="Ebrima" w:cs="Arial"/>
          <w:sz w:val="22"/>
          <w:szCs w:val="22"/>
        </w:rPr>
        <w:t xml:space="preserve">Dubb, A., Gur, R., Avants, B., &amp; Gee, J. (2003). Characterization of sexual dimorphism in the human corpus callosum. </w:t>
      </w:r>
      <w:r w:rsidRPr="00B240D1">
        <w:rPr>
          <w:rFonts w:ascii="Ebrima" w:hAnsi="Ebrima" w:cs="Arial"/>
          <w:i/>
          <w:iCs/>
          <w:sz w:val="22"/>
          <w:szCs w:val="22"/>
          <w:lang w:val="de-DE"/>
        </w:rPr>
        <w:t>NeuroImage</w:t>
      </w:r>
      <w:r w:rsidRPr="00B240D1">
        <w:rPr>
          <w:rFonts w:ascii="Ebrima" w:hAnsi="Ebrima" w:cs="Arial"/>
          <w:sz w:val="22"/>
          <w:szCs w:val="22"/>
          <w:lang w:val="de-DE"/>
        </w:rPr>
        <w:t xml:space="preserve">, </w:t>
      </w:r>
      <w:r w:rsidRPr="00B240D1">
        <w:rPr>
          <w:rFonts w:ascii="Ebrima" w:hAnsi="Ebrima" w:cs="Arial"/>
          <w:i/>
          <w:iCs/>
          <w:sz w:val="22"/>
          <w:szCs w:val="22"/>
          <w:lang w:val="de-DE"/>
        </w:rPr>
        <w:t>20</w:t>
      </w:r>
      <w:r w:rsidRPr="00B240D1">
        <w:rPr>
          <w:rFonts w:ascii="Ebrima" w:hAnsi="Ebrima" w:cs="Arial"/>
          <w:sz w:val="22"/>
          <w:szCs w:val="22"/>
          <w:lang w:val="de-DE"/>
        </w:rPr>
        <w:t xml:space="preserve">(1), 512–519.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"https://doi.org/10.1016/s1053-8119(03)00313-6" </w:instrText>
      </w:r>
      <w:r w:rsidR="009E292F">
        <w:rPr>
          <w:rStyle w:val="Hyperlink"/>
          <w:rFonts w:ascii="Ebrima" w:hAnsi="Ebrima" w:cs="Arial"/>
          <w:sz w:val="22"/>
          <w:szCs w:val="22"/>
          <w:lang w:val="de-DE"/>
        </w:rPr>
        <w:fldChar w:fldCharType="separate"/>
      </w:r>
      <w:r w:rsidRPr="00B240D1">
        <w:rPr>
          <w:rStyle w:val="Hyperlink"/>
          <w:rFonts w:ascii="Ebrima" w:hAnsi="Ebrima" w:cs="Arial"/>
          <w:sz w:val="22"/>
          <w:szCs w:val="22"/>
          <w:lang w:val="de-DE"/>
        </w:rPr>
        <w:t>https://doi.org/10.1016/s1053-8119(03)00313-6</w:t>
      </w:r>
      <w:r w:rsidR="009E292F">
        <w:rPr>
          <w:rStyle w:val="Hyperlink"/>
          <w:rFonts w:ascii="Ebrima" w:hAnsi="Ebrima" w:cs="Arial"/>
          <w:sz w:val="22"/>
          <w:szCs w:val="22"/>
          <w:lang w:val="de-DE"/>
        </w:rPr>
        <w:fldChar w:fldCharType="end"/>
      </w:r>
      <w:bookmarkEnd w:id="136"/>
      <w:r w:rsidRPr="00B240D1">
        <w:rPr>
          <w:rFonts w:ascii="Ebrima" w:hAnsi="Ebrima" w:cs="Arial"/>
          <w:sz w:val="22"/>
          <w:szCs w:val="22"/>
          <w:lang w:val="de-DE"/>
        </w:rPr>
        <w:t xml:space="preserve">  </w:t>
      </w:r>
    </w:p>
    <w:p w14:paraId="65ADD63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37" w:name="dubol2021"/>
      <w:r w:rsidRPr="009F3929">
        <w:rPr>
          <w:rFonts w:ascii="Ebrima" w:hAnsi="Ebrima" w:cs="Arial"/>
          <w:sz w:val="22"/>
          <w:szCs w:val="22"/>
          <w:lang w:val="de-DE"/>
        </w:rPr>
        <w:t xml:space="preserve">Dubol, M., Epperson, C. N., Sacher, J., Pletzer, B., Derntl, B., Lanzenberger, R., . . . </w:t>
      </w:r>
      <w:r w:rsidRPr="00775B6B">
        <w:rPr>
          <w:rFonts w:ascii="Ebrima" w:hAnsi="Ebrima" w:cs="Arial"/>
          <w:sz w:val="22"/>
          <w:szCs w:val="22"/>
        </w:rPr>
        <w:t xml:space="preserve">Comasco, E. (2021). Neuroimaging the menstrual cycle: A multimodal systematic review. </w:t>
      </w:r>
      <w:r w:rsidRPr="00775B6B">
        <w:rPr>
          <w:rFonts w:ascii="Ebrima" w:hAnsi="Ebrima" w:cs="Arial"/>
          <w:i/>
          <w:iCs/>
          <w:sz w:val="22"/>
          <w:szCs w:val="22"/>
        </w:rPr>
        <w:t>Frontiers in Neuroendocrinology, 60</w:t>
      </w:r>
      <w:r w:rsidRPr="00775B6B">
        <w:rPr>
          <w:rFonts w:ascii="Ebrima" w:hAnsi="Ebrima" w:cs="Arial"/>
          <w:sz w:val="22"/>
          <w:szCs w:val="22"/>
        </w:rPr>
        <w:t xml:space="preserve">, 100878. </w:t>
      </w:r>
      <w:hyperlink r:id="rId61" w:history="1">
        <w:r w:rsidRPr="00775B6B">
          <w:rPr>
            <w:rStyle w:val="Hyperlink"/>
            <w:rFonts w:ascii="Ebrima" w:hAnsi="Ebrima" w:cs="Arial"/>
            <w:sz w:val="22"/>
            <w:szCs w:val="22"/>
          </w:rPr>
          <w:t>https://doi.org/10.1016/j.yfrne.2020.100878</w:t>
        </w:r>
      </w:hyperlink>
      <w:r w:rsidRPr="00775B6B">
        <w:rPr>
          <w:rFonts w:ascii="Ebrima" w:hAnsi="Ebrima" w:cs="Arial"/>
          <w:sz w:val="22"/>
          <w:szCs w:val="22"/>
        </w:rPr>
        <w:t xml:space="preserve"> </w:t>
      </w:r>
    </w:p>
    <w:p w14:paraId="309F9FF1" w14:textId="2A72ABE9" w:rsidR="001B4882" w:rsidRPr="00DF36C4" w:rsidRDefault="004B140A" w:rsidP="00DF36C4">
      <w:pPr>
        <w:pStyle w:val="NormalWeb"/>
        <w:spacing w:before="0" w:beforeAutospacing="0" w:after="120" w:afterAutospacing="0" w:line="276" w:lineRule="auto"/>
        <w:ind w:left="709" w:hanging="709"/>
        <w:jc w:val="both"/>
        <w:rPr>
          <w:rFonts w:ascii="Ebrima" w:hAnsi="Ebrima" w:cs="Arial"/>
          <w:sz w:val="22"/>
          <w:szCs w:val="22"/>
        </w:rPr>
      </w:pPr>
      <w:bookmarkStart w:id="138" w:name="duffau2005"/>
      <w:bookmarkEnd w:id="137"/>
      <w:r w:rsidRPr="00775B6B">
        <w:rPr>
          <w:rFonts w:ascii="Ebrima" w:hAnsi="Ebrima" w:cs="Arial"/>
          <w:sz w:val="22"/>
          <w:szCs w:val="22"/>
        </w:rPr>
        <w:t xml:space="preserve">Duffau, H. (2005). Lessons from brain mapping in surgery for low-grade glioma: insights into associations between tumour and brain plasticity.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(8), 476–486. </w:t>
      </w:r>
      <w:hyperlink r:id="rId62" w:history="1">
        <w:r w:rsidRPr="00775B6B">
          <w:rPr>
            <w:rStyle w:val="Hyperlink"/>
            <w:rFonts w:ascii="Ebrima" w:hAnsi="Ebrima" w:cs="Arial"/>
            <w:sz w:val="22"/>
            <w:szCs w:val="22"/>
          </w:rPr>
          <w:t>https://doi.org/10.1016/s1474-4422(05)70140-x</w:t>
        </w:r>
      </w:hyperlink>
      <w:r w:rsidRPr="00775B6B">
        <w:rPr>
          <w:rFonts w:ascii="Ebrima" w:hAnsi="Ebrima" w:cs="Arial"/>
          <w:sz w:val="22"/>
          <w:szCs w:val="22"/>
        </w:rPr>
        <w:t xml:space="preserve">  </w:t>
      </w:r>
      <w:bookmarkStart w:id="139" w:name="eliot2021"/>
      <w:bookmarkEnd w:id="138"/>
    </w:p>
    <w:p w14:paraId="769BB69F" w14:textId="74E281EF"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Eliot, L., Ahmed, A., Khan, H., &amp; Patel, J. (2021). Dump the “dimorphism”: Comprehensive synthesis of human brain studies reveals few male-female differences beyond size. </w:t>
      </w:r>
      <w:r w:rsidRPr="00775B6B">
        <w:rPr>
          <w:rFonts w:ascii="Ebrima" w:hAnsi="Ebrima" w:cs="Arial"/>
          <w:i/>
          <w:iCs/>
          <w:sz w:val="22"/>
          <w:szCs w:val="22"/>
        </w:rPr>
        <w:t>Neuroscience &amp; Biobehavioral Reviews</w:t>
      </w:r>
      <w:r w:rsidRPr="00775B6B">
        <w:rPr>
          <w:rFonts w:ascii="Ebrima" w:hAnsi="Ebrima" w:cs="Arial"/>
          <w:sz w:val="22"/>
          <w:szCs w:val="22"/>
        </w:rPr>
        <w:t xml:space="preserve">, </w:t>
      </w:r>
      <w:r w:rsidRPr="00775B6B">
        <w:rPr>
          <w:rFonts w:ascii="Ebrima" w:hAnsi="Ebrima" w:cs="Arial"/>
          <w:i/>
          <w:iCs/>
          <w:sz w:val="22"/>
          <w:szCs w:val="22"/>
        </w:rPr>
        <w:t>125</w:t>
      </w:r>
      <w:r w:rsidRPr="00775B6B">
        <w:rPr>
          <w:rFonts w:ascii="Ebrima" w:hAnsi="Ebrima" w:cs="Arial"/>
          <w:sz w:val="22"/>
          <w:szCs w:val="22"/>
        </w:rPr>
        <w:t xml:space="preserve">, 667–697. </w:t>
      </w:r>
      <w:hyperlink r:id="rId63" w:history="1">
        <w:r w:rsidRPr="00775B6B">
          <w:rPr>
            <w:rStyle w:val="Hyperlink"/>
            <w:rFonts w:ascii="Ebrima" w:hAnsi="Ebrima" w:cs="Arial"/>
            <w:sz w:val="22"/>
            <w:szCs w:val="22"/>
          </w:rPr>
          <w:t>https://doi.org/10.1016/j.neubiorev.2021.02.026</w:t>
        </w:r>
      </w:hyperlink>
      <w:bookmarkEnd w:id="139"/>
      <w:r w:rsidRPr="00775B6B">
        <w:rPr>
          <w:rFonts w:ascii="Ebrima" w:hAnsi="Ebrima" w:cs="Arial"/>
          <w:sz w:val="22"/>
          <w:szCs w:val="22"/>
        </w:rPr>
        <w:t xml:space="preserve"> </w:t>
      </w:r>
    </w:p>
    <w:p w14:paraId="4EB9E959" w14:textId="77777777" w:rsidR="004B140A" w:rsidRPr="00775B6B" w:rsidRDefault="004B140A" w:rsidP="00275F68">
      <w:pPr>
        <w:pStyle w:val="NormalWeb"/>
        <w:spacing w:before="0" w:beforeAutospacing="0" w:after="120" w:afterAutospacing="0" w:line="276" w:lineRule="auto"/>
        <w:ind w:left="709" w:hanging="709"/>
        <w:jc w:val="both"/>
        <w:rPr>
          <w:rStyle w:val="Hyperlink"/>
          <w:rFonts w:ascii="Ebrima" w:hAnsi="Ebrima" w:cs="Arial"/>
          <w:sz w:val="22"/>
          <w:szCs w:val="22"/>
        </w:rPr>
      </w:pPr>
      <w:bookmarkStart w:id="140" w:name="esposito2021"/>
      <w:r w:rsidRPr="00775B6B">
        <w:rPr>
          <w:rFonts w:ascii="Ebrima" w:hAnsi="Ebrima" w:cs="Arial"/>
          <w:sz w:val="22"/>
          <w:szCs w:val="22"/>
        </w:rPr>
        <w:t xml:space="preserve">Esposito, E., Shekhtman, G., &amp; Chen, P. (2021). Prevalence of spatial neglect post-stroke: A systematic review. </w:t>
      </w:r>
      <w:r w:rsidRPr="00775B6B">
        <w:rPr>
          <w:rFonts w:ascii="Ebrima" w:hAnsi="Ebrima" w:cs="Arial"/>
          <w:i/>
          <w:iCs/>
          <w:sz w:val="22"/>
          <w:szCs w:val="22"/>
        </w:rPr>
        <w:t>Annals of Physical and Rehabilitation Medicine</w:t>
      </w:r>
      <w:r w:rsidRPr="00775B6B">
        <w:rPr>
          <w:rFonts w:ascii="Ebrima" w:hAnsi="Ebrima" w:cs="Arial"/>
          <w:sz w:val="22"/>
          <w:szCs w:val="22"/>
        </w:rPr>
        <w:t xml:space="preserve">, </w:t>
      </w:r>
      <w:r w:rsidRPr="00775B6B">
        <w:rPr>
          <w:rFonts w:ascii="Ebrima" w:hAnsi="Ebrima" w:cs="Arial"/>
          <w:i/>
          <w:iCs/>
          <w:sz w:val="22"/>
          <w:szCs w:val="22"/>
        </w:rPr>
        <w:t>64</w:t>
      </w:r>
      <w:r w:rsidRPr="00775B6B">
        <w:rPr>
          <w:rFonts w:ascii="Ebrima" w:hAnsi="Ebrima" w:cs="Arial"/>
          <w:sz w:val="22"/>
          <w:szCs w:val="22"/>
        </w:rPr>
        <w:t xml:space="preserve">(5), 101459. </w:t>
      </w:r>
      <w:hyperlink r:id="rId64" w:history="1">
        <w:r w:rsidRPr="00775B6B">
          <w:rPr>
            <w:rStyle w:val="Hyperlink"/>
            <w:rFonts w:ascii="Ebrima" w:hAnsi="Ebrima" w:cs="Arial"/>
            <w:sz w:val="22"/>
            <w:szCs w:val="22"/>
          </w:rPr>
          <w:t>https://doi.org/10.1016/j.rehab.2020.10.010</w:t>
        </w:r>
      </w:hyperlink>
      <w:bookmarkEnd w:id="140"/>
      <w:r w:rsidRPr="00775B6B">
        <w:rPr>
          <w:rFonts w:ascii="Ebrima" w:hAnsi="Ebrima" w:cs="Arial"/>
          <w:sz w:val="22"/>
          <w:szCs w:val="22"/>
        </w:rPr>
        <w:t xml:space="preserve"> </w:t>
      </w:r>
    </w:p>
    <w:p w14:paraId="4D39D14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1" w:name="fan2016"/>
      <w:r w:rsidRPr="009F3929">
        <w:rPr>
          <w:rFonts w:ascii="Ebrima" w:hAnsi="Ebrima" w:cs="Arial"/>
          <w:sz w:val="22"/>
          <w:szCs w:val="22"/>
          <w:lang w:val="de-DE"/>
        </w:rPr>
        <w:t xml:space="preserve">Fan, L., Li, H., Zhuo, J., Zhang, Y., Wang, J., Chen, L., . . . </w:t>
      </w:r>
      <w:r w:rsidRPr="00775B6B">
        <w:rPr>
          <w:rFonts w:ascii="Ebrima" w:hAnsi="Ebrima" w:cs="Arial"/>
          <w:sz w:val="22"/>
          <w:szCs w:val="22"/>
        </w:rPr>
        <w:t xml:space="preserve">Jiang, T. (2016). The Human Brainnetome Atlas: A New Brain Atlas Based on Connectional Architecture. Cerebral Cortex, 26(8), 3508–3526. </w:t>
      </w:r>
      <w:hyperlink r:id="rId65" w:history="1">
        <w:r w:rsidRPr="00775B6B">
          <w:rPr>
            <w:rStyle w:val="Hyperlink"/>
            <w:rFonts w:ascii="Ebrima" w:hAnsi="Ebrima" w:cs="Arial"/>
            <w:sz w:val="22"/>
            <w:szCs w:val="22"/>
          </w:rPr>
          <w:t>https://doi.org/10.1093/cercor/bhw157</w:t>
        </w:r>
      </w:hyperlink>
      <w:r w:rsidRPr="00775B6B">
        <w:rPr>
          <w:rFonts w:ascii="Ebrima" w:hAnsi="Ebrima" w:cs="Arial"/>
          <w:sz w:val="22"/>
          <w:szCs w:val="22"/>
        </w:rPr>
        <w:t xml:space="preserve">  </w:t>
      </w:r>
    </w:p>
    <w:p w14:paraId="3E1E516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2" w:name="feigin2014"/>
      <w:bookmarkEnd w:id="141"/>
      <w:r w:rsidRPr="00775B6B">
        <w:rPr>
          <w:rFonts w:ascii="Ebrima" w:hAnsi="Ebrima" w:cs="Arial"/>
          <w:sz w:val="22"/>
          <w:szCs w:val="22"/>
        </w:rPr>
        <w:t>Feigin, V. L., Forouzanfar, M. H., Krishnamurthi, R., Mensah, G. A., Connor, M., Bennett, D. A</w:t>
      </w:r>
      <w:proofErr w:type="gramStart"/>
      <w:r w:rsidRPr="00775B6B">
        <w:rPr>
          <w:rFonts w:ascii="Ebrima" w:hAnsi="Ebrima" w:cs="Arial"/>
          <w:sz w:val="22"/>
          <w:szCs w:val="22"/>
        </w:rPr>
        <w:t>., . . .</w:t>
      </w:r>
      <w:proofErr w:type="gramEnd"/>
      <w:r w:rsidRPr="00775B6B">
        <w:rPr>
          <w:rFonts w:ascii="Ebrima" w:hAnsi="Ebrima" w:cs="Arial"/>
          <w:sz w:val="22"/>
          <w:szCs w:val="22"/>
        </w:rPr>
        <w:t xml:space="preserve"> Murray, C. (2014). Global and regional burden of stroke during 1990–2010: findings from the Global Burden of Disease Study 2010. </w:t>
      </w:r>
      <w:r w:rsidRPr="00775B6B">
        <w:rPr>
          <w:rFonts w:ascii="Ebrima" w:hAnsi="Ebrima" w:cs="Arial"/>
          <w:i/>
          <w:iCs/>
          <w:sz w:val="22"/>
          <w:szCs w:val="22"/>
        </w:rPr>
        <w:t>The Lancet</w:t>
      </w:r>
      <w:r w:rsidRPr="00775B6B">
        <w:rPr>
          <w:rFonts w:ascii="Ebrima" w:hAnsi="Ebrima" w:cs="Arial"/>
          <w:sz w:val="22"/>
          <w:szCs w:val="22"/>
        </w:rPr>
        <w:t xml:space="preserve">, </w:t>
      </w:r>
      <w:r w:rsidRPr="00775B6B">
        <w:rPr>
          <w:rFonts w:ascii="Ebrima" w:hAnsi="Ebrima" w:cs="Arial"/>
          <w:i/>
          <w:iCs/>
          <w:sz w:val="22"/>
          <w:szCs w:val="22"/>
        </w:rPr>
        <w:t>383</w:t>
      </w:r>
      <w:r w:rsidRPr="00775B6B">
        <w:rPr>
          <w:rFonts w:ascii="Ebrima" w:hAnsi="Ebrima" w:cs="Arial"/>
          <w:sz w:val="22"/>
          <w:szCs w:val="22"/>
        </w:rPr>
        <w:t xml:space="preserve">(9913), 245–255. </w:t>
      </w:r>
      <w:hyperlink r:id="rId66" w:history="1">
        <w:r w:rsidRPr="00775B6B">
          <w:rPr>
            <w:rStyle w:val="Hyperlink"/>
            <w:rFonts w:ascii="Ebrima" w:hAnsi="Ebrima" w:cs="Arial"/>
            <w:sz w:val="22"/>
            <w:szCs w:val="22"/>
          </w:rPr>
          <w:t>https://doi.org/10.1016/s0140-6736(13)61953-4</w:t>
        </w:r>
      </w:hyperlink>
      <w:r w:rsidRPr="00775B6B">
        <w:rPr>
          <w:rFonts w:ascii="Ebrima" w:hAnsi="Ebrima" w:cs="Arial"/>
          <w:sz w:val="22"/>
          <w:szCs w:val="22"/>
        </w:rPr>
        <w:t xml:space="preserve">  </w:t>
      </w:r>
    </w:p>
    <w:p w14:paraId="2C24E61C"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43" w:name="feigin2021"/>
      <w:bookmarkEnd w:id="142"/>
      <w:r w:rsidRPr="00775B6B">
        <w:rPr>
          <w:rFonts w:ascii="Ebrima" w:hAnsi="Ebrima" w:cs="Arial"/>
          <w:sz w:val="22"/>
          <w:szCs w:val="22"/>
        </w:rPr>
        <w:t xml:space="preserve">Feigin, V. L., Stark, B. A., Johnson, C. O., Roth, G. A., Bisignano, C., Abady, G. G., . . . Murray, C. J. L. (2021). Global, regional, and national burden of stroke and its risk factors, 1990–2019: a systematic analysis for the Global Burden of Disease Study 2019. </w:t>
      </w:r>
      <w:r w:rsidRPr="009F3929">
        <w:rPr>
          <w:rFonts w:ascii="Ebrima" w:hAnsi="Ebrima" w:cs="Arial"/>
          <w:i/>
          <w:iCs/>
          <w:sz w:val="22"/>
          <w:szCs w:val="22"/>
          <w:lang w:val="de-DE"/>
        </w:rPr>
        <w:t>The Lancet Neurology</w:t>
      </w:r>
      <w:r w:rsidRPr="009F3929">
        <w:rPr>
          <w:rFonts w:ascii="Ebrima" w:hAnsi="Ebrima" w:cs="Arial"/>
          <w:sz w:val="22"/>
          <w:szCs w:val="22"/>
          <w:lang w:val="de-DE"/>
        </w:rPr>
        <w:t xml:space="preserve">, </w:t>
      </w:r>
      <w:r w:rsidRPr="009F3929">
        <w:rPr>
          <w:rFonts w:ascii="Ebrima" w:hAnsi="Ebrima" w:cs="Arial"/>
          <w:i/>
          <w:iCs/>
          <w:sz w:val="22"/>
          <w:szCs w:val="22"/>
          <w:lang w:val="de-DE"/>
        </w:rPr>
        <w:t>20</w:t>
      </w:r>
      <w:r w:rsidRPr="009F3929">
        <w:rPr>
          <w:rFonts w:ascii="Ebrima" w:hAnsi="Ebrima" w:cs="Arial"/>
          <w:sz w:val="22"/>
          <w:szCs w:val="22"/>
          <w:lang w:val="de-DE"/>
        </w:rPr>
        <w:t xml:space="preserve">(10), 795–820.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"https://doi.org/10.1016/s1474-4422(21)00252-0"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https://doi.org/10.1016/s1474-4422(21)00252-0</w:t>
      </w:r>
      <w:r w:rsidR="009E292F">
        <w:rPr>
          <w:rStyle w:val="Hyperlink"/>
          <w:rFonts w:ascii="Ebrima" w:hAnsi="Ebrima" w:cs="Arial"/>
          <w:sz w:val="22"/>
          <w:szCs w:val="22"/>
          <w:lang w:val="de-DE"/>
        </w:rPr>
        <w:fldChar w:fldCharType="end"/>
      </w:r>
      <w:bookmarkEnd w:id="143"/>
      <w:r w:rsidRPr="009F3929">
        <w:rPr>
          <w:rFonts w:ascii="Ebrima" w:hAnsi="Ebrima" w:cs="Arial"/>
          <w:sz w:val="22"/>
          <w:szCs w:val="22"/>
          <w:lang w:val="de-DE"/>
        </w:rPr>
        <w:t xml:space="preserve">  </w:t>
      </w:r>
    </w:p>
    <w:p w14:paraId="1E9C7AE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4" w:name="fukuda2009"/>
      <w:r w:rsidRPr="009F3929">
        <w:rPr>
          <w:rFonts w:ascii="Ebrima" w:hAnsi="Ebrima" w:cs="Arial"/>
          <w:sz w:val="22"/>
          <w:szCs w:val="22"/>
          <w:lang w:val="de-DE"/>
        </w:rPr>
        <w:t xml:space="preserve">Fukuda, M., Kanda, T., Kamide, N., Akutsu, T., &amp; Sakai, F. (2009). </w:t>
      </w:r>
      <w:r w:rsidRPr="00775B6B">
        <w:rPr>
          <w:rFonts w:ascii="Ebrima" w:hAnsi="Ebrima" w:cs="Arial"/>
          <w:sz w:val="22"/>
          <w:szCs w:val="22"/>
        </w:rPr>
        <w:t xml:space="preserve">Gender Differences in Long-term Functional Outcome after First-ever Ischemic Stroke. </w:t>
      </w:r>
      <w:r w:rsidRPr="00775B6B">
        <w:rPr>
          <w:rFonts w:ascii="Ebrima" w:hAnsi="Ebrima" w:cs="Arial"/>
          <w:i/>
          <w:iCs/>
          <w:sz w:val="22"/>
          <w:szCs w:val="22"/>
        </w:rPr>
        <w:t>Internal Medicine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(12), 967–973. </w:t>
      </w:r>
      <w:hyperlink r:id="rId67" w:history="1">
        <w:r w:rsidRPr="00775B6B">
          <w:rPr>
            <w:rStyle w:val="Hyperlink"/>
            <w:rFonts w:ascii="Ebrima" w:hAnsi="Ebrima" w:cs="Arial"/>
            <w:sz w:val="22"/>
            <w:szCs w:val="22"/>
          </w:rPr>
          <w:t>https://doi.org/10.2169/internalmedicine.48.1757</w:t>
        </w:r>
      </w:hyperlink>
      <w:bookmarkEnd w:id="144"/>
      <w:r w:rsidRPr="00775B6B">
        <w:rPr>
          <w:rFonts w:ascii="Ebrima" w:hAnsi="Ebrima" w:cs="Arial"/>
          <w:sz w:val="22"/>
          <w:szCs w:val="22"/>
        </w:rPr>
        <w:t xml:space="preserve">  </w:t>
      </w:r>
    </w:p>
    <w:p w14:paraId="74244C6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5" w:name="gaffanhornak1997"/>
      <w:r w:rsidRPr="00775B6B">
        <w:rPr>
          <w:rFonts w:ascii="Ebrima" w:hAnsi="Ebrima" w:cs="Arial"/>
          <w:sz w:val="22"/>
          <w:szCs w:val="22"/>
        </w:rPr>
        <w:t xml:space="preserve">Gaffan, D., Hornak, J. (1997). Visual neglect in the monkey. Representation and disconnection.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120</w:t>
      </w:r>
      <w:r w:rsidRPr="00775B6B">
        <w:rPr>
          <w:rFonts w:ascii="Ebrima" w:hAnsi="Ebrima" w:cs="Arial"/>
          <w:sz w:val="22"/>
          <w:szCs w:val="22"/>
        </w:rPr>
        <w:t xml:space="preserve">(9), 1647–1657. </w:t>
      </w:r>
      <w:hyperlink r:id="rId68" w:history="1">
        <w:r w:rsidRPr="00775B6B">
          <w:rPr>
            <w:rStyle w:val="Hyperlink"/>
            <w:rFonts w:ascii="Ebrima" w:hAnsi="Ebrima" w:cs="Arial"/>
            <w:sz w:val="22"/>
            <w:szCs w:val="22"/>
          </w:rPr>
          <w:t>https://doi.org/10.1093/brain/120.9.1647</w:t>
        </w:r>
      </w:hyperlink>
      <w:r w:rsidRPr="00775B6B">
        <w:rPr>
          <w:rFonts w:ascii="Ebrima" w:hAnsi="Ebrima" w:cs="Arial"/>
          <w:sz w:val="22"/>
          <w:szCs w:val="22"/>
        </w:rPr>
        <w:t xml:space="preserve">  </w:t>
      </w:r>
    </w:p>
    <w:p w14:paraId="2F95079B"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46" w:name="gargano2008"/>
      <w:bookmarkEnd w:id="145"/>
      <w:r w:rsidRPr="00775B6B">
        <w:rPr>
          <w:rFonts w:ascii="Ebrima" w:hAnsi="Ebrima" w:cs="Arial"/>
          <w:sz w:val="22"/>
          <w:szCs w:val="22"/>
        </w:rPr>
        <w:t xml:space="preserve">Gargano, J. W., Wehner, S., &amp; Reeves, M. (2008). Sex Differences in Acute Stroke Care in a Statewide Stroke Registry. </w:t>
      </w:r>
      <w:r w:rsidRPr="00B240D1">
        <w:rPr>
          <w:rFonts w:ascii="Ebrima" w:hAnsi="Ebrima" w:cs="Arial"/>
          <w:i/>
          <w:iCs/>
          <w:sz w:val="22"/>
          <w:szCs w:val="22"/>
          <w:lang w:val="de-DE"/>
        </w:rPr>
        <w:t>Stroke</w:t>
      </w:r>
      <w:r w:rsidRPr="00B240D1">
        <w:rPr>
          <w:rFonts w:ascii="Ebrima" w:hAnsi="Ebrima" w:cs="Arial"/>
          <w:sz w:val="22"/>
          <w:szCs w:val="22"/>
          <w:lang w:val="de-DE"/>
        </w:rPr>
        <w:t xml:space="preserve">, </w:t>
      </w:r>
      <w:r w:rsidRPr="00B240D1">
        <w:rPr>
          <w:rFonts w:ascii="Ebrima" w:hAnsi="Ebrima" w:cs="Arial"/>
          <w:i/>
          <w:iCs/>
          <w:sz w:val="22"/>
          <w:szCs w:val="22"/>
          <w:lang w:val="de-DE"/>
        </w:rPr>
        <w:t>39</w:t>
      </w:r>
      <w:r w:rsidRPr="00B240D1">
        <w:rPr>
          <w:rFonts w:ascii="Ebrima" w:hAnsi="Ebrima" w:cs="Arial"/>
          <w:sz w:val="22"/>
          <w:szCs w:val="22"/>
          <w:lang w:val="de-DE"/>
        </w:rPr>
        <w:t xml:space="preserve">(1), 24–29.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"https://doi.org/10.1161/strokeaha.107.493262" </w:instrText>
      </w:r>
      <w:r w:rsidR="009E292F">
        <w:rPr>
          <w:rStyle w:val="Hyperlink"/>
          <w:rFonts w:ascii="Ebrima" w:hAnsi="Ebrima" w:cs="Arial"/>
          <w:sz w:val="22"/>
          <w:szCs w:val="22"/>
          <w:lang w:val="de-DE"/>
        </w:rPr>
        <w:fldChar w:fldCharType="separate"/>
      </w:r>
      <w:r w:rsidRPr="00B240D1">
        <w:rPr>
          <w:rStyle w:val="Hyperlink"/>
          <w:rFonts w:ascii="Ebrima" w:hAnsi="Ebrima" w:cs="Arial"/>
          <w:sz w:val="22"/>
          <w:szCs w:val="22"/>
          <w:lang w:val="de-DE"/>
        </w:rPr>
        <w:t>https://doi.org/10.1161/strokeaha.107.493262</w:t>
      </w:r>
      <w:r w:rsidR="009E292F">
        <w:rPr>
          <w:rStyle w:val="Hyperlink"/>
          <w:rFonts w:ascii="Ebrima" w:hAnsi="Ebrima" w:cs="Arial"/>
          <w:sz w:val="22"/>
          <w:szCs w:val="22"/>
          <w:lang w:val="de-DE"/>
        </w:rPr>
        <w:fldChar w:fldCharType="end"/>
      </w:r>
      <w:r w:rsidRPr="00B240D1">
        <w:rPr>
          <w:rFonts w:ascii="Ebrima" w:hAnsi="Ebrima" w:cs="Arial"/>
          <w:sz w:val="22"/>
          <w:szCs w:val="22"/>
          <w:lang w:val="de-DE"/>
        </w:rPr>
        <w:t xml:space="preserve"> </w:t>
      </w:r>
    </w:p>
    <w:p w14:paraId="035191A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7" w:name="gauthier1989"/>
      <w:bookmarkEnd w:id="146"/>
      <w:r w:rsidRPr="009F3929">
        <w:rPr>
          <w:rFonts w:ascii="Ebrima" w:hAnsi="Ebrima" w:cs="Arial"/>
          <w:sz w:val="22"/>
          <w:szCs w:val="22"/>
          <w:lang w:val="de-DE"/>
        </w:rPr>
        <w:t xml:space="preserve">Gauthier, L., Dehaut, F., &amp; Joanette, Y. (1989). </w:t>
      </w:r>
      <w:r w:rsidRPr="00775B6B">
        <w:rPr>
          <w:rFonts w:ascii="Ebrima" w:hAnsi="Ebrima" w:cs="Arial"/>
          <w:sz w:val="22"/>
          <w:szCs w:val="22"/>
        </w:rPr>
        <w:t xml:space="preserve">The Bells Test: A Quantitative and Qualitative Test for Visual Neglect. </w:t>
      </w:r>
      <w:r w:rsidRPr="00775B6B">
        <w:rPr>
          <w:rFonts w:ascii="Ebrima" w:hAnsi="Ebrima" w:cs="Arial"/>
          <w:i/>
          <w:iCs/>
          <w:sz w:val="22"/>
          <w:szCs w:val="22"/>
        </w:rPr>
        <w:t xml:space="preserve">International Journal of Clinical Neuropsychology, </w:t>
      </w:r>
      <w:proofErr w:type="gramStart"/>
      <w:r w:rsidRPr="00775B6B">
        <w:rPr>
          <w:rFonts w:ascii="Ebrima" w:hAnsi="Ebrima" w:cs="Arial"/>
          <w:i/>
          <w:iCs/>
          <w:sz w:val="22"/>
          <w:szCs w:val="22"/>
        </w:rPr>
        <w:t>XI</w:t>
      </w:r>
      <w:r w:rsidRPr="00775B6B">
        <w:rPr>
          <w:rFonts w:ascii="Ebrima" w:hAnsi="Ebrima" w:cs="Arial"/>
          <w:sz w:val="22"/>
          <w:szCs w:val="22"/>
        </w:rPr>
        <w:t>(</w:t>
      </w:r>
      <w:proofErr w:type="gramEnd"/>
      <w:r w:rsidRPr="00775B6B">
        <w:rPr>
          <w:rFonts w:ascii="Ebrima" w:hAnsi="Ebrima" w:cs="Arial"/>
          <w:sz w:val="22"/>
          <w:szCs w:val="22"/>
        </w:rPr>
        <w:t xml:space="preserve">2), 49–54. </w:t>
      </w:r>
    </w:p>
    <w:p w14:paraId="6B4DDDC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8" w:name="gibson2013"/>
      <w:bookmarkEnd w:id="147"/>
      <w:r w:rsidRPr="00775B6B">
        <w:rPr>
          <w:rFonts w:ascii="Ebrima" w:hAnsi="Ebrima" w:cs="Arial"/>
          <w:sz w:val="22"/>
          <w:szCs w:val="22"/>
        </w:rPr>
        <w:t xml:space="preserve">Gibson, C. L. (2013). Cerebral Ischemic Stroke: is Gender Important?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(9), 1355–1361. </w:t>
      </w:r>
      <w:hyperlink r:id="rId69" w:history="1">
        <w:r w:rsidRPr="00775B6B">
          <w:rPr>
            <w:rStyle w:val="Hyperlink"/>
            <w:rFonts w:ascii="Ebrima" w:hAnsi="Ebrima" w:cs="Arial"/>
            <w:sz w:val="22"/>
            <w:szCs w:val="22"/>
          </w:rPr>
          <w:t>https://doi.org/10.1038/jcbfm.2013.102</w:t>
        </w:r>
      </w:hyperlink>
      <w:r w:rsidRPr="00775B6B">
        <w:rPr>
          <w:rFonts w:ascii="Ebrima" w:hAnsi="Ebrima" w:cs="Arial"/>
          <w:sz w:val="22"/>
          <w:szCs w:val="22"/>
        </w:rPr>
        <w:t xml:space="preserve">  </w:t>
      </w:r>
    </w:p>
    <w:p w14:paraId="25411B6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49" w:name="giroud2017"/>
      <w:bookmarkEnd w:id="148"/>
      <w:r w:rsidRPr="00775B6B">
        <w:rPr>
          <w:rFonts w:ascii="Ebrima" w:hAnsi="Ebrima" w:cs="Arial"/>
          <w:sz w:val="22"/>
          <w:szCs w:val="22"/>
        </w:rPr>
        <w:t xml:space="preserve">Giroud, M., Delpont, B., Daubail, B., Blanc, C., Durier, J., Giroud, M., &amp; Béjot, Y. (2017). Temporal Trends in Sex Differences With Regard to Stroke Incidence.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48</w:t>
      </w:r>
      <w:r w:rsidRPr="00775B6B">
        <w:rPr>
          <w:rFonts w:ascii="Ebrima" w:hAnsi="Ebrima" w:cs="Arial"/>
          <w:sz w:val="22"/>
          <w:szCs w:val="22"/>
        </w:rPr>
        <w:t xml:space="preserve">(4), 846–849. </w:t>
      </w:r>
      <w:hyperlink r:id="rId70" w:history="1">
        <w:r w:rsidRPr="00775B6B">
          <w:rPr>
            <w:rStyle w:val="Hyperlink"/>
            <w:rFonts w:ascii="Ebrima" w:hAnsi="Ebrima" w:cs="Arial"/>
            <w:sz w:val="22"/>
            <w:szCs w:val="22"/>
          </w:rPr>
          <w:t>https://doi.org/10.1161/strokeaha.116.015913</w:t>
        </w:r>
      </w:hyperlink>
      <w:r w:rsidRPr="00775B6B">
        <w:rPr>
          <w:rFonts w:ascii="Ebrima" w:hAnsi="Ebrima" w:cs="Arial"/>
          <w:sz w:val="22"/>
          <w:szCs w:val="22"/>
        </w:rPr>
        <w:t xml:space="preserve">  </w:t>
      </w:r>
    </w:p>
    <w:p w14:paraId="4DC4B9D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0" w:name="gong2009"/>
      <w:bookmarkEnd w:id="149"/>
      <w:r w:rsidRPr="00775B6B">
        <w:rPr>
          <w:rFonts w:ascii="Ebrima" w:hAnsi="Ebrima" w:cs="Arial"/>
          <w:sz w:val="22"/>
          <w:szCs w:val="22"/>
        </w:rPr>
        <w:t xml:space="preserve">Gong, G., Rosa-Neto, P., Carbonell, F., Chen, Z. J., He, Y., &amp; Evans, A. C. (2009). Age- and Gender-Related Differences in the Cortical Anatomical Network.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29</w:t>
      </w:r>
      <w:r w:rsidRPr="00775B6B">
        <w:rPr>
          <w:rFonts w:ascii="Ebrima" w:hAnsi="Ebrima" w:cs="Arial"/>
          <w:sz w:val="22"/>
          <w:szCs w:val="22"/>
        </w:rPr>
        <w:t xml:space="preserve">(50), 15684–15693. </w:t>
      </w:r>
      <w:hyperlink r:id="rId71" w:history="1">
        <w:r w:rsidRPr="00775B6B">
          <w:rPr>
            <w:rStyle w:val="Hyperlink"/>
            <w:rFonts w:ascii="Ebrima" w:hAnsi="Ebrima" w:cs="Arial"/>
            <w:sz w:val="22"/>
            <w:szCs w:val="22"/>
          </w:rPr>
          <w:t>https://doi.org/10.1523/jneurosci.2308-09.2009</w:t>
        </w:r>
      </w:hyperlink>
      <w:bookmarkEnd w:id="150"/>
      <w:r w:rsidRPr="00775B6B">
        <w:rPr>
          <w:rFonts w:ascii="Ebrima" w:hAnsi="Ebrima" w:cs="Arial"/>
          <w:sz w:val="22"/>
          <w:szCs w:val="22"/>
        </w:rPr>
        <w:t xml:space="preserve">  </w:t>
      </w:r>
    </w:p>
    <w:p w14:paraId="0F1A909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1" w:name="gotts2013"/>
      <w:r w:rsidRPr="00775B6B">
        <w:rPr>
          <w:rFonts w:ascii="Ebrima" w:hAnsi="Ebrima" w:cs="Arial"/>
          <w:sz w:val="22"/>
          <w:szCs w:val="22"/>
        </w:rPr>
        <w:lastRenderedPageBreak/>
        <w:t xml:space="preserve">Gotts, S. J., Jo, H. J., Wallace, G. L., Saad, Z. S., Cox, R. W., &amp; Martin, A. (2013). Two distinct forms of functional lateralization in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110</w:t>
      </w:r>
      <w:r w:rsidRPr="00775B6B">
        <w:rPr>
          <w:rFonts w:ascii="Ebrima" w:hAnsi="Ebrima" w:cs="Arial"/>
          <w:sz w:val="22"/>
          <w:szCs w:val="22"/>
        </w:rPr>
        <w:t xml:space="preserve">(36). </w:t>
      </w:r>
      <w:hyperlink r:id="rId72" w:history="1">
        <w:r w:rsidRPr="00775B6B">
          <w:rPr>
            <w:rStyle w:val="Hyperlink"/>
            <w:rFonts w:ascii="Ebrima" w:hAnsi="Ebrima" w:cs="Arial"/>
            <w:sz w:val="22"/>
            <w:szCs w:val="22"/>
          </w:rPr>
          <w:t>https://doi.org/10.1073/pnas.1302581110</w:t>
        </w:r>
      </w:hyperlink>
      <w:r w:rsidRPr="00775B6B">
        <w:rPr>
          <w:rFonts w:ascii="Ebrima" w:hAnsi="Ebrima" w:cs="Arial"/>
          <w:sz w:val="22"/>
          <w:szCs w:val="22"/>
        </w:rPr>
        <w:t xml:space="preserve">  </w:t>
      </w:r>
    </w:p>
    <w:p w14:paraId="092A247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2" w:name="grabowska2017"/>
      <w:bookmarkEnd w:id="151"/>
      <w:r w:rsidRPr="00775B6B">
        <w:rPr>
          <w:rFonts w:ascii="Ebrima" w:hAnsi="Ebrima" w:cs="Arial"/>
          <w:sz w:val="22"/>
          <w:szCs w:val="22"/>
        </w:rPr>
        <w:t xml:space="preserve">Grabowska, A. (2017). Sex on the brain: Are gender-dependent structural and functional differences associated with behavior?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200–212. </w:t>
      </w:r>
      <w:hyperlink r:id="rId73" w:history="1">
        <w:r w:rsidRPr="00775B6B">
          <w:rPr>
            <w:rStyle w:val="Hyperlink"/>
            <w:rFonts w:ascii="Ebrima" w:hAnsi="Ebrima" w:cs="Arial"/>
            <w:sz w:val="22"/>
            <w:szCs w:val="22"/>
          </w:rPr>
          <w:t>https://doi.org/10.1002/jnr.23953</w:t>
        </w:r>
      </w:hyperlink>
      <w:r w:rsidRPr="00775B6B">
        <w:rPr>
          <w:rFonts w:ascii="Ebrima" w:hAnsi="Ebrima" w:cs="Arial"/>
          <w:sz w:val="22"/>
          <w:szCs w:val="22"/>
        </w:rPr>
        <w:t xml:space="preserve">  </w:t>
      </w:r>
    </w:p>
    <w:p w14:paraId="30C58568"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3" w:name="griffis2019"/>
      <w:bookmarkEnd w:id="152"/>
      <w:r w:rsidRPr="00775B6B">
        <w:rPr>
          <w:rFonts w:ascii="Ebrima" w:hAnsi="Ebrima" w:cs="Arial"/>
          <w:sz w:val="22"/>
          <w:szCs w:val="22"/>
        </w:rPr>
        <w:t xml:space="preserve">Griffis, J. C., Metcalf, N. V., Corbetta, M., &amp; Shulman, G. L. (2019). Structural Disconnections Explain Brain Network Dysfunction after Stroke. </w:t>
      </w:r>
      <w:r w:rsidRPr="00775B6B">
        <w:rPr>
          <w:rFonts w:ascii="Ebrima" w:hAnsi="Ebrima" w:cs="Arial"/>
          <w:i/>
          <w:iCs/>
          <w:sz w:val="22"/>
          <w:szCs w:val="22"/>
        </w:rPr>
        <w:t>Cell Reports</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(10), 2527-2540.e9. </w:t>
      </w:r>
      <w:hyperlink r:id="rId74" w:history="1">
        <w:r w:rsidRPr="00775B6B">
          <w:rPr>
            <w:rStyle w:val="Hyperlink"/>
            <w:rFonts w:ascii="Ebrima" w:hAnsi="Ebrima" w:cs="Arial"/>
            <w:sz w:val="22"/>
            <w:szCs w:val="22"/>
          </w:rPr>
          <w:t>https://doi.org/10.1016/j.celrep.2019.07.100</w:t>
        </w:r>
      </w:hyperlink>
      <w:bookmarkEnd w:id="153"/>
      <w:r w:rsidRPr="00775B6B">
        <w:rPr>
          <w:rFonts w:ascii="Ebrima" w:hAnsi="Ebrima" w:cs="Arial"/>
          <w:sz w:val="22"/>
          <w:szCs w:val="22"/>
        </w:rPr>
        <w:t xml:space="preserve"> </w:t>
      </w:r>
      <w:r w:rsidRPr="00775B6B">
        <w:rPr>
          <w:rStyle w:val="Hyperlink"/>
          <w:rFonts w:ascii="Ebrima" w:hAnsi="Ebrima" w:cs="Arial"/>
          <w:sz w:val="22"/>
          <w:szCs w:val="22"/>
        </w:rPr>
        <w:t xml:space="preserve"> </w:t>
      </w:r>
    </w:p>
    <w:p w14:paraId="249BA5A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4" w:name="griffis2020"/>
      <w:r w:rsidRPr="00775B6B">
        <w:rPr>
          <w:rFonts w:ascii="Ebrima" w:hAnsi="Ebrima" w:cs="Arial"/>
          <w:sz w:val="22"/>
          <w:szCs w:val="22"/>
        </w:rPr>
        <w:t xml:space="preserve">Griffis, J. C., Metcalf, N. V., Corbetta, M., &amp; Shulman, G. L. (2020). Damage to the shortest structural paths between brain regions is associated with disruptions of resting-state functional connectivity after stroke. </w:t>
      </w:r>
      <w:r w:rsidRPr="00775B6B">
        <w:rPr>
          <w:rFonts w:ascii="Ebrima" w:hAnsi="Ebrima" w:cs="Arial"/>
          <w:i/>
          <w:iCs/>
          <w:sz w:val="22"/>
          <w:szCs w:val="22"/>
        </w:rPr>
        <w:t>NeuroImage, 210</w:t>
      </w:r>
      <w:r w:rsidRPr="00775B6B">
        <w:rPr>
          <w:rFonts w:ascii="Ebrima" w:hAnsi="Ebrima" w:cs="Arial"/>
          <w:sz w:val="22"/>
          <w:szCs w:val="22"/>
        </w:rPr>
        <w:t xml:space="preserve">, 116589. </w:t>
      </w:r>
      <w:hyperlink r:id="rId75" w:history="1">
        <w:r w:rsidRPr="00775B6B">
          <w:rPr>
            <w:rStyle w:val="Hyperlink"/>
            <w:rFonts w:ascii="Ebrima" w:hAnsi="Ebrima" w:cs="Arial"/>
            <w:sz w:val="22"/>
            <w:szCs w:val="22"/>
          </w:rPr>
          <w:t>https://doi.org/10.1016/j.neuroimage.2020.116589</w:t>
        </w:r>
      </w:hyperlink>
      <w:r w:rsidRPr="00775B6B">
        <w:rPr>
          <w:rFonts w:ascii="Ebrima" w:hAnsi="Ebrima" w:cs="Arial"/>
          <w:sz w:val="22"/>
          <w:szCs w:val="22"/>
        </w:rPr>
        <w:t xml:space="preserve">  </w:t>
      </w:r>
    </w:p>
    <w:p w14:paraId="022E93F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5" w:name="griffis2021"/>
      <w:bookmarkEnd w:id="154"/>
      <w:r w:rsidRPr="00775B6B">
        <w:rPr>
          <w:rFonts w:ascii="Ebrima" w:hAnsi="Ebrima" w:cs="Arial"/>
          <w:sz w:val="22"/>
          <w:szCs w:val="22"/>
        </w:rPr>
        <w:t xml:space="preserve">Griffis, J. C., Metcalf, N. V., Corbetta, M., &amp; Shulman, G. L. (2021). Lesion Quantification Toolkit: A MATLAB software tool for estimating grey matter damage and white matter disconnections in patients with focal brain lesions. </w:t>
      </w:r>
      <w:r w:rsidRPr="00775B6B">
        <w:rPr>
          <w:rFonts w:ascii="Ebrima" w:hAnsi="Ebrima" w:cs="Arial"/>
          <w:i/>
          <w:iCs/>
          <w:sz w:val="22"/>
          <w:szCs w:val="22"/>
        </w:rPr>
        <w:t>NeuroImage: Clinical</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 102639. </w:t>
      </w:r>
      <w:hyperlink r:id="rId76" w:history="1">
        <w:r w:rsidRPr="00775B6B">
          <w:rPr>
            <w:rStyle w:val="Hyperlink"/>
            <w:rFonts w:ascii="Ebrima" w:hAnsi="Ebrima" w:cs="Arial"/>
            <w:sz w:val="22"/>
            <w:szCs w:val="22"/>
          </w:rPr>
          <w:t>https://doi.org/10.1016/j.nicl.2021.102639</w:t>
        </w:r>
      </w:hyperlink>
      <w:r w:rsidRPr="00775B6B">
        <w:rPr>
          <w:rFonts w:ascii="Ebrima" w:hAnsi="Ebrima" w:cs="Arial"/>
          <w:sz w:val="22"/>
          <w:szCs w:val="22"/>
        </w:rPr>
        <w:t xml:space="preserve">  </w:t>
      </w:r>
    </w:p>
    <w:p w14:paraId="4FF0441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6" w:name="gur1991"/>
      <w:bookmarkEnd w:id="155"/>
      <w:r w:rsidRPr="00775B6B">
        <w:rPr>
          <w:rFonts w:ascii="Ebrima" w:hAnsi="Ebrima" w:cs="Arial"/>
          <w:sz w:val="22"/>
          <w:szCs w:val="22"/>
        </w:rPr>
        <w:t xml:space="preserve">Gur, R. C., Mozley, P. D., Resnick, S. M., Gottlieb, G. L., Kohn, M., Zimmerman, R., . . . Berretta, D. (1991). Gender differences in age effect on brain atrophy measured by magnetic resonance imaging. </w:t>
      </w:r>
      <w:r w:rsidRPr="00775B6B">
        <w:rPr>
          <w:rFonts w:ascii="Ebrima" w:hAnsi="Ebrima" w:cs="Arial"/>
          <w:i/>
          <w:iCs/>
          <w:sz w:val="22"/>
          <w:szCs w:val="22"/>
        </w:rPr>
        <w:t>Proceedings of the National Academy of Sciences, 88</w:t>
      </w:r>
      <w:r w:rsidRPr="00775B6B">
        <w:rPr>
          <w:rFonts w:ascii="Ebrima" w:hAnsi="Ebrima" w:cs="Arial"/>
          <w:sz w:val="22"/>
          <w:szCs w:val="22"/>
        </w:rPr>
        <w:t xml:space="preserve">(7), 2845–2849. </w:t>
      </w:r>
      <w:hyperlink r:id="rId77" w:history="1">
        <w:r w:rsidRPr="00775B6B">
          <w:rPr>
            <w:rStyle w:val="Hyperlink"/>
            <w:rFonts w:ascii="Ebrima" w:hAnsi="Ebrima" w:cs="Arial"/>
            <w:sz w:val="22"/>
            <w:szCs w:val="22"/>
          </w:rPr>
          <w:t>https://doi.org/10.1073/pnas.88.7.2845</w:t>
        </w:r>
      </w:hyperlink>
      <w:r w:rsidRPr="00775B6B">
        <w:rPr>
          <w:rFonts w:ascii="Ebrima" w:hAnsi="Ebrima" w:cs="Arial"/>
          <w:sz w:val="22"/>
          <w:szCs w:val="22"/>
        </w:rPr>
        <w:t xml:space="preserve"> </w:t>
      </w:r>
    </w:p>
    <w:p w14:paraId="4F706DB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7" w:name="gur1999"/>
      <w:bookmarkEnd w:id="156"/>
      <w:r w:rsidRPr="00775B6B">
        <w:rPr>
          <w:rFonts w:ascii="Ebrima" w:hAnsi="Ebrima" w:cs="Arial"/>
          <w:sz w:val="22"/>
          <w:szCs w:val="22"/>
        </w:rPr>
        <w:t xml:space="preserve">Gur, R. C., Turetsky, B. I., Matsui, M., Yan, M., Bilker, W., Hughett, P., &amp; Gur, R. E. (1999). Sex Differences in Brain Gray and White Matter in Healthy Young Adults: Correlations with Cognitive Performance. </w:t>
      </w:r>
      <w:r w:rsidRPr="00775B6B">
        <w:rPr>
          <w:rFonts w:ascii="Ebrima" w:hAnsi="Ebrima" w:cs="Arial"/>
          <w:i/>
          <w:iCs/>
          <w:sz w:val="22"/>
          <w:szCs w:val="22"/>
        </w:rPr>
        <w:t>The Journal of Neuroscience, 19</w:t>
      </w:r>
      <w:r w:rsidRPr="00775B6B">
        <w:rPr>
          <w:rFonts w:ascii="Ebrima" w:hAnsi="Ebrima" w:cs="Arial"/>
          <w:sz w:val="22"/>
          <w:szCs w:val="22"/>
        </w:rPr>
        <w:t xml:space="preserve">(10), 4065–4072. </w:t>
      </w:r>
      <w:hyperlink r:id="rId78" w:history="1">
        <w:r w:rsidRPr="00775B6B">
          <w:rPr>
            <w:rStyle w:val="Hyperlink"/>
            <w:rFonts w:ascii="Ebrima" w:hAnsi="Ebrima" w:cs="Arial"/>
            <w:sz w:val="22"/>
            <w:szCs w:val="22"/>
          </w:rPr>
          <w:t>https://doi.org/10.1523/jneurosci.19-10-04065.1999</w:t>
        </w:r>
      </w:hyperlink>
      <w:bookmarkEnd w:id="157"/>
      <w:r w:rsidRPr="00775B6B">
        <w:rPr>
          <w:rFonts w:ascii="Ebrima" w:hAnsi="Ebrima" w:cs="Arial"/>
          <w:sz w:val="22"/>
          <w:szCs w:val="22"/>
        </w:rPr>
        <w:t xml:space="preserve"> </w:t>
      </w:r>
    </w:p>
    <w:p w14:paraId="272DC3AC"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8" w:name="hammerbeck2019"/>
      <w:r w:rsidRPr="00775B6B">
        <w:rPr>
          <w:rFonts w:ascii="Ebrima" w:hAnsi="Ebrima" w:cs="Arial"/>
          <w:sz w:val="22"/>
          <w:szCs w:val="22"/>
        </w:rPr>
        <w:t xml:space="preserve">Hammerbeck, U., Gittins, M., Vail, A., Paley, L., Tyson, S. F., &amp; Bowen, A. (2019). Spatial Neglect in Stroke: Identification, Disease Process and Association with Outcome </w:t>
      </w:r>
      <w:proofErr w:type="gramStart"/>
      <w:r w:rsidRPr="00775B6B">
        <w:rPr>
          <w:rFonts w:ascii="Ebrima" w:hAnsi="Ebrima" w:cs="Arial"/>
          <w:sz w:val="22"/>
          <w:szCs w:val="22"/>
        </w:rPr>
        <w:t>During</w:t>
      </w:r>
      <w:proofErr w:type="gramEnd"/>
      <w:r w:rsidRPr="00775B6B">
        <w:rPr>
          <w:rFonts w:ascii="Ebrima" w:hAnsi="Ebrima" w:cs="Arial"/>
          <w:sz w:val="22"/>
          <w:szCs w:val="22"/>
        </w:rPr>
        <w:t xml:space="preserve"> Inpatient Rehabilitation. </w:t>
      </w:r>
      <w:r w:rsidRPr="00775B6B">
        <w:rPr>
          <w:rFonts w:ascii="Ebrima" w:hAnsi="Ebrima" w:cs="Arial"/>
          <w:i/>
          <w:iCs/>
          <w:sz w:val="22"/>
          <w:szCs w:val="22"/>
        </w:rPr>
        <w:t>Brain Sciences</w:t>
      </w:r>
      <w:r w:rsidRPr="00775B6B">
        <w:rPr>
          <w:rFonts w:ascii="Ebrima" w:hAnsi="Ebrima" w:cs="Arial"/>
          <w:sz w:val="22"/>
          <w:szCs w:val="22"/>
        </w:rPr>
        <w:t xml:space="preserve">, </w:t>
      </w:r>
      <w:r w:rsidRPr="00775B6B">
        <w:rPr>
          <w:rFonts w:ascii="Ebrima" w:hAnsi="Ebrima" w:cs="Arial"/>
          <w:i/>
          <w:iCs/>
          <w:sz w:val="22"/>
          <w:szCs w:val="22"/>
        </w:rPr>
        <w:t>9</w:t>
      </w:r>
      <w:r w:rsidRPr="00775B6B">
        <w:rPr>
          <w:rFonts w:ascii="Ebrima" w:hAnsi="Ebrima" w:cs="Arial"/>
          <w:sz w:val="22"/>
          <w:szCs w:val="22"/>
        </w:rPr>
        <w:t xml:space="preserve">(12), 374. </w:t>
      </w:r>
      <w:hyperlink r:id="rId79" w:history="1">
        <w:r w:rsidRPr="00775B6B">
          <w:rPr>
            <w:rStyle w:val="Hyperlink"/>
            <w:rFonts w:ascii="Ebrima" w:hAnsi="Ebrima" w:cs="Arial"/>
            <w:sz w:val="22"/>
            <w:szCs w:val="22"/>
          </w:rPr>
          <w:t>https://doi.org/10.3390/brainsci9120374</w:t>
        </w:r>
      </w:hyperlink>
      <w:r w:rsidRPr="00775B6B">
        <w:rPr>
          <w:rFonts w:ascii="Ebrima" w:hAnsi="Ebrima" w:cs="Arial"/>
          <w:sz w:val="22"/>
          <w:szCs w:val="22"/>
        </w:rPr>
        <w:t xml:space="preserve"> </w:t>
      </w:r>
    </w:p>
    <w:p w14:paraId="21B86E2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59" w:name="hartleysutton2013"/>
      <w:bookmarkEnd w:id="158"/>
      <w:r w:rsidRPr="00775B6B">
        <w:rPr>
          <w:rFonts w:ascii="Ebrima" w:hAnsi="Ebrima" w:cs="Arial"/>
          <w:sz w:val="22"/>
          <w:szCs w:val="22"/>
        </w:rPr>
        <w:t xml:space="preserve">Hartley, B. L. &amp; Sutton, R. M. (2013). A Stereotype Threat Account of Boys’ Academic Underachievement. </w:t>
      </w:r>
      <w:r w:rsidRPr="00775B6B">
        <w:rPr>
          <w:rFonts w:ascii="Ebrima" w:hAnsi="Ebrima" w:cs="Arial"/>
          <w:i/>
          <w:iCs/>
          <w:sz w:val="22"/>
          <w:szCs w:val="22"/>
        </w:rPr>
        <w:t>Child Development, 84</w:t>
      </w:r>
      <w:r w:rsidRPr="00775B6B">
        <w:rPr>
          <w:rFonts w:ascii="Ebrima" w:hAnsi="Ebrima" w:cs="Arial"/>
          <w:sz w:val="22"/>
          <w:szCs w:val="22"/>
        </w:rPr>
        <w:t xml:space="preserve">(5), 1716–1733. </w:t>
      </w:r>
      <w:hyperlink r:id="rId80" w:history="1">
        <w:r w:rsidRPr="00775B6B">
          <w:rPr>
            <w:rStyle w:val="Hyperlink"/>
            <w:rFonts w:ascii="Ebrima" w:hAnsi="Ebrima" w:cs="Arial"/>
            <w:sz w:val="22"/>
            <w:szCs w:val="22"/>
          </w:rPr>
          <w:t>https://doi.org/10.1111/cdev.12079</w:t>
        </w:r>
      </w:hyperlink>
      <w:bookmarkEnd w:id="159"/>
      <w:r w:rsidRPr="00775B6B">
        <w:rPr>
          <w:rFonts w:ascii="Ebrima" w:hAnsi="Ebrima" w:cs="Arial"/>
          <w:sz w:val="22"/>
          <w:szCs w:val="22"/>
        </w:rPr>
        <w:t xml:space="preserve"> </w:t>
      </w:r>
    </w:p>
    <w:p w14:paraId="3B67CC9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0" w:name="hausmann2005"/>
      <w:r w:rsidRPr="00775B6B">
        <w:rPr>
          <w:rFonts w:ascii="Ebrima" w:hAnsi="Ebrima" w:cs="Arial"/>
          <w:sz w:val="22"/>
          <w:szCs w:val="22"/>
        </w:rPr>
        <w:t xml:space="preserve">Hausmann, M. (2005). Hemispheric asymmetry in spatial attention across the menstrual cycle.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43</w:t>
      </w:r>
      <w:r w:rsidRPr="00775B6B">
        <w:rPr>
          <w:rFonts w:ascii="Ebrima" w:hAnsi="Ebrima" w:cs="Arial"/>
          <w:sz w:val="22"/>
          <w:szCs w:val="22"/>
        </w:rPr>
        <w:t xml:space="preserve">(11), 1559–1567. </w:t>
      </w:r>
      <w:hyperlink r:id="rId81" w:history="1">
        <w:r w:rsidRPr="00775B6B">
          <w:rPr>
            <w:rStyle w:val="Hyperlink"/>
            <w:rFonts w:ascii="Ebrima" w:hAnsi="Ebrima" w:cs="Arial"/>
            <w:sz w:val="22"/>
            <w:szCs w:val="22"/>
          </w:rPr>
          <w:t>https://doi.org/10.1016/j.neuropsychologia.2005.01.017</w:t>
        </w:r>
      </w:hyperlink>
      <w:r w:rsidRPr="00775B6B">
        <w:rPr>
          <w:rFonts w:ascii="Ebrima" w:hAnsi="Ebrima" w:cs="Arial"/>
          <w:sz w:val="22"/>
          <w:szCs w:val="22"/>
        </w:rPr>
        <w:t xml:space="preserve">  </w:t>
      </w:r>
    </w:p>
    <w:p w14:paraId="18210D6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1" w:name="hausmann2016"/>
      <w:bookmarkEnd w:id="160"/>
      <w:r w:rsidRPr="00775B6B">
        <w:rPr>
          <w:rFonts w:ascii="Ebrima" w:hAnsi="Ebrima" w:cs="Arial"/>
          <w:sz w:val="22"/>
          <w:szCs w:val="22"/>
        </w:rPr>
        <w:t xml:space="preserve">Hausmann, M. (2016). Why sex hormones matter for neuroscience: A very short review on sex, sex hormones, and functional brain asymmetries.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40–49. </w:t>
      </w:r>
      <w:hyperlink r:id="rId82" w:history="1">
        <w:r w:rsidRPr="00775B6B">
          <w:rPr>
            <w:rStyle w:val="Hyperlink"/>
            <w:rFonts w:ascii="Ebrima" w:hAnsi="Ebrima" w:cs="Arial"/>
            <w:sz w:val="22"/>
            <w:szCs w:val="22"/>
          </w:rPr>
          <w:t>https://doi.org/10.1002/jnr.23857</w:t>
        </w:r>
      </w:hyperlink>
      <w:r w:rsidRPr="00775B6B">
        <w:rPr>
          <w:rFonts w:ascii="Ebrima" w:hAnsi="Ebrima" w:cs="Arial"/>
          <w:sz w:val="22"/>
          <w:szCs w:val="22"/>
        </w:rPr>
        <w:t xml:space="preserve">  </w:t>
      </w:r>
    </w:p>
    <w:p w14:paraId="470B2F7C"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62" w:name="hausmanngüntürkün2000"/>
      <w:bookmarkEnd w:id="161"/>
      <w:r w:rsidRPr="00775B6B">
        <w:rPr>
          <w:rFonts w:ascii="Ebrima" w:hAnsi="Ebrima" w:cs="Arial"/>
          <w:sz w:val="22"/>
          <w:szCs w:val="22"/>
        </w:rPr>
        <w:lastRenderedPageBreak/>
        <w:t xml:space="preserve">Hausmann, M., &amp; Güntürkün, O. (2000). Steroid fluctuations modify functional cerebral asymmetries: the hypothesis of progesterone-mediated interhemispheric decoupling.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38</w:t>
      </w:r>
      <w:r w:rsidRPr="009F3929">
        <w:rPr>
          <w:rFonts w:ascii="Ebrima" w:hAnsi="Ebrima" w:cs="Arial"/>
          <w:sz w:val="22"/>
          <w:szCs w:val="22"/>
          <w:lang w:val="de-DE"/>
        </w:rPr>
        <w:t xml:space="preserve">(10), 1362–1374.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"https://doi.org/10.1016/s0028-3932(00)00045-2"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https://doi.org/10.1016/s0028-3932(00)00045-2</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13297B7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3" w:name="hausmann2002"/>
      <w:bookmarkEnd w:id="162"/>
      <w:r w:rsidRPr="009F3929">
        <w:rPr>
          <w:rFonts w:ascii="Ebrima" w:hAnsi="Ebrima" w:cs="Arial"/>
          <w:sz w:val="22"/>
          <w:szCs w:val="22"/>
          <w:lang w:val="de-DE"/>
        </w:rPr>
        <w:t xml:space="preserve">Hausmann, M., Becker, C., Gather, U., Güntürkün, O. (2002). </w:t>
      </w:r>
      <w:r w:rsidRPr="00775B6B">
        <w:rPr>
          <w:rFonts w:ascii="Ebrima" w:hAnsi="Ebrima" w:cs="Arial"/>
          <w:sz w:val="22"/>
          <w:szCs w:val="22"/>
        </w:rPr>
        <w:t xml:space="preserve">Functional cerebral asymmetries during the menstrual cycle: a cross-sectional and longitudinal analysis.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40</w:t>
      </w:r>
      <w:r w:rsidRPr="00775B6B">
        <w:rPr>
          <w:rFonts w:ascii="Ebrima" w:hAnsi="Ebrima" w:cs="Arial"/>
          <w:sz w:val="22"/>
          <w:szCs w:val="22"/>
        </w:rPr>
        <w:t xml:space="preserve">(7), 808–816. </w:t>
      </w:r>
      <w:hyperlink r:id="rId83" w:history="1">
        <w:r w:rsidRPr="00775B6B">
          <w:rPr>
            <w:rStyle w:val="Hyperlink"/>
            <w:rFonts w:ascii="Ebrima" w:hAnsi="Ebrima" w:cs="Arial"/>
            <w:sz w:val="22"/>
            <w:szCs w:val="22"/>
          </w:rPr>
          <w:t>https://doi.org/10.1016/s0028-3932(01)00179-8</w:t>
        </w:r>
      </w:hyperlink>
      <w:r w:rsidRPr="00775B6B">
        <w:rPr>
          <w:rFonts w:ascii="Ebrima" w:hAnsi="Ebrima" w:cs="Arial"/>
          <w:sz w:val="22"/>
          <w:szCs w:val="22"/>
        </w:rPr>
        <w:t xml:space="preserve">  </w:t>
      </w:r>
    </w:p>
    <w:p w14:paraId="39717E42"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64" w:name="he2007"/>
      <w:bookmarkEnd w:id="163"/>
      <w:r w:rsidRPr="00775B6B">
        <w:rPr>
          <w:rFonts w:ascii="Ebrima" w:hAnsi="Ebrima" w:cs="Arial"/>
          <w:sz w:val="22"/>
          <w:szCs w:val="22"/>
        </w:rPr>
        <w:t xml:space="preserve">He, B. J., Snyder, A. Z., Vincent, J. L., Epstein, A., Shulman, G. L., &amp; Corbetta, M. (2007). Breakdown of Functional Connectivity in Frontoparietal Networks Underlies Behavioral Deficits in Spatial Neglect. </w:t>
      </w:r>
      <w:r w:rsidRPr="009F3929">
        <w:rPr>
          <w:rFonts w:ascii="Ebrima" w:hAnsi="Ebrima" w:cs="Arial"/>
          <w:i/>
          <w:iCs/>
          <w:sz w:val="22"/>
          <w:szCs w:val="22"/>
          <w:lang w:val="de-DE"/>
        </w:rPr>
        <w:t>Neuron</w:t>
      </w:r>
      <w:r w:rsidRPr="009F3929">
        <w:rPr>
          <w:rFonts w:ascii="Ebrima" w:hAnsi="Ebrima" w:cs="Arial"/>
          <w:sz w:val="22"/>
          <w:szCs w:val="22"/>
          <w:lang w:val="de-DE"/>
        </w:rPr>
        <w:t xml:space="preserve">, </w:t>
      </w:r>
      <w:r w:rsidRPr="009F3929">
        <w:rPr>
          <w:rFonts w:ascii="Ebrima" w:hAnsi="Ebrima" w:cs="Arial"/>
          <w:i/>
          <w:iCs/>
          <w:sz w:val="22"/>
          <w:szCs w:val="22"/>
          <w:lang w:val="de-DE"/>
        </w:rPr>
        <w:t>53</w:t>
      </w:r>
      <w:r w:rsidRPr="009F3929">
        <w:rPr>
          <w:rFonts w:ascii="Ebrima" w:hAnsi="Ebrima" w:cs="Arial"/>
          <w:sz w:val="22"/>
          <w:szCs w:val="22"/>
          <w:lang w:val="de-DE"/>
        </w:rPr>
        <w:t xml:space="preserve">(6), 905–918.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"https://doi.org/10.1016/j.neuron.2007.02.013"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https://doi.org/10.1016/j.neuron.2007.02.013</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52058C82"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65" w:name="heilmanvalenstein1979"/>
      <w:bookmarkEnd w:id="164"/>
      <w:r w:rsidRPr="009F3929">
        <w:rPr>
          <w:rFonts w:ascii="Ebrima" w:hAnsi="Ebrima" w:cs="Arial"/>
          <w:sz w:val="22"/>
          <w:szCs w:val="22"/>
          <w:lang w:val="de-DE"/>
        </w:rPr>
        <w:t xml:space="preserve">Heilman, K. M., &amp; Valenstein, E. (1979). </w:t>
      </w:r>
      <w:r w:rsidRPr="00775B6B">
        <w:rPr>
          <w:rFonts w:ascii="Ebrima" w:hAnsi="Ebrima" w:cs="Arial"/>
          <w:sz w:val="22"/>
          <w:szCs w:val="22"/>
        </w:rPr>
        <w:t xml:space="preserve">Mechanisms underlying hemispatial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5</w:t>
      </w:r>
      <w:r w:rsidRPr="00775B6B">
        <w:rPr>
          <w:rFonts w:ascii="Ebrima" w:hAnsi="Ebrima" w:cs="Arial"/>
          <w:sz w:val="22"/>
          <w:szCs w:val="22"/>
        </w:rPr>
        <w:t xml:space="preserve">(2), 166–170. </w:t>
      </w:r>
      <w:hyperlink r:id="rId84" w:history="1">
        <w:r w:rsidRPr="009F3929">
          <w:rPr>
            <w:rStyle w:val="Hyperlink"/>
            <w:rFonts w:ascii="Ebrima" w:hAnsi="Ebrima" w:cs="Arial"/>
            <w:sz w:val="22"/>
            <w:szCs w:val="22"/>
            <w:lang w:val="de-DE"/>
          </w:rPr>
          <w:t>https://doi.org/10.1002/ana.410050210</w:t>
        </w:r>
      </w:hyperlink>
      <w:r w:rsidRPr="009F3929">
        <w:rPr>
          <w:rFonts w:ascii="Ebrima" w:hAnsi="Ebrima" w:cs="Arial"/>
          <w:sz w:val="22"/>
          <w:szCs w:val="22"/>
          <w:lang w:val="de-DE"/>
        </w:rPr>
        <w:t xml:space="preserve">  </w:t>
      </w:r>
      <w:bookmarkEnd w:id="165"/>
    </w:p>
    <w:p w14:paraId="39EC2B9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6" w:name="heller2022"/>
      <w:r w:rsidRPr="009F3929">
        <w:rPr>
          <w:rFonts w:ascii="Ebrima" w:hAnsi="Ebrima" w:cs="Arial"/>
          <w:sz w:val="22"/>
          <w:szCs w:val="22"/>
          <w:lang w:val="de-DE"/>
        </w:rPr>
        <w:t xml:space="preserve">Heller, C., Kimmig, A. C. S., Kubicki, M. R., Derntl, B. &amp; Kikinis, Z. (2022). </w:t>
      </w:r>
      <w:r w:rsidRPr="00775B6B">
        <w:rPr>
          <w:rFonts w:ascii="Ebrima" w:hAnsi="Ebrima" w:cs="Arial"/>
          <w:sz w:val="22"/>
          <w:szCs w:val="22"/>
        </w:rPr>
        <w:t xml:space="preserve">Imaging the human brain on oral contraceptives: A review of structural imaging methods and implications for future research goals. </w:t>
      </w:r>
      <w:r w:rsidRPr="00775B6B">
        <w:rPr>
          <w:rFonts w:ascii="Ebrima" w:hAnsi="Ebrima" w:cs="Arial"/>
          <w:i/>
          <w:sz w:val="22"/>
          <w:szCs w:val="22"/>
        </w:rPr>
        <w:t>Frontiers in Neuroendocrinology, 67</w:t>
      </w:r>
      <w:r w:rsidRPr="00775B6B">
        <w:rPr>
          <w:rFonts w:ascii="Ebrima" w:hAnsi="Ebrima" w:cs="Arial"/>
          <w:sz w:val="22"/>
          <w:szCs w:val="22"/>
        </w:rPr>
        <w:t xml:space="preserve">, 101031. </w:t>
      </w:r>
      <w:hyperlink r:id="rId85" w:history="1">
        <w:r w:rsidRPr="00775B6B">
          <w:rPr>
            <w:rStyle w:val="Hyperlink"/>
            <w:rFonts w:ascii="Ebrima" w:hAnsi="Ebrima" w:cs="Arial"/>
            <w:sz w:val="22"/>
            <w:szCs w:val="22"/>
          </w:rPr>
          <w:t>https://doi.org/10.1016/j.yfrne.2022.101031</w:t>
        </w:r>
      </w:hyperlink>
      <w:r w:rsidRPr="00775B6B">
        <w:rPr>
          <w:rFonts w:ascii="Ebrima" w:hAnsi="Ebrima" w:cs="Arial"/>
          <w:sz w:val="22"/>
          <w:szCs w:val="22"/>
        </w:rPr>
        <w:t xml:space="preserve"> </w:t>
      </w:r>
    </w:p>
    <w:p w14:paraId="3451544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7" w:name="hillis2005"/>
      <w:bookmarkEnd w:id="166"/>
      <w:r w:rsidRPr="00775B6B">
        <w:rPr>
          <w:rFonts w:ascii="Ebrima" w:hAnsi="Ebrima" w:cs="Arial"/>
          <w:sz w:val="22"/>
          <w:szCs w:val="22"/>
        </w:rPr>
        <w:t xml:space="preserve">Hillis, A. E. (2005). Anatomy of Spatial Attention: Insights from Perfusion Imaging and Hemispatial Neglect in Acute Stroke. </w:t>
      </w:r>
      <w:r w:rsidRPr="00775B6B">
        <w:rPr>
          <w:rFonts w:ascii="Ebrima" w:hAnsi="Ebrima" w:cs="Arial"/>
          <w:i/>
          <w:iCs/>
          <w:sz w:val="22"/>
          <w:szCs w:val="22"/>
        </w:rPr>
        <w:t>Journal of Neuroscience</w:t>
      </w:r>
      <w:r w:rsidRPr="00775B6B">
        <w:rPr>
          <w:rFonts w:ascii="Ebrima" w:hAnsi="Ebrima" w:cs="Arial"/>
          <w:sz w:val="22"/>
          <w:szCs w:val="22"/>
        </w:rPr>
        <w:t xml:space="preserve">, </w:t>
      </w:r>
      <w:r w:rsidRPr="00775B6B">
        <w:rPr>
          <w:rFonts w:ascii="Ebrima" w:hAnsi="Ebrima" w:cs="Arial"/>
          <w:i/>
          <w:iCs/>
          <w:sz w:val="22"/>
          <w:szCs w:val="22"/>
        </w:rPr>
        <w:t>25</w:t>
      </w:r>
      <w:r w:rsidRPr="00775B6B">
        <w:rPr>
          <w:rFonts w:ascii="Ebrima" w:hAnsi="Ebrima" w:cs="Arial"/>
          <w:sz w:val="22"/>
          <w:szCs w:val="22"/>
        </w:rPr>
        <w:t xml:space="preserve">(12), 3161–3167. </w:t>
      </w:r>
      <w:hyperlink r:id="rId86" w:history="1">
        <w:r w:rsidRPr="00775B6B">
          <w:rPr>
            <w:rStyle w:val="Hyperlink"/>
            <w:rFonts w:ascii="Ebrima" w:hAnsi="Ebrima" w:cs="Arial"/>
            <w:sz w:val="22"/>
            <w:szCs w:val="22"/>
          </w:rPr>
          <w:t>https://doi.org/10.1523/jneurosci.4468-04.2005</w:t>
        </w:r>
      </w:hyperlink>
      <w:r w:rsidRPr="00775B6B">
        <w:rPr>
          <w:rFonts w:ascii="Ebrima" w:hAnsi="Ebrima" w:cs="Arial"/>
          <w:sz w:val="22"/>
          <w:szCs w:val="22"/>
        </w:rPr>
        <w:t xml:space="preserve">  </w:t>
      </w:r>
    </w:p>
    <w:p w14:paraId="2F1B6E3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8" w:name="hirnstein2019"/>
      <w:bookmarkEnd w:id="167"/>
      <w:r w:rsidRPr="00557F06">
        <w:rPr>
          <w:rFonts w:ascii="Ebrima" w:hAnsi="Ebrima" w:cs="Arial"/>
          <w:sz w:val="22"/>
          <w:szCs w:val="22"/>
          <w:lang w:val="en-US"/>
        </w:rPr>
        <w:t xml:space="preserve">Hirnstein, M., Hugdahl, K., &amp; Hausmann, M. (2019). </w:t>
      </w:r>
      <w:r w:rsidRPr="00775B6B">
        <w:rPr>
          <w:rFonts w:ascii="Ebrima" w:hAnsi="Ebrima" w:cs="Arial"/>
          <w:sz w:val="22"/>
          <w:szCs w:val="22"/>
        </w:rPr>
        <w:t xml:space="preserve">Cognitive sex differences and hemispheric asymmetry: A critical review of 40 years of research. </w:t>
      </w:r>
      <w:r w:rsidRPr="00775B6B">
        <w:rPr>
          <w:rFonts w:ascii="Ebrima" w:hAnsi="Ebrima" w:cs="Arial"/>
          <w:i/>
          <w:iCs/>
          <w:sz w:val="22"/>
          <w:szCs w:val="22"/>
        </w:rPr>
        <w:t>Laterality: Asymmetries of Body, Brain and Cognition</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204–252. </w:t>
      </w:r>
      <w:hyperlink r:id="rId87" w:history="1">
        <w:r w:rsidRPr="00775B6B">
          <w:rPr>
            <w:rStyle w:val="Hyperlink"/>
            <w:rFonts w:ascii="Ebrima" w:hAnsi="Ebrima" w:cs="Arial"/>
            <w:sz w:val="22"/>
            <w:szCs w:val="22"/>
          </w:rPr>
          <w:t>https://doi.org/10.1080/1357650x.2018.1497044</w:t>
        </w:r>
      </w:hyperlink>
      <w:r w:rsidRPr="00775B6B">
        <w:rPr>
          <w:rFonts w:ascii="Ebrima" w:hAnsi="Ebrima" w:cs="Arial"/>
          <w:sz w:val="22"/>
          <w:szCs w:val="22"/>
        </w:rPr>
        <w:t xml:space="preserve">  </w:t>
      </w:r>
    </w:p>
    <w:p w14:paraId="4A5F9A2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69" w:name="hirnstein2013"/>
      <w:bookmarkEnd w:id="168"/>
      <w:r w:rsidRPr="009F3929">
        <w:rPr>
          <w:rFonts w:ascii="Ebrima" w:hAnsi="Ebrima" w:cs="Arial"/>
          <w:sz w:val="22"/>
          <w:szCs w:val="22"/>
          <w:lang w:val="de-DE"/>
        </w:rPr>
        <w:t xml:space="preserve">Hirnstein, M., Westerhausen, R., Korsnes, M. S., &amp; Hugdahl, K. (2013). </w:t>
      </w:r>
      <w:r w:rsidRPr="00775B6B">
        <w:rPr>
          <w:rFonts w:ascii="Ebrima" w:hAnsi="Ebrima" w:cs="Arial"/>
          <w:sz w:val="22"/>
          <w:szCs w:val="22"/>
        </w:rPr>
        <w:t xml:space="preserve">Sex differences in language asymmetry are age-dependent and small: A large-scale, consonant–vowel dichotic listening study with behavioral and fMRI data.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49</w:t>
      </w:r>
      <w:r w:rsidRPr="00775B6B">
        <w:rPr>
          <w:rFonts w:ascii="Ebrima" w:hAnsi="Ebrima" w:cs="Arial"/>
          <w:sz w:val="22"/>
          <w:szCs w:val="22"/>
        </w:rPr>
        <w:t xml:space="preserve">(7), 1910–1921. </w:t>
      </w:r>
      <w:hyperlink r:id="rId88" w:history="1">
        <w:r w:rsidRPr="00775B6B">
          <w:rPr>
            <w:rStyle w:val="Hyperlink"/>
            <w:rFonts w:ascii="Ebrima" w:hAnsi="Ebrima" w:cs="Arial"/>
            <w:sz w:val="22"/>
            <w:szCs w:val="22"/>
          </w:rPr>
          <w:t>https://doi.org/10.1016/j.cortex.2012.08.002</w:t>
        </w:r>
      </w:hyperlink>
      <w:bookmarkEnd w:id="169"/>
      <w:r w:rsidRPr="00775B6B">
        <w:rPr>
          <w:rFonts w:ascii="Ebrima" w:hAnsi="Ebrima" w:cs="Arial"/>
          <w:sz w:val="22"/>
          <w:szCs w:val="22"/>
        </w:rPr>
        <w:t xml:space="preserve">   </w:t>
      </w:r>
    </w:p>
    <w:p w14:paraId="50A8CAA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0" w:name="hiscock1999"/>
      <w:r w:rsidRPr="00775B6B">
        <w:rPr>
          <w:rFonts w:ascii="Ebrima" w:hAnsi="Ebrima" w:cs="Arial"/>
          <w:sz w:val="22"/>
          <w:szCs w:val="22"/>
        </w:rPr>
        <w:t xml:space="preserve">Hiscock, M., Inch, R., Hawryluk, J., Lyon, P. J., &amp; Perachio, N. (1999). Is There a Sex Difference in Human Laterality? III. An Exhaustive Survey of Tactile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(1), 17–28. </w:t>
      </w:r>
      <w:hyperlink r:id="rId89" w:history="1">
        <w:r w:rsidRPr="00775B6B">
          <w:rPr>
            <w:rStyle w:val="Hyperlink"/>
            <w:rFonts w:ascii="Ebrima" w:hAnsi="Ebrima" w:cs="Arial"/>
            <w:sz w:val="22"/>
            <w:szCs w:val="22"/>
          </w:rPr>
          <w:t>https://doi.org/10.1076/jcen.21.1.17.944</w:t>
        </w:r>
      </w:hyperlink>
      <w:r w:rsidRPr="00775B6B">
        <w:rPr>
          <w:rFonts w:ascii="Ebrima" w:hAnsi="Ebrima" w:cs="Arial"/>
          <w:sz w:val="22"/>
          <w:szCs w:val="22"/>
        </w:rPr>
        <w:t xml:space="preserve">  </w:t>
      </w:r>
    </w:p>
    <w:p w14:paraId="7672C99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1" w:name="hiscock1995"/>
      <w:bookmarkEnd w:id="170"/>
      <w:r w:rsidRPr="00775B6B">
        <w:rPr>
          <w:rFonts w:ascii="Ebrima" w:hAnsi="Ebrima" w:cs="Arial"/>
          <w:sz w:val="22"/>
          <w:szCs w:val="22"/>
        </w:rPr>
        <w:t xml:space="preserve">Hiscock, M., Israelian, M., Inch, R., Jacek, C., &amp; Hiscock-kalil, C. (1995). Is there a sex difference in human laterality? II. An exhaustive survey of visual laterality studies from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590–610. </w:t>
      </w:r>
      <w:hyperlink r:id="rId90" w:history="1">
        <w:r w:rsidRPr="00775B6B">
          <w:rPr>
            <w:rStyle w:val="Hyperlink"/>
            <w:rFonts w:ascii="Ebrima" w:hAnsi="Ebrima" w:cs="Arial"/>
            <w:sz w:val="22"/>
            <w:szCs w:val="22"/>
          </w:rPr>
          <w:t>https://doi.org/10.1080/01688639508405148</w:t>
        </w:r>
      </w:hyperlink>
      <w:r w:rsidRPr="00775B6B">
        <w:rPr>
          <w:rFonts w:ascii="Ebrima" w:hAnsi="Ebrima" w:cs="Arial"/>
          <w:sz w:val="22"/>
          <w:szCs w:val="22"/>
        </w:rPr>
        <w:t xml:space="preserve">  </w:t>
      </w:r>
    </w:p>
    <w:p w14:paraId="2CABD7A2" w14:textId="0282C119"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2" w:name="hiscock2001"/>
      <w:bookmarkEnd w:id="171"/>
      <w:r w:rsidRPr="00775B6B">
        <w:rPr>
          <w:rFonts w:ascii="Ebrima" w:hAnsi="Ebrima" w:cs="Arial"/>
          <w:sz w:val="22"/>
          <w:szCs w:val="22"/>
        </w:rPr>
        <w:t xml:space="preserve">Hiscock, M., Perachio, N., &amp; Inch, R. (2001). Is There a Sex Difference in Human Laterality? IV. An Exhaustive Survey of Dual-Task Interference Studies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Six Neuropsychology Journals. </w:t>
      </w:r>
      <w:r w:rsidRPr="00775B6B">
        <w:rPr>
          <w:rFonts w:ascii="Ebrima" w:hAnsi="Ebrima" w:cs="Arial"/>
          <w:i/>
          <w:iCs/>
          <w:sz w:val="22"/>
          <w:szCs w:val="22"/>
        </w:rPr>
        <w:t>Journal of Clinical and Experimental Neuropsychology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(2), 137–148. </w:t>
      </w:r>
      <w:hyperlink r:id="rId91" w:history="1">
        <w:r w:rsidRPr="00775B6B">
          <w:rPr>
            <w:rStyle w:val="Hyperlink"/>
            <w:rFonts w:ascii="Ebrima" w:hAnsi="Ebrima" w:cs="Arial"/>
            <w:sz w:val="22"/>
            <w:szCs w:val="22"/>
          </w:rPr>
          <w:t>https://doi.org/10.1076/jcen.23.2.137.1206</w:t>
        </w:r>
      </w:hyperlink>
      <w:r w:rsidRPr="00775B6B">
        <w:rPr>
          <w:rFonts w:ascii="Ebrima" w:hAnsi="Ebrima" w:cs="Arial"/>
          <w:sz w:val="22"/>
          <w:szCs w:val="22"/>
        </w:rPr>
        <w:t xml:space="preserve"> </w:t>
      </w:r>
    </w:p>
    <w:p w14:paraId="6D36982C" w14:textId="536E8613" w:rsidR="006B1907" w:rsidRPr="00775B6B" w:rsidRDefault="006B1907" w:rsidP="00275F68">
      <w:pPr>
        <w:pStyle w:val="NormalWeb"/>
        <w:spacing w:before="0" w:beforeAutospacing="0" w:after="120" w:afterAutospacing="0" w:line="276" w:lineRule="auto"/>
        <w:ind w:left="709" w:hanging="709"/>
        <w:jc w:val="both"/>
        <w:rPr>
          <w:rFonts w:ascii="Ebrima" w:hAnsi="Ebrima" w:cs="Arial"/>
          <w:sz w:val="22"/>
          <w:szCs w:val="22"/>
        </w:rPr>
      </w:pPr>
      <w:bookmarkStart w:id="173" w:name="hoekzema2016"/>
      <w:r w:rsidRPr="00775B6B">
        <w:rPr>
          <w:rFonts w:ascii="Ebrima" w:hAnsi="Ebrima" w:cs="Arial"/>
          <w:sz w:val="22"/>
          <w:szCs w:val="22"/>
        </w:rPr>
        <w:lastRenderedPageBreak/>
        <w:t>Hoekzema, E., Barba-Müller, E., Pozzobon, C., Picado, M., Lucco, F., García-García, D</w:t>
      </w:r>
      <w:proofErr w:type="gramStart"/>
      <w:r w:rsidRPr="00775B6B">
        <w:rPr>
          <w:rFonts w:ascii="Ebrima" w:hAnsi="Ebrima" w:cs="Arial"/>
          <w:sz w:val="22"/>
          <w:szCs w:val="22"/>
        </w:rPr>
        <w:t>., . . .</w:t>
      </w:r>
      <w:proofErr w:type="gramEnd"/>
      <w:r w:rsidRPr="00775B6B">
        <w:rPr>
          <w:rFonts w:ascii="Ebrima" w:hAnsi="Ebrima" w:cs="Arial"/>
          <w:sz w:val="22"/>
          <w:szCs w:val="22"/>
        </w:rPr>
        <w:t xml:space="preserve"> Vilarroya, O. (2016). Pregnancy leads to long-lasting changes in human brain structure. </w:t>
      </w:r>
      <w:r w:rsidRPr="00775B6B">
        <w:rPr>
          <w:rFonts w:ascii="Ebrima" w:hAnsi="Ebrima" w:cs="Arial"/>
          <w:i/>
          <w:iCs/>
          <w:sz w:val="22"/>
          <w:szCs w:val="22"/>
        </w:rPr>
        <w:t>Nature Neuroscience, 20</w:t>
      </w:r>
      <w:r w:rsidRPr="00775B6B">
        <w:rPr>
          <w:rFonts w:ascii="Ebrima" w:hAnsi="Ebrima" w:cs="Arial"/>
          <w:sz w:val="22"/>
          <w:szCs w:val="22"/>
        </w:rPr>
        <w:t xml:space="preserve">(2), 287–296. </w:t>
      </w:r>
      <w:hyperlink r:id="rId92" w:history="1">
        <w:r w:rsidRPr="00775B6B">
          <w:rPr>
            <w:rStyle w:val="Hyperlink"/>
            <w:rFonts w:ascii="Ebrima" w:hAnsi="Ebrima" w:cs="Arial"/>
            <w:sz w:val="22"/>
            <w:szCs w:val="22"/>
          </w:rPr>
          <w:t>https://doi.org/10.1038/nn.4458</w:t>
        </w:r>
      </w:hyperlink>
      <w:bookmarkEnd w:id="173"/>
      <w:r w:rsidRPr="00775B6B">
        <w:rPr>
          <w:rFonts w:ascii="Ebrima" w:hAnsi="Ebrima" w:cs="Arial"/>
          <w:sz w:val="22"/>
          <w:szCs w:val="22"/>
        </w:rPr>
        <w:t xml:space="preserve"> </w:t>
      </w:r>
    </w:p>
    <w:p w14:paraId="577C236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4" w:name="hughes2012"/>
      <w:r w:rsidRPr="00775B6B">
        <w:rPr>
          <w:rFonts w:ascii="Ebrima" w:hAnsi="Ebrima" w:cs="Arial"/>
          <w:sz w:val="22"/>
          <w:szCs w:val="22"/>
        </w:rPr>
        <w:t>Hughes, E. J., Bond, J., Svrckova, P., Makropoulos, A., Ball, G., Sharp, D. J</w:t>
      </w:r>
      <w:proofErr w:type="gramStart"/>
      <w:r w:rsidRPr="00775B6B">
        <w:rPr>
          <w:rFonts w:ascii="Ebrima" w:hAnsi="Ebrima" w:cs="Arial"/>
          <w:sz w:val="22"/>
          <w:szCs w:val="22"/>
        </w:rPr>
        <w:t>., . . .</w:t>
      </w:r>
      <w:proofErr w:type="gramEnd"/>
      <w:r w:rsidRPr="00775B6B">
        <w:rPr>
          <w:rFonts w:ascii="Ebrima" w:hAnsi="Ebrima" w:cs="Arial"/>
          <w:sz w:val="22"/>
          <w:szCs w:val="22"/>
        </w:rPr>
        <w:t xml:space="preserve"> Counsell, S. J. (2012). Regional changes in thalamic shape and volume with increasing age. </w:t>
      </w:r>
      <w:r w:rsidRPr="00775B6B">
        <w:rPr>
          <w:rFonts w:ascii="Ebrima" w:hAnsi="Ebrima" w:cs="Arial"/>
          <w:i/>
          <w:iCs/>
          <w:sz w:val="22"/>
          <w:szCs w:val="22"/>
        </w:rPr>
        <w:t>NeuroImage, 63</w:t>
      </w:r>
      <w:r w:rsidRPr="00775B6B">
        <w:rPr>
          <w:rFonts w:ascii="Ebrima" w:hAnsi="Ebrima" w:cs="Arial"/>
          <w:sz w:val="22"/>
          <w:szCs w:val="22"/>
        </w:rPr>
        <w:t xml:space="preserve">(3), 1134–1142. </w:t>
      </w:r>
      <w:hyperlink r:id="rId93" w:history="1">
        <w:r w:rsidRPr="00775B6B">
          <w:rPr>
            <w:rStyle w:val="Hyperlink"/>
            <w:rFonts w:ascii="Ebrima" w:hAnsi="Ebrima" w:cs="Arial"/>
            <w:sz w:val="22"/>
            <w:szCs w:val="22"/>
          </w:rPr>
          <w:t>https://doi.org/10.1016/j.neuroimage.2012.07.043</w:t>
        </w:r>
      </w:hyperlink>
      <w:bookmarkEnd w:id="174"/>
      <w:r w:rsidRPr="00775B6B">
        <w:rPr>
          <w:rFonts w:ascii="Ebrima" w:hAnsi="Ebrima" w:cs="Arial"/>
          <w:sz w:val="22"/>
          <w:szCs w:val="22"/>
        </w:rPr>
        <w:t xml:space="preserve"> </w:t>
      </w:r>
    </w:p>
    <w:p w14:paraId="506770E0"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75" w:name="hyde2005"/>
      <w:bookmarkEnd w:id="172"/>
      <w:r w:rsidRPr="00775B6B">
        <w:rPr>
          <w:rFonts w:ascii="Ebrima" w:hAnsi="Ebrima" w:cs="Arial"/>
          <w:sz w:val="22"/>
          <w:szCs w:val="22"/>
        </w:rPr>
        <w:t xml:space="preserve">Hyde, J. S. (2005). The gender similarities hypothesis. </w:t>
      </w:r>
      <w:r w:rsidRPr="009F3929">
        <w:rPr>
          <w:rFonts w:ascii="Ebrima" w:hAnsi="Ebrima" w:cs="Arial"/>
          <w:i/>
          <w:iCs/>
          <w:sz w:val="22"/>
          <w:szCs w:val="22"/>
          <w:lang w:val="de-DE"/>
        </w:rPr>
        <w:t>American Psychologist</w:t>
      </w:r>
      <w:r w:rsidRPr="009F3929">
        <w:rPr>
          <w:rFonts w:ascii="Ebrima" w:hAnsi="Ebrima" w:cs="Arial"/>
          <w:sz w:val="22"/>
          <w:szCs w:val="22"/>
          <w:lang w:val="de-DE"/>
        </w:rPr>
        <w:t xml:space="preserve">, </w:t>
      </w:r>
      <w:r w:rsidRPr="009F3929">
        <w:rPr>
          <w:rFonts w:ascii="Ebrima" w:hAnsi="Ebrima" w:cs="Arial"/>
          <w:i/>
          <w:iCs/>
          <w:sz w:val="22"/>
          <w:szCs w:val="22"/>
          <w:lang w:val="de-DE"/>
        </w:rPr>
        <w:t>60</w:t>
      </w:r>
      <w:r w:rsidRPr="009F3929">
        <w:rPr>
          <w:rFonts w:ascii="Ebrima" w:hAnsi="Ebrima" w:cs="Arial"/>
          <w:sz w:val="22"/>
          <w:szCs w:val="22"/>
          <w:lang w:val="de-DE"/>
        </w:rPr>
        <w:t xml:space="preserve">(6), 581–592.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"https://doi.org/10.1037/0003-066x.60.6.581"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https://doi.org/10.1037/0003-066x.60.6.581</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2B62134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6" w:name="hyde2014"/>
      <w:bookmarkEnd w:id="175"/>
      <w:r w:rsidRPr="00775B6B">
        <w:rPr>
          <w:rFonts w:ascii="Ebrima" w:hAnsi="Ebrima" w:cs="Arial"/>
          <w:sz w:val="22"/>
          <w:szCs w:val="22"/>
        </w:rPr>
        <w:t xml:space="preserve">Hyde, J. S. (2014). Gender Similarities and Differences. </w:t>
      </w:r>
      <w:r w:rsidRPr="00775B6B">
        <w:rPr>
          <w:rFonts w:ascii="Ebrima" w:hAnsi="Ebrima" w:cs="Arial"/>
          <w:i/>
          <w:iCs/>
          <w:sz w:val="22"/>
          <w:szCs w:val="22"/>
        </w:rPr>
        <w:t>Annual Review of Psychology</w:t>
      </w:r>
      <w:r w:rsidRPr="00775B6B">
        <w:rPr>
          <w:rFonts w:ascii="Ebrima" w:hAnsi="Ebrima" w:cs="Arial"/>
          <w:sz w:val="22"/>
          <w:szCs w:val="22"/>
        </w:rPr>
        <w:t xml:space="preserve">, </w:t>
      </w:r>
      <w:r w:rsidRPr="00775B6B">
        <w:rPr>
          <w:rFonts w:ascii="Ebrima" w:hAnsi="Ebrima" w:cs="Arial"/>
          <w:i/>
          <w:iCs/>
          <w:sz w:val="22"/>
          <w:szCs w:val="22"/>
        </w:rPr>
        <w:t>65</w:t>
      </w:r>
      <w:r w:rsidRPr="00775B6B">
        <w:rPr>
          <w:rFonts w:ascii="Ebrima" w:hAnsi="Ebrima" w:cs="Arial"/>
          <w:sz w:val="22"/>
          <w:szCs w:val="22"/>
        </w:rPr>
        <w:t xml:space="preserve">(1), 373–398. </w:t>
      </w:r>
      <w:hyperlink r:id="rId94" w:history="1">
        <w:r w:rsidRPr="00775B6B">
          <w:rPr>
            <w:rStyle w:val="Hyperlink"/>
            <w:rFonts w:ascii="Ebrima" w:hAnsi="Ebrima" w:cs="Arial"/>
            <w:sz w:val="22"/>
            <w:szCs w:val="22"/>
          </w:rPr>
          <w:t>https://doi.org/10.1146/annurev-psych-010213-115057</w:t>
        </w:r>
      </w:hyperlink>
      <w:r w:rsidRPr="00775B6B">
        <w:rPr>
          <w:rFonts w:ascii="Ebrima" w:hAnsi="Ebrima" w:cs="Arial"/>
          <w:sz w:val="22"/>
          <w:szCs w:val="22"/>
        </w:rPr>
        <w:t xml:space="preserve">  </w:t>
      </w:r>
    </w:p>
    <w:p w14:paraId="6C8A2C5C"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7" w:name="hyde2016"/>
      <w:bookmarkEnd w:id="176"/>
      <w:r w:rsidRPr="00775B6B">
        <w:rPr>
          <w:rFonts w:ascii="Ebrima" w:hAnsi="Ebrima" w:cs="Arial"/>
          <w:sz w:val="22"/>
          <w:szCs w:val="22"/>
        </w:rPr>
        <w:t xml:space="preserve">Hyde, J. S. (2016). Sex and cognition: gender and cognitive functions. </w:t>
      </w:r>
      <w:r w:rsidRPr="00775B6B">
        <w:rPr>
          <w:rFonts w:ascii="Ebrima" w:hAnsi="Ebrima" w:cs="Arial"/>
          <w:i/>
          <w:iCs/>
          <w:sz w:val="22"/>
          <w:szCs w:val="22"/>
        </w:rPr>
        <w:t>Current Opinion in Neurobiology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 53–56. </w:t>
      </w:r>
      <w:hyperlink r:id="rId95" w:history="1">
        <w:r w:rsidRPr="00775B6B">
          <w:rPr>
            <w:rStyle w:val="Hyperlink"/>
            <w:rFonts w:ascii="Ebrima" w:hAnsi="Ebrima" w:cs="Arial"/>
            <w:sz w:val="22"/>
            <w:szCs w:val="22"/>
          </w:rPr>
          <w:t>https://doi.org/10.1016/j.conb.2016.02.007</w:t>
        </w:r>
      </w:hyperlink>
      <w:r w:rsidRPr="00775B6B">
        <w:rPr>
          <w:rFonts w:ascii="Ebrima" w:hAnsi="Ebrima" w:cs="Arial"/>
          <w:sz w:val="22"/>
          <w:szCs w:val="22"/>
        </w:rPr>
        <w:t xml:space="preserve">  </w:t>
      </w:r>
    </w:p>
    <w:p w14:paraId="0BD4ADA7"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8" w:name="ingalhalikar2013"/>
      <w:bookmarkEnd w:id="177"/>
      <w:r w:rsidRPr="00775B6B">
        <w:rPr>
          <w:rFonts w:ascii="Ebrima" w:hAnsi="Ebrima" w:cs="Arial"/>
          <w:sz w:val="22"/>
          <w:szCs w:val="22"/>
        </w:rPr>
        <w:t>Ingalhalikar, M., Smith, A., Parker, D., Satterthwaite, T. D., Elliott, M. A., Ruparel, K</w:t>
      </w:r>
      <w:proofErr w:type="gramStart"/>
      <w:r w:rsidRPr="00775B6B">
        <w:rPr>
          <w:rFonts w:ascii="Ebrima" w:hAnsi="Ebrima" w:cs="Arial"/>
          <w:sz w:val="22"/>
          <w:szCs w:val="22"/>
        </w:rPr>
        <w:t>., . . .</w:t>
      </w:r>
      <w:proofErr w:type="gramEnd"/>
      <w:r w:rsidRPr="00775B6B">
        <w:rPr>
          <w:rFonts w:ascii="Ebrima" w:hAnsi="Ebrima" w:cs="Arial"/>
          <w:sz w:val="22"/>
          <w:szCs w:val="22"/>
        </w:rPr>
        <w:t xml:space="preserve"> Verma, R. (2013). Sex differences in the structural connectome of the human brain.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111</w:t>
      </w:r>
      <w:r w:rsidRPr="00775B6B">
        <w:rPr>
          <w:rFonts w:ascii="Ebrima" w:hAnsi="Ebrima" w:cs="Arial"/>
          <w:sz w:val="22"/>
          <w:szCs w:val="22"/>
        </w:rPr>
        <w:t xml:space="preserve">(2), 823–828. </w:t>
      </w:r>
      <w:hyperlink r:id="rId96" w:history="1">
        <w:r w:rsidRPr="00775B6B">
          <w:rPr>
            <w:rStyle w:val="Hyperlink"/>
            <w:rFonts w:ascii="Ebrima" w:hAnsi="Ebrima" w:cs="Arial"/>
            <w:sz w:val="22"/>
            <w:szCs w:val="22"/>
          </w:rPr>
          <w:t>https://doi.org/10.1073/pnas.1316909110</w:t>
        </w:r>
      </w:hyperlink>
      <w:r w:rsidRPr="00775B6B">
        <w:rPr>
          <w:rFonts w:ascii="Ebrima" w:hAnsi="Ebrima" w:cs="Arial"/>
          <w:sz w:val="22"/>
          <w:szCs w:val="22"/>
        </w:rPr>
        <w:t xml:space="preserve">  </w:t>
      </w:r>
    </w:p>
    <w:p w14:paraId="7916864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79" w:name="jehkonen2000"/>
      <w:bookmarkEnd w:id="178"/>
      <w:r w:rsidRPr="00775B6B">
        <w:rPr>
          <w:rFonts w:ascii="Ebrima" w:hAnsi="Ebrima" w:cs="Arial"/>
          <w:sz w:val="22"/>
          <w:szCs w:val="22"/>
        </w:rPr>
        <w:t xml:space="preserve">Jehkonen, M., Ahonen, J. P., Dastidar, P., Koivisto, A. M., Laippala, P., Vilkki, J., &amp; Molnár, G. (2000). Visual neglect as a predictor of functional outcome one year after stroke. </w:t>
      </w:r>
      <w:r w:rsidRPr="00775B6B">
        <w:rPr>
          <w:rFonts w:ascii="Ebrima" w:hAnsi="Ebrima" w:cs="Arial"/>
          <w:i/>
          <w:iCs/>
          <w:sz w:val="22"/>
          <w:szCs w:val="22"/>
        </w:rPr>
        <w:t>Acta Neurologica Scandinavica</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(3), 195–201. </w:t>
      </w:r>
      <w:hyperlink r:id="rId97" w:history="1">
        <w:r w:rsidRPr="00775B6B">
          <w:rPr>
            <w:rStyle w:val="Hyperlink"/>
            <w:rFonts w:ascii="Ebrima" w:hAnsi="Ebrima" w:cs="Arial"/>
            <w:sz w:val="22"/>
            <w:szCs w:val="22"/>
          </w:rPr>
          <w:t>https://doi.org/10.1034/j.1600-0404.2000.101003195.x</w:t>
        </w:r>
      </w:hyperlink>
      <w:r w:rsidRPr="00775B6B">
        <w:rPr>
          <w:rFonts w:ascii="Ebrima" w:hAnsi="Ebrima" w:cs="Arial"/>
          <w:sz w:val="22"/>
          <w:szCs w:val="22"/>
        </w:rPr>
        <w:t xml:space="preserve">  </w:t>
      </w:r>
    </w:p>
    <w:p w14:paraId="70295A5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80" w:name="jehkonen2007"/>
      <w:bookmarkEnd w:id="179"/>
      <w:r w:rsidRPr="00775B6B">
        <w:rPr>
          <w:rFonts w:ascii="Ebrima" w:hAnsi="Ebrima" w:cs="Arial"/>
          <w:sz w:val="22"/>
          <w:szCs w:val="22"/>
        </w:rPr>
        <w:t xml:space="preserve">Jehkonen, M., Laihosalo, M., Koivisto, A. M., Dastidar, P., &amp; Ahonen, J. P. (2007). Fluctuation in Spontaneous Recovery of Left Visual Neglect: A 1-Year Follow-Up. </w:t>
      </w:r>
      <w:r w:rsidRPr="00775B6B">
        <w:rPr>
          <w:rFonts w:ascii="Ebrima" w:hAnsi="Ebrima" w:cs="Arial"/>
          <w:i/>
          <w:iCs/>
          <w:sz w:val="22"/>
          <w:szCs w:val="22"/>
        </w:rPr>
        <w:t>European Neurology</w:t>
      </w:r>
      <w:r w:rsidRPr="00775B6B">
        <w:rPr>
          <w:rFonts w:ascii="Ebrima" w:hAnsi="Ebrima" w:cs="Arial"/>
          <w:sz w:val="22"/>
          <w:szCs w:val="22"/>
        </w:rPr>
        <w:t xml:space="preserve">, </w:t>
      </w:r>
      <w:r w:rsidRPr="00775B6B">
        <w:rPr>
          <w:rFonts w:ascii="Ebrima" w:hAnsi="Ebrima" w:cs="Arial"/>
          <w:i/>
          <w:iCs/>
          <w:sz w:val="22"/>
          <w:szCs w:val="22"/>
        </w:rPr>
        <w:t>58</w:t>
      </w:r>
      <w:r w:rsidRPr="00775B6B">
        <w:rPr>
          <w:rFonts w:ascii="Ebrima" w:hAnsi="Ebrima" w:cs="Arial"/>
          <w:sz w:val="22"/>
          <w:szCs w:val="22"/>
        </w:rPr>
        <w:t xml:space="preserve">(4), 210–214. </w:t>
      </w:r>
      <w:hyperlink r:id="rId98" w:history="1">
        <w:r w:rsidRPr="00775B6B">
          <w:rPr>
            <w:rStyle w:val="Hyperlink"/>
            <w:rFonts w:ascii="Ebrima" w:hAnsi="Ebrima" w:cs="Arial"/>
            <w:sz w:val="22"/>
            <w:szCs w:val="22"/>
          </w:rPr>
          <w:t>https://doi.org/10.1159/000107941</w:t>
        </w:r>
      </w:hyperlink>
      <w:r w:rsidRPr="00775B6B">
        <w:rPr>
          <w:rFonts w:ascii="Ebrima" w:hAnsi="Ebrima" w:cs="Arial"/>
          <w:sz w:val="22"/>
          <w:szCs w:val="22"/>
        </w:rPr>
        <w:t xml:space="preserve">  </w:t>
      </w:r>
    </w:p>
    <w:p w14:paraId="7D7C40E1"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81" w:name="jia2022"/>
      <w:bookmarkStart w:id="182" w:name="jordanyoungrumiati2012"/>
      <w:r w:rsidRPr="00557F06">
        <w:rPr>
          <w:rFonts w:ascii="Ebrima" w:hAnsi="Ebrima" w:cs="Arial"/>
          <w:sz w:val="22"/>
          <w:szCs w:val="22"/>
          <w:lang w:val="en-US"/>
        </w:rPr>
        <w:t xml:space="preserve">Jia, G., Liu, G. &amp; Niu, H. (2022). </w:t>
      </w:r>
      <w:r w:rsidRPr="00775B6B">
        <w:rPr>
          <w:rFonts w:ascii="Ebrima" w:hAnsi="Ebrima" w:cs="Arial"/>
          <w:sz w:val="22"/>
          <w:szCs w:val="22"/>
        </w:rPr>
        <w:t xml:space="preserve">Hemispheric Lateralization of Visuospatial Attention Is Independent of Language Production on Right-Handers: Evidence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Functional Near-Infrared Spectroscopy. </w:t>
      </w:r>
      <w:r w:rsidRPr="00B240D1">
        <w:rPr>
          <w:rFonts w:ascii="Ebrima" w:hAnsi="Ebrima" w:cs="Arial"/>
          <w:i/>
          <w:sz w:val="22"/>
          <w:szCs w:val="22"/>
          <w:lang w:val="de-DE"/>
        </w:rPr>
        <w:t>Frontiers in Neurology, 12</w:t>
      </w:r>
      <w:r w:rsidRPr="00B240D1">
        <w:rPr>
          <w:rFonts w:ascii="Ebrima" w:hAnsi="Ebrima" w:cs="Arial"/>
          <w:sz w:val="22"/>
          <w:szCs w:val="22"/>
          <w:lang w:val="de-DE"/>
        </w:rPr>
        <w:t xml:space="preserve">.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"https://doi.org/10.3389/fneur.2021.784821" </w:instrText>
      </w:r>
      <w:r w:rsidR="009E292F">
        <w:rPr>
          <w:rStyle w:val="Hyperlink"/>
          <w:rFonts w:ascii="Ebrima" w:hAnsi="Ebrima" w:cs="Arial"/>
          <w:sz w:val="22"/>
          <w:szCs w:val="22"/>
          <w:lang w:val="de-DE"/>
        </w:rPr>
        <w:fldChar w:fldCharType="separate"/>
      </w:r>
      <w:r w:rsidRPr="00B240D1">
        <w:rPr>
          <w:rStyle w:val="Hyperlink"/>
          <w:rFonts w:ascii="Ebrima" w:hAnsi="Ebrima" w:cs="Arial"/>
          <w:sz w:val="22"/>
          <w:szCs w:val="22"/>
          <w:lang w:val="de-DE"/>
        </w:rPr>
        <w:t>https://doi.org/10.3389/fneur.2021.784821</w:t>
      </w:r>
      <w:r w:rsidR="009E292F">
        <w:rPr>
          <w:rStyle w:val="Hyperlink"/>
          <w:rFonts w:ascii="Ebrima" w:hAnsi="Ebrima" w:cs="Arial"/>
          <w:sz w:val="22"/>
          <w:szCs w:val="22"/>
          <w:lang w:val="de-DE"/>
        </w:rPr>
        <w:fldChar w:fldCharType="end"/>
      </w:r>
      <w:r w:rsidRPr="00B240D1">
        <w:rPr>
          <w:rFonts w:ascii="Ebrima" w:hAnsi="Ebrima" w:cs="Arial"/>
          <w:sz w:val="22"/>
          <w:szCs w:val="22"/>
          <w:lang w:val="de-DE"/>
        </w:rPr>
        <w:t xml:space="preserve"> </w:t>
      </w:r>
    </w:p>
    <w:p w14:paraId="22D1E04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83" w:name="joel2015"/>
      <w:r w:rsidRPr="009F3929">
        <w:rPr>
          <w:rFonts w:ascii="Ebrima" w:hAnsi="Ebrima" w:cs="Arial"/>
          <w:sz w:val="22"/>
          <w:szCs w:val="22"/>
          <w:lang w:val="de-DE"/>
        </w:rPr>
        <w:t xml:space="preserve">Joel, D., Berman, Z., Tavor, I., Wexler, N., Gaber, O., Stein, Y., . . . </w:t>
      </w:r>
      <w:r w:rsidRPr="00775B6B">
        <w:rPr>
          <w:rFonts w:ascii="Ebrima" w:hAnsi="Ebrima" w:cs="Arial"/>
          <w:sz w:val="22"/>
          <w:szCs w:val="22"/>
        </w:rPr>
        <w:t xml:space="preserve">Assaf, Y. (2015). Sex beyond the genitalia: The human brain mosaic. </w:t>
      </w:r>
      <w:r w:rsidRPr="00775B6B">
        <w:rPr>
          <w:rFonts w:ascii="Ebrima" w:hAnsi="Ebrima" w:cs="Arial"/>
          <w:i/>
          <w:iCs/>
          <w:sz w:val="22"/>
          <w:szCs w:val="22"/>
        </w:rPr>
        <w:t>Proceedings of the National Academy of Sciences, 112</w:t>
      </w:r>
      <w:r w:rsidRPr="00775B6B">
        <w:rPr>
          <w:rFonts w:ascii="Ebrima" w:hAnsi="Ebrima" w:cs="Arial"/>
          <w:sz w:val="22"/>
          <w:szCs w:val="22"/>
        </w:rPr>
        <w:t xml:space="preserve">(50), 15468–15473. </w:t>
      </w:r>
      <w:hyperlink r:id="rId99" w:history="1">
        <w:r w:rsidRPr="00775B6B">
          <w:rPr>
            <w:rStyle w:val="Hyperlink"/>
            <w:rFonts w:ascii="Ebrima" w:hAnsi="Ebrima" w:cs="Arial"/>
            <w:sz w:val="22"/>
            <w:szCs w:val="22"/>
          </w:rPr>
          <w:t>https://doi.org/10.1073/pnas.1509654112</w:t>
        </w:r>
      </w:hyperlink>
      <w:r w:rsidRPr="00775B6B">
        <w:rPr>
          <w:rFonts w:ascii="Ebrima" w:hAnsi="Ebrima" w:cs="Arial"/>
          <w:sz w:val="22"/>
          <w:szCs w:val="22"/>
        </w:rPr>
        <w:t xml:space="preserve"> </w:t>
      </w:r>
      <w:bookmarkEnd w:id="181"/>
      <w:bookmarkEnd w:id="183"/>
    </w:p>
    <w:p w14:paraId="6895532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84" w:name="johnston2008"/>
      <w:r w:rsidRPr="00775B6B">
        <w:rPr>
          <w:rFonts w:ascii="Ebrima" w:hAnsi="Ebrima" w:cs="Arial"/>
          <w:sz w:val="22"/>
          <w:szCs w:val="22"/>
        </w:rPr>
        <w:t>Johnston, J. M., Vaishnavi, S. N., Smyth, M. D., Zhang, D., He, B. J., Zempel, J. M</w:t>
      </w:r>
      <w:proofErr w:type="gramStart"/>
      <w:r w:rsidRPr="00775B6B">
        <w:rPr>
          <w:rFonts w:ascii="Ebrima" w:hAnsi="Ebrima" w:cs="Arial"/>
          <w:sz w:val="22"/>
          <w:szCs w:val="22"/>
        </w:rPr>
        <w:t>., . . .</w:t>
      </w:r>
      <w:proofErr w:type="gramEnd"/>
      <w:r w:rsidRPr="00775B6B">
        <w:rPr>
          <w:rFonts w:ascii="Ebrima" w:hAnsi="Ebrima" w:cs="Arial"/>
          <w:sz w:val="22"/>
          <w:szCs w:val="22"/>
        </w:rPr>
        <w:t xml:space="preserve"> Raichle, M. E. (2008). Loss of Resting Interhemispheric Functional Connectivity after Complete Section of the Corpus Callosum. </w:t>
      </w:r>
      <w:r w:rsidRPr="00775B6B">
        <w:rPr>
          <w:rFonts w:ascii="Ebrima" w:hAnsi="Ebrima" w:cs="Arial"/>
          <w:i/>
          <w:sz w:val="22"/>
          <w:szCs w:val="22"/>
        </w:rPr>
        <w:t>Journal of Neuroscience, 28</w:t>
      </w:r>
      <w:r w:rsidRPr="00775B6B">
        <w:rPr>
          <w:rFonts w:ascii="Ebrima" w:hAnsi="Ebrima" w:cs="Arial"/>
          <w:sz w:val="22"/>
          <w:szCs w:val="22"/>
        </w:rPr>
        <w:t xml:space="preserve">(25), 6453–6458. </w:t>
      </w:r>
      <w:hyperlink r:id="rId100" w:history="1">
        <w:r w:rsidRPr="00775B6B">
          <w:rPr>
            <w:rStyle w:val="Hyperlink"/>
            <w:rFonts w:ascii="Ebrima" w:hAnsi="Ebrima" w:cs="Arial"/>
            <w:sz w:val="22"/>
            <w:szCs w:val="22"/>
          </w:rPr>
          <w:t>https://doi.org/10.1523/jneurosci.0573-08.2008</w:t>
        </w:r>
      </w:hyperlink>
      <w:r w:rsidRPr="00775B6B">
        <w:rPr>
          <w:rFonts w:ascii="Ebrima" w:hAnsi="Ebrima" w:cs="Arial"/>
          <w:sz w:val="22"/>
          <w:szCs w:val="22"/>
        </w:rPr>
        <w:t xml:space="preserve"> </w:t>
      </w:r>
    </w:p>
    <w:bookmarkEnd w:id="184"/>
    <w:p w14:paraId="43A4508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Jordan-Young, R. &amp; Rumiati, R. I. (2012). Hardwired for Sexism? Approaches to Sex/Gender in Neuroscience. </w:t>
      </w:r>
      <w:r w:rsidRPr="00775B6B">
        <w:rPr>
          <w:rFonts w:ascii="Ebrima" w:hAnsi="Ebrima" w:cs="Arial"/>
          <w:i/>
          <w:sz w:val="22"/>
          <w:szCs w:val="22"/>
        </w:rPr>
        <w:t>Neuroethics, 5</w:t>
      </w:r>
      <w:r w:rsidRPr="00775B6B">
        <w:rPr>
          <w:rFonts w:ascii="Ebrima" w:hAnsi="Ebrima" w:cs="Arial"/>
          <w:sz w:val="22"/>
          <w:szCs w:val="22"/>
        </w:rPr>
        <w:t xml:space="preserve">(3), 305–315. </w:t>
      </w:r>
      <w:hyperlink r:id="rId101" w:history="1">
        <w:r w:rsidRPr="00775B6B">
          <w:rPr>
            <w:rStyle w:val="Hyperlink"/>
            <w:rFonts w:ascii="Ebrima" w:hAnsi="Ebrima" w:cs="Arial"/>
            <w:sz w:val="22"/>
            <w:szCs w:val="22"/>
          </w:rPr>
          <w:t>https://doi.org/10.1007/s12152-011-9134-4</w:t>
        </w:r>
      </w:hyperlink>
      <w:r w:rsidRPr="00775B6B">
        <w:rPr>
          <w:rFonts w:ascii="Ebrima" w:hAnsi="Ebrima" w:cs="Arial"/>
          <w:sz w:val="22"/>
          <w:szCs w:val="22"/>
        </w:rPr>
        <w:t xml:space="preserve"> </w:t>
      </w:r>
    </w:p>
    <w:p w14:paraId="11B1C520" w14:textId="77777777" w:rsidR="004B140A" w:rsidRPr="00557F06" w:rsidRDefault="004B140A" w:rsidP="00275F68">
      <w:pPr>
        <w:pStyle w:val="NormalWeb"/>
        <w:spacing w:before="0" w:beforeAutospacing="0" w:after="120" w:afterAutospacing="0" w:line="276" w:lineRule="auto"/>
        <w:ind w:left="709" w:hanging="709"/>
        <w:jc w:val="both"/>
        <w:rPr>
          <w:rFonts w:ascii="Ebrima" w:hAnsi="Ebrima" w:cs="Arial"/>
          <w:sz w:val="22"/>
          <w:szCs w:val="22"/>
          <w:lang w:val="en-US"/>
        </w:rPr>
      </w:pPr>
      <w:bookmarkStart w:id="185" w:name="kanaan2012"/>
      <w:bookmarkEnd w:id="180"/>
      <w:bookmarkEnd w:id="182"/>
      <w:r w:rsidRPr="00775B6B">
        <w:rPr>
          <w:rFonts w:ascii="Ebrima" w:hAnsi="Ebrima" w:cs="Arial"/>
          <w:sz w:val="22"/>
          <w:szCs w:val="22"/>
        </w:rPr>
        <w:lastRenderedPageBreak/>
        <w:t>Kanaan, R. A., Allin, M., Picchioni, M., Barker, G. J., Daly, E., Shergill, S. S</w:t>
      </w:r>
      <w:proofErr w:type="gramStart"/>
      <w:r w:rsidRPr="00775B6B">
        <w:rPr>
          <w:rFonts w:ascii="Ebrima" w:hAnsi="Ebrima" w:cs="Arial"/>
          <w:sz w:val="22"/>
          <w:szCs w:val="22"/>
        </w:rPr>
        <w:t>., . . .</w:t>
      </w:r>
      <w:proofErr w:type="gramEnd"/>
      <w:r w:rsidRPr="00775B6B">
        <w:rPr>
          <w:rFonts w:ascii="Ebrima" w:hAnsi="Ebrima" w:cs="Arial"/>
          <w:sz w:val="22"/>
          <w:szCs w:val="22"/>
        </w:rPr>
        <w:t xml:space="preserve"> McGuire, P. K. (2012). Gender Differences in White Matter Microstructure. </w:t>
      </w:r>
      <w:r w:rsidRPr="00775B6B">
        <w:rPr>
          <w:rFonts w:ascii="Ebrima" w:hAnsi="Ebrima" w:cs="Arial"/>
          <w:i/>
          <w:iCs/>
          <w:sz w:val="22"/>
          <w:szCs w:val="22"/>
        </w:rPr>
        <w:t>PLoS ONE</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(6), e38272. </w:t>
      </w:r>
      <w:hyperlink r:id="rId102" w:history="1">
        <w:r w:rsidRPr="00557F06">
          <w:rPr>
            <w:rStyle w:val="Hyperlink"/>
            <w:rFonts w:ascii="Ebrima" w:hAnsi="Ebrima" w:cs="Arial"/>
            <w:sz w:val="22"/>
            <w:szCs w:val="22"/>
            <w:lang w:val="en-US"/>
          </w:rPr>
          <w:t>https://doi.org/10.1371/journal.pone.0038272</w:t>
        </w:r>
      </w:hyperlink>
      <w:r w:rsidRPr="00557F06">
        <w:rPr>
          <w:rFonts w:ascii="Ebrima" w:hAnsi="Ebrima" w:cs="Arial"/>
          <w:sz w:val="22"/>
          <w:szCs w:val="22"/>
          <w:lang w:val="en-US"/>
        </w:rPr>
        <w:t xml:space="preserve"> </w:t>
      </w:r>
    </w:p>
    <w:p w14:paraId="6BE4290D"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86" w:name="karnath2012"/>
      <w:bookmarkEnd w:id="185"/>
      <w:r w:rsidRPr="009F3929">
        <w:rPr>
          <w:rFonts w:ascii="Ebrima" w:hAnsi="Ebrima" w:cs="Arial"/>
          <w:sz w:val="22"/>
          <w:szCs w:val="22"/>
          <w:lang w:val="de-DE"/>
        </w:rPr>
        <w:t xml:space="preserve">Karnath, H. O. (2012). Neglect. In Kognitive Neurowissenschaften (3rd ed., pp. 279–292). H. O. Karnath &amp; P. Thier; </w:t>
      </w:r>
      <w:r w:rsidRPr="009F3929">
        <w:rPr>
          <w:rFonts w:ascii="Ebrima" w:hAnsi="Ebrima" w:cs="Arial"/>
          <w:i/>
          <w:iCs/>
          <w:sz w:val="22"/>
          <w:szCs w:val="22"/>
          <w:lang w:val="de-DE"/>
        </w:rPr>
        <w:t>Springer</w:t>
      </w:r>
      <w:r w:rsidRPr="009F3929">
        <w:rPr>
          <w:rFonts w:ascii="Ebrima" w:hAnsi="Ebrima" w:cs="Arial"/>
          <w:sz w:val="22"/>
          <w:szCs w:val="22"/>
          <w:lang w:val="de-DE"/>
        </w:rPr>
        <w:t xml:space="preserve">.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"https://doi.org/10.1007/978-3-642-25527-4"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https://doi.org/10.1007/978-3-642-25527-4</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2B07BC0E"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87" w:name="karnath2015"/>
      <w:bookmarkEnd w:id="186"/>
      <w:r w:rsidRPr="009F3929">
        <w:rPr>
          <w:rFonts w:ascii="Ebrima" w:hAnsi="Ebrima" w:cs="Arial"/>
          <w:sz w:val="22"/>
          <w:szCs w:val="22"/>
          <w:lang w:val="de-DE"/>
        </w:rPr>
        <w:t xml:space="preserve">Karnath, H. O. (2015). </w:t>
      </w:r>
      <w:r w:rsidRPr="00775B6B">
        <w:rPr>
          <w:rFonts w:ascii="Ebrima" w:hAnsi="Ebrima" w:cs="Arial"/>
          <w:sz w:val="22"/>
          <w:szCs w:val="22"/>
        </w:rPr>
        <w:t xml:space="preserve">Spatial attention systems in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75</w:t>
      </w:r>
      <w:r w:rsidRPr="009F3929">
        <w:rPr>
          <w:rFonts w:ascii="Ebrima" w:hAnsi="Ebrima" w:cs="Arial"/>
          <w:sz w:val="22"/>
          <w:szCs w:val="22"/>
          <w:lang w:val="de-DE"/>
        </w:rPr>
        <w:t xml:space="preserve">, 61–73.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"https://doi.org/10.1016/j.neuropsychologia.2015.05.019"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https://doi.org/10.1016/j.neuropsychologia.2015.05.019</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62C620F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88" w:name="karnathfetter1995"/>
      <w:bookmarkEnd w:id="187"/>
      <w:r w:rsidRPr="0038152A">
        <w:rPr>
          <w:rFonts w:ascii="Ebrima" w:hAnsi="Ebrima" w:cs="Arial"/>
          <w:sz w:val="22"/>
          <w:szCs w:val="22"/>
          <w:lang w:val="de-DE"/>
        </w:rPr>
        <w:t xml:space="preserve">Karnath, H. O., &amp; Fetter, M. (1995). </w:t>
      </w:r>
      <w:r w:rsidRPr="00775B6B">
        <w:rPr>
          <w:rFonts w:ascii="Ebrima" w:hAnsi="Ebrima" w:cs="Arial"/>
          <w:sz w:val="22"/>
          <w:szCs w:val="22"/>
        </w:rPr>
        <w:t xml:space="preserve">Ocular space exploration in the dark and its relation to subjective and objective body orientation in neglect patients with parietal lesions. </w:t>
      </w:r>
      <w:r w:rsidRPr="00775B6B">
        <w:rPr>
          <w:rFonts w:ascii="Ebrima" w:hAnsi="Ebrima" w:cs="Arial"/>
          <w:i/>
          <w:iCs/>
          <w:sz w:val="22"/>
          <w:szCs w:val="22"/>
        </w:rPr>
        <w:t>Neuropsychologia</w:t>
      </w:r>
      <w:r w:rsidRPr="00775B6B">
        <w:rPr>
          <w:rFonts w:ascii="Ebrima" w:hAnsi="Ebrima" w:cs="Arial"/>
          <w:sz w:val="22"/>
          <w:szCs w:val="22"/>
        </w:rPr>
        <w:t xml:space="preserve">, </w:t>
      </w:r>
      <w:r w:rsidRPr="00775B6B">
        <w:rPr>
          <w:rFonts w:ascii="Ebrima" w:hAnsi="Ebrima" w:cs="Arial"/>
          <w:i/>
          <w:iCs/>
          <w:sz w:val="22"/>
          <w:szCs w:val="22"/>
        </w:rPr>
        <w:t>33</w:t>
      </w:r>
      <w:r w:rsidRPr="00775B6B">
        <w:rPr>
          <w:rFonts w:ascii="Ebrima" w:hAnsi="Ebrima" w:cs="Arial"/>
          <w:sz w:val="22"/>
          <w:szCs w:val="22"/>
        </w:rPr>
        <w:t xml:space="preserve">(3), 371–377. </w:t>
      </w:r>
      <w:hyperlink r:id="rId103" w:history="1">
        <w:r w:rsidRPr="00775B6B">
          <w:rPr>
            <w:rStyle w:val="Hyperlink"/>
            <w:rFonts w:ascii="Ebrima" w:hAnsi="Ebrima" w:cs="Arial"/>
            <w:sz w:val="22"/>
            <w:szCs w:val="22"/>
          </w:rPr>
          <w:t>https://doi.org/10.1016/0028-3932(94)00115-6</w:t>
        </w:r>
      </w:hyperlink>
      <w:r w:rsidRPr="00775B6B">
        <w:rPr>
          <w:rFonts w:ascii="Ebrima" w:hAnsi="Ebrima" w:cs="Arial"/>
          <w:sz w:val="22"/>
          <w:szCs w:val="22"/>
        </w:rPr>
        <w:t xml:space="preserve">  </w:t>
      </w:r>
    </w:p>
    <w:p w14:paraId="65EB0F7F"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89" w:name="karnathniemeier2002"/>
      <w:bookmarkEnd w:id="188"/>
      <w:r w:rsidRPr="00775B6B">
        <w:rPr>
          <w:rFonts w:ascii="Ebrima" w:hAnsi="Ebrima" w:cs="Arial"/>
          <w:sz w:val="22"/>
          <w:szCs w:val="22"/>
        </w:rPr>
        <w:t xml:space="preserve">Karnath, H. O., &amp; Niemeier, M. (2002). Task-dependent differences in the exploratory behaviour of patients with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40</w:t>
      </w:r>
      <w:r w:rsidRPr="009F3929">
        <w:rPr>
          <w:rFonts w:ascii="Ebrima" w:hAnsi="Ebrima" w:cs="Arial"/>
          <w:sz w:val="22"/>
          <w:szCs w:val="22"/>
          <w:lang w:val="de-DE"/>
        </w:rPr>
        <w:t xml:space="preserve">(9), 1577–1585.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"https://doi.org/10.1016/s0028-3932(02)00020-9"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https://doi.org/10.1016/s0028-3932(02)00020-9</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05BE79B2"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90" w:name="karnathrorden2012"/>
      <w:bookmarkEnd w:id="189"/>
      <w:r w:rsidRPr="009F3929">
        <w:rPr>
          <w:rFonts w:ascii="Ebrima" w:hAnsi="Ebrima" w:cs="Arial"/>
          <w:sz w:val="22"/>
          <w:szCs w:val="22"/>
          <w:lang w:val="de-DE"/>
        </w:rPr>
        <w:t xml:space="preserve">Karnath, H. O., &amp; Rorden, C. (2012). </w:t>
      </w:r>
      <w:r w:rsidRPr="00775B6B">
        <w:rPr>
          <w:rFonts w:ascii="Ebrima" w:hAnsi="Ebrima" w:cs="Arial"/>
          <w:sz w:val="22"/>
          <w:szCs w:val="22"/>
        </w:rPr>
        <w:t xml:space="preserve">The anatomy of spatial neglect. </w:t>
      </w:r>
      <w:r w:rsidRPr="009F3929">
        <w:rPr>
          <w:rFonts w:ascii="Ebrima" w:hAnsi="Ebrima" w:cs="Arial"/>
          <w:i/>
          <w:iCs/>
          <w:sz w:val="22"/>
          <w:szCs w:val="22"/>
          <w:lang w:val="de-DE"/>
        </w:rPr>
        <w:t>Neuropsychologia</w:t>
      </w:r>
      <w:r w:rsidRPr="009F3929">
        <w:rPr>
          <w:rFonts w:ascii="Ebrima" w:hAnsi="Ebrima" w:cs="Arial"/>
          <w:sz w:val="22"/>
          <w:szCs w:val="22"/>
          <w:lang w:val="de-DE"/>
        </w:rPr>
        <w:t xml:space="preserve">, </w:t>
      </w:r>
      <w:r w:rsidRPr="009F3929">
        <w:rPr>
          <w:rFonts w:ascii="Ebrima" w:hAnsi="Ebrima" w:cs="Arial"/>
          <w:i/>
          <w:iCs/>
          <w:sz w:val="22"/>
          <w:szCs w:val="22"/>
          <w:lang w:val="de-DE"/>
        </w:rPr>
        <w:t>50</w:t>
      </w:r>
      <w:r w:rsidRPr="009F3929">
        <w:rPr>
          <w:rFonts w:ascii="Ebrima" w:hAnsi="Ebrima" w:cs="Arial"/>
          <w:sz w:val="22"/>
          <w:szCs w:val="22"/>
          <w:lang w:val="de-DE"/>
        </w:rPr>
        <w:t xml:space="preserve">(6), 1010–1017.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"https://doi.org/10.1016/j.neuropsychologia.2011.06.027"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https://doi.org/10.1016/j.neuropsychologia.2011.06.027</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774F4D1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1" w:name="karnath2001"/>
      <w:bookmarkEnd w:id="190"/>
      <w:r w:rsidRPr="009F3929">
        <w:rPr>
          <w:rFonts w:ascii="Ebrima" w:hAnsi="Ebrima" w:cs="Arial"/>
          <w:sz w:val="22"/>
          <w:szCs w:val="22"/>
          <w:lang w:val="de-DE"/>
        </w:rPr>
        <w:t xml:space="preserve">Karnath, H. O., Ferber, S., &amp; Himmelbach, M. (2001). </w:t>
      </w:r>
      <w:r w:rsidRPr="00775B6B">
        <w:rPr>
          <w:rFonts w:ascii="Ebrima" w:hAnsi="Ebrima" w:cs="Arial"/>
          <w:sz w:val="22"/>
          <w:szCs w:val="22"/>
        </w:rPr>
        <w:t xml:space="preserve">Spatial awareness is a function of the temporal not the posterior parietal lobe. </w:t>
      </w:r>
      <w:r w:rsidRPr="00775B6B">
        <w:rPr>
          <w:rFonts w:ascii="Ebrima" w:hAnsi="Ebrima" w:cs="Arial"/>
          <w:i/>
          <w:iCs/>
          <w:sz w:val="22"/>
          <w:szCs w:val="22"/>
        </w:rPr>
        <w:t>Nature</w:t>
      </w:r>
      <w:r w:rsidRPr="00775B6B">
        <w:rPr>
          <w:rFonts w:ascii="Ebrima" w:hAnsi="Ebrima" w:cs="Arial"/>
          <w:sz w:val="22"/>
          <w:szCs w:val="22"/>
        </w:rPr>
        <w:t xml:space="preserve">, </w:t>
      </w:r>
      <w:r w:rsidRPr="00775B6B">
        <w:rPr>
          <w:rFonts w:ascii="Ebrima" w:hAnsi="Ebrima" w:cs="Arial"/>
          <w:i/>
          <w:iCs/>
          <w:sz w:val="22"/>
          <w:szCs w:val="22"/>
        </w:rPr>
        <w:t>411</w:t>
      </w:r>
      <w:r w:rsidRPr="00775B6B">
        <w:rPr>
          <w:rFonts w:ascii="Ebrima" w:hAnsi="Ebrima" w:cs="Arial"/>
          <w:sz w:val="22"/>
          <w:szCs w:val="22"/>
        </w:rPr>
        <w:t xml:space="preserve">(6840), 950–953. </w:t>
      </w:r>
      <w:hyperlink r:id="rId104" w:history="1">
        <w:r w:rsidRPr="00775B6B">
          <w:rPr>
            <w:rStyle w:val="Hyperlink"/>
            <w:rFonts w:ascii="Ebrima" w:hAnsi="Ebrima" w:cs="Arial"/>
            <w:sz w:val="22"/>
            <w:szCs w:val="22"/>
          </w:rPr>
          <w:t>https://doi.org/10.1038/35082075</w:t>
        </w:r>
      </w:hyperlink>
      <w:r w:rsidRPr="00775B6B">
        <w:rPr>
          <w:rFonts w:ascii="Ebrima" w:hAnsi="Ebrima" w:cs="Arial"/>
          <w:sz w:val="22"/>
          <w:szCs w:val="22"/>
        </w:rPr>
        <w:t xml:space="preserve">  </w:t>
      </w:r>
    </w:p>
    <w:p w14:paraId="384E8597"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2" w:name="karnath2009"/>
      <w:bookmarkEnd w:id="191"/>
      <w:r w:rsidRPr="00775B6B">
        <w:rPr>
          <w:rFonts w:ascii="Ebrima" w:hAnsi="Ebrima" w:cs="Arial"/>
          <w:sz w:val="22"/>
          <w:szCs w:val="22"/>
        </w:rPr>
        <w:t xml:space="preserve">Karnath, H. O., Rorden, C., &amp; Ticini, L. F. (2009). Damage to White Matter Fiber Tracts in Acute Spatial Neglect.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2331–2337. </w:t>
      </w:r>
      <w:hyperlink r:id="rId105" w:history="1">
        <w:r w:rsidRPr="00775B6B">
          <w:rPr>
            <w:rStyle w:val="Hyperlink"/>
            <w:rFonts w:ascii="Ebrima" w:hAnsi="Ebrima" w:cs="Arial"/>
            <w:sz w:val="22"/>
            <w:szCs w:val="22"/>
          </w:rPr>
          <w:t>https://doi.org/10.1093/cercor/bhn250</w:t>
        </w:r>
      </w:hyperlink>
      <w:r w:rsidRPr="00775B6B">
        <w:rPr>
          <w:rFonts w:ascii="Ebrima" w:hAnsi="Ebrima" w:cs="Arial"/>
          <w:sz w:val="22"/>
          <w:szCs w:val="22"/>
        </w:rPr>
        <w:t xml:space="preserve"> </w:t>
      </w:r>
    </w:p>
    <w:p w14:paraId="3767B7E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3" w:name="karnath2019"/>
      <w:bookmarkEnd w:id="192"/>
      <w:r w:rsidRPr="00775B6B">
        <w:rPr>
          <w:rFonts w:ascii="Ebrima" w:hAnsi="Ebrima" w:cs="Arial"/>
          <w:sz w:val="22"/>
          <w:szCs w:val="22"/>
        </w:rPr>
        <w:t xml:space="preserve">Karnath, H. O., Sperber, C., Wiesen, D., &amp; de Haan, B. (2019). Lesion-Behavior Mapping in Cognitive Neuroscience: A Practical Guide to Univariate and Multivariate Approaches. </w:t>
      </w:r>
      <w:r w:rsidRPr="00775B6B">
        <w:rPr>
          <w:rFonts w:ascii="Ebrima" w:hAnsi="Ebrima" w:cs="Arial"/>
          <w:i/>
          <w:iCs/>
          <w:sz w:val="22"/>
          <w:szCs w:val="22"/>
        </w:rPr>
        <w:t>Spatial Learning and Attention Guidance</w:t>
      </w:r>
      <w:r w:rsidRPr="00775B6B">
        <w:rPr>
          <w:rFonts w:ascii="Ebrima" w:hAnsi="Ebrima" w:cs="Arial"/>
          <w:sz w:val="22"/>
          <w:szCs w:val="22"/>
        </w:rPr>
        <w:t xml:space="preserve">, 209–238. </w:t>
      </w:r>
      <w:hyperlink r:id="rId106" w:history="1">
        <w:r w:rsidRPr="00775B6B">
          <w:rPr>
            <w:rStyle w:val="Hyperlink"/>
            <w:rFonts w:ascii="Ebrima" w:hAnsi="Ebrima" w:cs="Arial"/>
            <w:sz w:val="22"/>
            <w:szCs w:val="22"/>
          </w:rPr>
          <w:t>https://doi.org/10.1007/7657_2019_18</w:t>
        </w:r>
      </w:hyperlink>
      <w:r w:rsidRPr="00775B6B">
        <w:rPr>
          <w:rFonts w:ascii="Ebrima" w:hAnsi="Ebrima" w:cs="Arial"/>
          <w:sz w:val="22"/>
          <w:szCs w:val="22"/>
        </w:rPr>
        <w:t xml:space="preserve"> </w:t>
      </w:r>
    </w:p>
    <w:p w14:paraId="21075F7B"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194" w:name="kasties2021"/>
      <w:bookmarkEnd w:id="193"/>
      <w:r w:rsidRPr="00557F06">
        <w:rPr>
          <w:rFonts w:ascii="Ebrima" w:hAnsi="Ebrima" w:cs="Arial"/>
          <w:sz w:val="22"/>
          <w:szCs w:val="22"/>
          <w:lang w:val="en-US"/>
        </w:rPr>
        <w:t xml:space="preserve">Kasties, V., Karnath, H. O., &amp; Sperber, C. (2021). </w:t>
      </w:r>
      <w:r w:rsidRPr="00775B6B">
        <w:rPr>
          <w:rFonts w:ascii="Ebrima" w:hAnsi="Ebrima" w:cs="Arial"/>
          <w:sz w:val="22"/>
          <w:szCs w:val="22"/>
        </w:rPr>
        <w:t>Strategies for feature extraction from structural brain imaging in lesion</w:t>
      </w:r>
      <w:r w:rsidRPr="00775B6B">
        <w:rPr>
          <w:sz w:val="22"/>
          <w:szCs w:val="22"/>
        </w:rPr>
        <w:t>‐</w:t>
      </w:r>
      <w:r w:rsidRPr="00775B6B">
        <w:rPr>
          <w:rFonts w:ascii="Ebrima" w:hAnsi="Ebrima" w:cs="Arial"/>
          <w:sz w:val="22"/>
          <w:szCs w:val="22"/>
        </w:rPr>
        <w:t xml:space="preserve">deficit modelling. </w:t>
      </w:r>
      <w:r w:rsidRPr="009F3929">
        <w:rPr>
          <w:rFonts w:ascii="Ebrima" w:hAnsi="Ebrima" w:cs="Arial"/>
          <w:i/>
          <w:iCs/>
          <w:sz w:val="22"/>
          <w:szCs w:val="22"/>
          <w:lang w:val="de-DE"/>
        </w:rPr>
        <w:t>Human Brain Mapping, 42</w:t>
      </w:r>
      <w:r w:rsidRPr="009F3929">
        <w:rPr>
          <w:rFonts w:ascii="Ebrima" w:hAnsi="Ebrima" w:cs="Arial"/>
          <w:sz w:val="22"/>
          <w:szCs w:val="22"/>
          <w:lang w:val="de-DE"/>
        </w:rPr>
        <w:t>(16), 5409</w:t>
      </w:r>
      <w:r w:rsidRPr="009F3929">
        <w:rPr>
          <w:rFonts w:ascii="Ebrima" w:hAnsi="Ebrima" w:cs="Ebrima"/>
          <w:sz w:val="22"/>
          <w:szCs w:val="22"/>
          <w:lang w:val="de-DE"/>
        </w:rPr>
        <w:t>–</w:t>
      </w:r>
      <w:r w:rsidRPr="009F3929">
        <w:rPr>
          <w:rFonts w:ascii="Ebrima" w:hAnsi="Ebrima" w:cs="Arial"/>
          <w:sz w:val="22"/>
          <w:szCs w:val="22"/>
          <w:lang w:val="de-DE"/>
        </w:rPr>
        <w:t xml:space="preserve">5422.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"https://doi.org/10.1002/hbm.25629"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https://doi.org/10.1002/hbm.25629</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32E6B27F" w14:textId="5F019A38"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5" w:name="katanluft2018"/>
      <w:bookmarkEnd w:id="194"/>
      <w:r w:rsidRPr="009F3929">
        <w:rPr>
          <w:rFonts w:ascii="Ebrima" w:hAnsi="Ebrima" w:cs="Arial"/>
          <w:sz w:val="22"/>
          <w:szCs w:val="22"/>
          <w:lang w:val="de-DE"/>
        </w:rPr>
        <w:t xml:space="preserve">Katan, M., &amp; Luft, A. (2018). </w:t>
      </w:r>
      <w:r w:rsidRPr="00775B6B">
        <w:rPr>
          <w:rFonts w:ascii="Ebrima" w:hAnsi="Ebrima" w:cs="Arial"/>
          <w:sz w:val="22"/>
          <w:szCs w:val="22"/>
        </w:rPr>
        <w:t xml:space="preserve">Global Burden of Stroke. </w:t>
      </w:r>
      <w:r w:rsidRPr="00775B6B">
        <w:rPr>
          <w:rFonts w:ascii="Ebrima" w:hAnsi="Ebrima" w:cs="Arial"/>
          <w:i/>
          <w:iCs/>
          <w:sz w:val="22"/>
          <w:szCs w:val="22"/>
        </w:rPr>
        <w:t>Seminars in Neurology</w:t>
      </w:r>
      <w:r w:rsidRPr="00775B6B">
        <w:rPr>
          <w:rFonts w:ascii="Ebrima" w:hAnsi="Ebrima" w:cs="Arial"/>
          <w:sz w:val="22"/>
          <w:szCs w:val="22"/>
        </w:rPr>
        <w:t xml:space="preserve">, </w:t>
      </w:r>
      <w:r w:rsidRPr="00775B6B">
        <w:rPr>
          <w:rFonts w:ascii="Ebrima" w:hAnsi="Ebrima" w:cs="Arial"/>
          <w:i/>
          <w:iCs/>
          <w:sz w:val="22"/>
          <w:szCs w:val="22"/>
        </w:rPr>
        <w:t>38</w:t>
      </w:r>
      <w:r w:rsidRPr="00775B6B">
        <w:rPr>
          <w:rFonts w:ascii="Ebrima" w:hAnsi="Ebrima" w:cs="Arial"/>
          <w:sz w:val="22"/>
          <w:szCs w:val="22"/>
        </w:rPr>
        <w:t xml:space="preserve">(02), 208–211. </w:t>
      </w:r>
      <w:hyperlink r:id="rId107" w:history="1">
        <w:r w:rsidRPr="00775B6B">
          <w:rPr>
            <w:rStyle w:val="Hyperlink"/>
            <w:rFonts w:ascii="Ebrima" w:hAnsi="Ebrima" w:cs="Arial"/>
            <w:sz w:val="22"/>
            <w:szCs w:val="22"/>
          </w:rPr>
          <w:t>https://doi.org/10.1055/s-0038-1649503</w:t>
        </w:r>
      </w:hyperlink>
      <w:r w:rsidRPr="00775B6B">
        <w:rPr>
          <w:rFonts w:ascii="Ebrima" w:hAnsi="Ebrima" w:cs="Arial"/>
          <w:sz w:val="22"/>
          <w:szCs w:val="22"/>
        </w:rPr>
        <w:t xml:space="preserve">  </w:t>
      </w:r>
    </w:p>
    <w:p w14:paraId="5B864037" w14:textId="305EB1F8" w:rsidR="00943F6B" w:rsidRPr="00775B6B" w:rsidRDefault="00943F6B" w:rsidP="00275F68">
      <w:pPr>
        <w:pStyle w:val="NormalWeb"/>
        <w:spacing w:before="0" w:beforeAutospacing="0" w:after="120" w:afterAutospacing="0" w:line="276" w:lineRule="auto"/>
        <w:ind w:left="709" w:hanging="709"/>
        <w:jc w:val="both"/>
        <w:rPr>
          <w:rFonts w:ascii="Ebrima" w:hAnsi="Ebrima" w:cs="Arial"/>
          <w:sz w:val="22"/>
          <w:szCs w:val="22"/>
        </w:rPr>
      </w:pPr>
      <w:bookmarkStart w:id="196" w:name="kim2018"/>
      <w:r w:rsidRPr="00775B6B">
        <w:rPr>
          <w:rFonts w:ascii="Ebrima" w:hAnsi="Ebrima" w:cs="Arial"/>
          <w:sz w:val="22"/>
          <w:szCs w:val="22"/>
        </w:rPr>
        <w:t xml:space="preserve">Kim, G. W., Park, K., &amp; Jeong, G. W. (2018). Effects of Sex Hormones and Age on Brain Volume in Post-Menopausal Women. </w:t>
      </w:r>
      <w:r w:rsidRPr="00775B6B">
        <w:rPr>
          <w:rFonts w:ascii="Ebrima" w:hAnsi="Ebrima" w:cs="Arial"/>
          <w:i/>
          <w:iCs/>
          <w:sz w:val="22"/>
          <w:szCs w:val="22"/>
        </w:rPr>
        <w:t>The Journal of Sexual Medicine, 15</w:t>
      </w:r>
      <w:r w:rsidRPr="00775B6B">
        <w:rPr>
          <w:rFonts w:ascii="Ebrima" w:hAnsi="Ebrima" w:cs="Arial"/>
          <w:sz w:val="22"/>
          <w:szCs w:val="22"/>
        </w:rPr>
        <w:t xml:space="preserve">(5), 662–670. </w:t>
      </w:r>
      <w:hyperlink r:id="rId108" w:history="1">
        <w:r w:rsidRPr="00775B6B">
          <w:rPr>
            <w:rStyle w:val="Hyperlink"/>
            <w:rFonts w:ascii="Ebrima" w:hAnsi="Ebrima" w:cs="Arial"/>
            <w:sz w:val="22"/>
            <w:szCs w:val="22"/>
          </w:rPr>
          <w:t>https://doi.org/10.1016/j.jsxm.2018.03.006</w:t>
        </w:r>
      </w:hyperlink>
      <w:r w:rsidRPr="00775B6B">
        <w:rPr>
          <w:rFonts w:ascii="Ebrima" w:hAnsi="Ebrima" w:cs="Arial"/>
          <w:sz w:val="22"/>
          <w:szCs w:val="22"/>
        </w:rPr>
        <w:t xml:space="preserve"> </w:t>
      </w:r>
    </w:p>
    <w:p w14:paraId="575A908C"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7" w:name="kimurahampson1994"/>
      <w:bookmarkEnd w:id="195"/>
      <w:bookmarkEnd w:id="196"/>
      <w:r w:rsidRPr="00775B6B">
        <w:rPr>
          <w:rFonts w:ascii="Ebrima" w:hAnsi="Ebrima" w:cs="Arial"/>
          <w:sz w:val="22"/>
          <w:szCs w:val="22"/>
        </w:rPr>
        <w:t xml:space="preserve">Kimura, D., &amp; Hampson, E. (1994). Cognitive Pattern in Men and Women Is Influenced by Fluctuations in Sex Hormones. </w:t>
      </w:r>
      <w:r w:rsidRPr="00775B6B">
        <w:rPr>
          <w:rFonts w:ascii="Ebrima" w:hAnsi="Ebrima" w:cs="Arial"/>
          <w:i/>
          <w:iCs/>
          <w:sz w:val="22"/>
          <w:szCs w:val="22"/>
        </w:rPr>
        <w:t>Current Directions in Psychological Science</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(2), 57–61. </w:t>
      </w:r>
      <w:hyperlink r:id="rId109" w:history="1">
        <w:r w:rsidRPr="00775B6B">
          <w:rPr>
            <w:rStyle w:val="Hyperlink"/>
            <w:rFonts w:ascii="Ebrima" w:hAnsi="Ebrima" w:cs="Arial"/>
            <w:sz w:val="22"/>
            <w:szCs w:val="22"/>
          </w:rPr>
          <w:t>https://doi.org/10.1111/1467-8721.ep10769964</w:t>
        </w:r>
      </w:hyperlink>
      <w:r w:rsidRPr="00775B6B">
        <w:rPr>
          <w:rFonts w:ascii="Ebrima" w:hAnsi="Ebrima" w:cs="Arial"/>
          <w:sz w:val="22"/>
          <w:szCs w:val="22"/>
        </w:rPr>
        <w:t xml:space="preserve">  </w:t>
      </w:r>
    </w:p>
    <w:p w14:paraId="48681F9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8" w:name="kleinman2008"/>
      <w:r w:rsidRPr="00775B6B">
        <w:rPr>
          <w:rFonts w:ascii="Ebrima" w:hAnsi="Ebrima" w:cs="Arial"/>
          <w:sz w:val="22"/>
          <w:szCs w:val="22"/>
        </w:rPr>
        <w:lastRenderedPageBreak/>
        <w:t xml:space="preserve">Kleinman, J. T., Gottesman, R. F., Davis, C., Newhart, M., Heidler-Gary, J. &amp; Hillis, A. E. (2008). Gender differences in unilateral spatial neglect within 24 hours of ischemic stroke. </w:t>
      </w:r>
      <w:r w:rsidRPr="00775B6B">
        <w:rPr>
          <w:rFonts w:ascii="Ebrima" w:hAnsi="Ebrima" w:cs="Arial"/>
          <w:i/>
          <w:sz w:val="22"/>
          <w:szCs w:val="22"/>
        </w:rPr>
        <w:t>Brain and Cognition, 68</w:t>
      </w:r>
      <w:r w:rsidRPr="00775B6B">
        <w:rPr>
          <w:rFonts w:ascii="Ebrima" w:hAnsi="Ebrima" w:cs="Arial"/>
          <w:sz w:val="22"/>
          <w:szCs w:val="22"/>
        </w:rPr>
        <w:t xml:space="preserve">(1), 49–52. </w:t>
      </w:r>
      <w:hyperlink r:id="rId110" w:history="1">
        <w:r w:rsidRPr="00775B6B">
          <w:rPr>
            <w:rStyle w:val="Hyperlink"/>
            <w:rFonts w:ascii="Ebrima" w:hAnsi="Ebrima" w:cs="Arial"/>
            <w:sz w:val="22"/>
            <w:szCs w:val="22"/>
          </w:rPr>
          <w:t>https://doi.org/10.1016/j.bandc.2008.02.122</w:t>
        </w:r>
      </w:hyperlink>
      <w:r w:rsidRPr="00775B6B">
        <w:rPr>
          <w:rFonts w:ascii="Ebrima" w:hAnsi="Ebrima" w:cs="Arial"/>
          <w:sz w:val="22"/>
          <w:szCs w:val="22"/>
        </w:rPr>
        <w:t xml:space="preserve"> </w:t>
      </w:r>
    </w:p>
    <w:p w14:paraId="5D91417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199" w:name="koellhoffermccullough2012"/>
      <w:bookmarkEnd w:id="197"/>
      <w:bookmarkEnd w:id="198"/>
      <w:r w:rsidRPr="00775B6B">
        <w:rPr>
          <w:rFonts w:ascii="Ebrima" w:hAnsi="Ebrima" w:cs="Arial"/>
          <w:sz w:val="22"/>
          <w:szCs w:val="22"/>
        </w:rPr>
        <w:t xml:space="preserve">Koellhoffer, E. C., &amp; McCullough, L. D. (2012). The Effects of Estrogen in Ischemic Stroke. </w:t>
      </w:r>
      <w:r w:rsidRPr="00775B6B">
        <w:rPr>
          <w:rFonts w:ascii="Ebrima" w:hAnsi="Ebrima" w:cs="Arial"/>
          <w:i/>
          <w:iCs/>
          <w:sz w:val="22"/>
          <w:szCs w:val="22"/>
        </w:rPr>
        <w:t>Translational Stroke Research</w:t>
      </w:r>
      <w:r w:rsidRPr="00775B6B">
        <w:rPr>
          <w:rFonts w:ascii="Ebrima" w:hAnsi="Ebrima" w:cs="Arial"/>
          <w:sz w:val="22"/>
          <w:szCs w:val="22"/>
        </w:rPr>
        <w:t xml:space="preserve">, </w:t>
      </w:r>
      <w:r w:rsidRPr="00775B6B">
        <w:rPr>
          <w:rFonts w:ascii="Ebrima" w:hAnsi="Ebrima" w:cs="Arial"/>
          <w:i/>
          <w:iCs/>
          <w:sz w:val="22"/>
          <w:szCs w:val="22"/>
        </w:rPr>
        <w:t>4</w:t>
      </w:r>
      <w:r w:rsidRPr="00775B6B">
        <w:rPr>
          <w:rFonts w:ascii="Ebrima" w:hAnsi="Ebrima" w:cs="Arial"/>
          <w:sz w:val="22"/>
          <w:szCs w:val="22"/>
        </w:rPr>
        <w:t xml:space="preserve">(4), 390–401. </w:t>
      </w:r>
      <w:hyperlink r:id="rId111" w:history="1">
        <w:r w:rsidRPr="00775B6B">
          <w:rPr>
            <w:rStyle w:val="Hyperlink"/>
            <w:rFonts w:ascii="Ebrima" w:hAnsi="Ebrima" w:cs="Arial"/>
            <w:sz w:val="22"/>
            <w:szCs w:val="22"/>
          </w:rPr>
          <w:t>https://doi.org/10.1007/s12975-012-0230-5</w:t>
        </w:r>
      </w:hyperlink>
      <w:r w:rsidRPr="00775B6B">
        <w:rPr>
          <w:rFonts w:ascii="Ebrima" w:hAnsi="Ebrima" w:cs="Arial"/>
          <w:sz w:val="22"/>
          <w:szCs w:val="22"/>
        </w:rPr>
        <w:t xml:space="preserve">  </w:t>
      </w:r>
    </w:p>
    <w:p w14:paraId="288A63DA"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00" w:name="kovalev2003"/>
      <w:bookmarkEnd w:id="199"/>
      <w:r w:rsidRPr="00775B6B">
        <w:rPr>
          <w:rFonts w:ascii="Ebrima" w:hAnsi="Ebrima" w:cs="Arial"/>
          <w:sz w:val="22"/>
          <w:szCs w:val="22"/>
        </w:rPr>
        <w:t xml:space="preserve">Kovalev, V. A., Kruggel, F., &amp; von Cramon, D. (2003). Gender and age effects in structural brain asymmetry as measured by MRI texture analysis. </w:t>
      </w:r>
      <w:r w:rsidRPr="009F3929">
        <w:rPr>
          <w:rFonts w:ascii="Ebrima" w:hAnsi="Ebrima" w:cs="Arial"/>
          <w:i/>
          <w:iCs/>
          <w:sz w:val="22"/>
          <w:szCs w:val="22"/>
          <w:lang w:val="de-DE"/>
        </w:rPr>
        <w:t>NeuroImage</w:t>
      </w:r>
      <w:r w:rsidRPr="009F3929">
        <w:rPr>
          <w:rFonts w:ascii="Ebrima" w:hAnsi="Ebrima" w:cs="Arial"/>
          <w:sz w:val="22"/>
          <w:szCs w:val="22"/>
          <w:lang w:val="de-DE"/>
        </w:rPr>
        <w:t xml:space="preserve">, </w:t>
      </w:r>
      <w:r w:rsidRPr="009F3929">
        <w:rPr>
          <w:rFonts w:ascii="Ebrima" w:hAnsi="Ebrima" w:cs="Arial"/>
          <w:i/>
          <w:iCs/>
          <w:sz w:val="22"/>
          <w:szCs w:val="22"/>
          <w:lang w:val="de-DE"/>
        </w:rPr>
        <w:t>19</w:t>
      </w:r>
      <w:r w:rsidRPr="009F3929">
        <w:rPr>
          <w:rFonts w:ascii="Ebrima" w:hAnsi="Ebrima" w:cs="Arial"/>
          <w:sz w:val="22"/>
          <w:szCs w:val="22"/>
          <w:lang w:val="de-DE"/>
        </w:rPr>
        <w:t xml:space="preserve">(3), 895–905.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"https://doi.org/10.1016/s1053-8119(03)00140-x"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https://doi.org/10.1016/s1053-8119(03)00140-x</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60257D4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1" w:name="krause2006"/>
      <w:bookmarkEnd w:id="200"/>
      <w:r w:rsidRPr="009F3929">
        <w:rPr>
          <w:rFonts w:ascii="Ebrima" w:hAnsi="Ebrima" w:cs="Arial"/>
          <w:sz w:val="22"/>
          <w:szCs w:val="22"/>
          <w:lang w:val="de-DE"/>
        </w:rPr>
        <w:t xml:space="preserve">Krause, D. N., Duckles, S. P., &amp; Pelligrino, D. A. (2006). </w:t>
      </w:r>
      <w:r w:rsidRPr="00775B6B">
        <w:rPr>
          <w:rFonts w:ascii="Ebrima" w:hAnsi="Ebrima" w:cs="Arial"/>
          <w:sz w:val="22"/>
          <w:szCs w:val="22"/>
        </w:rPr>
        <w:t xml:space="preserve">Influence of sex steroid hormones on cerebrovascular function. </w:t>
      </w:r>
      <w:r w:rsidRPr="00775B6B">
        <w:rPr>
          <w:rFonts w:ascii="Ebrima" w:hAnsi="Ebrima" w:cs="Arial"/>
          <w:i/>
          <w:iCs/>
          <w:sz w:val="22"/>
          <w:szCs w:val="22"/>
        </w:rPr>
        <w:t>Journal of Applied Physiology</w:t>
      </w:r>
      <w:r w:rsidRPr="00775B6B">
        <w:rPr>
          <w:rFonts w:ascii="Ebrima" w:hAnsi="Ebrima" w:cs="Arial"/>
          <w:sz w:val="22"/>
          <w:szCs w:val="22"/>
        </w:rPr>
        <w:t xml:space="preserve">, </w:t>
      </w:r>
      <w:r w:rsidRPr="00775B6B">
        <w:rPr>
          <w:rFonts w:ascii="Ebrima" w:hAnsi="Ebrima" w:cs="Arial"/>
          <w:i/>
          <w:iCs/>
          <w:sz w:val="22"/>
          <w:szCs w:val="22"/>
        </w:rPr>
        <w:t>101</w:t>
      </w:r>
      <w:r w:rsidRPr="00775B6B">
        <w:rPr>
          <w:rFonts w:ascii="Ebrima" w:hAnsi="Ebrima" w:cs="Arial"/>
          <w:sz w:val="22"/>
          <w:szCs w:val="22"/>
        </w:rPr>
        <w:t xml:space="preserve">(4), 1252–1261. </w:t>
      </w:r>
      <w:hyperlink r:id="rId112" w:history="1">
        <w:r w:rsidRPr="00775B6B">
          <w:rPr>
            <w:rStyle w:val="Hyperlink"/>
            <w:rFonts w:ascii="Ebrima" w:hAnsi="Ebrima" w:cs="Arial"/>
            <w:sz w:val="22"/>
            <w:szCs w:val="22"/>
          </w:rPr>
          <w:t>https://doi.org/10.1152/japplphysiol.01095.2005</w:t>
        </w:r>
      </w:hyperlink>
      <w:r w:rsidRPr="00775B6B">
        <w:rPr>
          <w:rFonts w:ascii="Ebrima" w:hAnsi="Ebrima" w:cs="Arial"/>
          <w:sz w:val="22"/>
          <w:szCs w:val="22"/>
        </w:rPr>
        <w:t xml:space="preserve">   </w:t>
      </w:r>
    </w:p>
    <w:p w14:paraId="194514BF" w14:textId="77777777" w:rsidR="004B140A" w:rsidRPr="00775B6B" w:rsidRDefault="004B140A" w:rsidP="00A60C7A">
      <w:pPr>
        <w:pStyle w:val="NormalWeb"/>
        <w:spacing w:before="0" w:beforeAutospacing="0" w:after="120" w:afterAutospacing="0" w:line="276" w:lineRule="auto"/>
        <w:ind w:left="709" w:hanging="709"/>
        <w:jc w:val="both"/>
        <w:rPr>
          <w:rFonts w:ascii="Ebrima" w:hAnsi="Ebrima" w:cs="Arial"/>
          <w:sz w:val="22"/>
          <w:szCs w:val="22"/>
        </w:rPr>
      </w:pPr>
      <w:bookmarkStart w:id="202" w:name="kuceyeski2016"/>
      <w:r w:rsidRPr="00775B6B">
        <w:rPr>
          <w:rFonts w:ascii="Ebrima" w:hAnsi="Ebrima" w:cs="Arial"/>
          <w:sz w:val="22"/>
          <w:szCs w:val="22"/>
        </w:rPr>
        <w:t>Kuceyeski, A., Navi, B. B., Kamel, H., Raj, A., Relkin, N., Toglia, J</w:t>
      </w:r>
      <w:proofErr w:type="gramStart"/>
      <w:r w:rsidRPr="00775B6B">
        <w:rPr>
          <w:rFonts w:ascii="Ebrima" w:hAnsi="Ebrima" w:cs="Arial"/>
          <w:sz w:val="22"/>
          <w:szCs w:val="22"/>
        </w:rPr>
        <w:t>., . . .</w:t>
      </w:r>
      <w:proofErr w:type="gramEnd"/>
      <w:r w:rsidRPr="00775B6B">
        <w:rPr>
          <w:rFonts w:ascii="Ebrima" w:hAnsi="Ebrima" w:cs="Arial"/>
          <w:sz w:val="22"/>
          <w:szCs w:val="22"/>
        </w:rPr>
        <w:t xml:space="preserve"> O’Dell, M. (2016). Structural connectome disruption at baseline predicts 6-months post-stroke outcome. </w:t>
      </w:r>
      <w:r w:rsidRPr="00775B6B">
        <w:rPr>
          <w:rFonts w:ascii="Ebrima" w:hAnsi="Ebrima" w:cs="Arial"/>
          <w:i/>
          <w:sz w:val="22"/>
          <w:szCs w:val="22"/>
        </w:rPr>
        <w:t>Human Brain Mapping, 37</w:t>
      </w:r>
      <w:r w:rsidRPr="00775B6B">
        <w:rPr>
          <w:rFonts w:ascii="Ebrima" w:hAnsi="Ebrima" w:cs="Arial"/>
          <w:sz w:val="22"/>
          <w:szCs w:val="22"/>
        </w:rPr>
        <w:t xml:space="preserve">(7), 2587–2601. </w:t>
      </w:r>
      <w:hyperlink r:id="rId113" w:history="1">
        <w:r w:rsidRPr="00775B6B">
          <w:rPr>
            <w:rStyle w:val="Hyperlink"/>
            <w:rFonts w:ascii="Ebrima" w:hAnsi="Ebrima" w:cs="Arial"/>
            <w:sz w:val="22"/>
            <w:szCs w:val="22"/>
          </w:rPr>
          <w:t>https://doi.org/10.1002/hbm.23198</w:t>
        </w:r>
      </w:hyperlink>
      <w:r w:rsidRPr="00775B6B">
        <w:rPr>
          <w:rFonts w:ascii="Ebrima" w:hAnsi="Ebrima" w:cs="Arial"/>
          <w:sz w:val="22"/>
          <w:szCs w:val="22"/>
        </w:rPr>
        <w:t xml:space="preserve"> </w:t>
      </w:r>
      <w:bookmarkEnd w:id="201"/>
      <w:bookmarkEnd w:id="202"/>
    </w:p>
    <w:p w14:paraId="0A399D1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3" w:name="li2005"/>
      <w:r w:rsidRPr="00775B6B">
        <w:rPr>
          <w:rFonts w:ascii="Ebrima" w:hAnsi="Ebrima" w:cs="Arial"/>
          <w:sz w:val="22"/>
          <w:szCs w:val="22"/>
        </w:rPr>
        <w:t xml:space="preserve">Li, H., Pin, S., Zeng, Z., Wang, M. M., Andreasson, K. A. &amp; McCullough, L. D. (2005). Sex differences in cell death. </w:t>
      </w:r>
      <w:r w:rsidRPr="00775B6B">
        <w:rPr>
          <w:rFonts w:ascii="Ebrima" w:hAnsi="Ebrima" w:cs="Arial"/>
          <w:i/>
          <w:sz w:val="22"/>
          <w:szCs w:val="22"/>
        </w:rPr>
        <w:t>Annals of Neurology, 58</w:t>
      </w:r>
      <w:r w:rsidRPr="00775B6B">
        <w:rPr>
          <w:rFonts w:ascii="Ebrima" w:hAnsi="Ebrima" w:cs="Arial"/>
          <w:sz w:val="22"/>
          <w:szCs w:val="22"/>
        </w:rPr>
        <w:t xml:space="preserve">(2), 317–321. </w:t>
      </w:r>
      <w:hyperlink r:id="rId114" w:history="1">
        <w:r w:rsidRPr="00775B6B">
          <w:rPr>
            <w:rStyle w:val="Hyperlink"/>
            <w:rFonts w:ascii="Ebrima" w:hAnsi="Ebrima" w:cs="Arial"/>
            <w:sz w:val="22"/>
            <w:szCs w:val="22"/>
          </w:rPr>
          <w:t>https://doi.org/10.1002/ana.20538</w:t>
        </w:r>
      </w:hyperlink>
      <w:r w:rsidRPr="00775B6B">
        <w:rPr>
          <w:rFonts w:ascii="Ebrima" w:hAnsi="Ebrima" w:cs="Arial"/>
          <w:sz w:val="22"/>
          <w:szCs w:val="22"/>
        </w:rPr>
        <w:t xml:space="preserve"> </w:t>
      </w:r>
    </w:p>
    <w:p w14:paraId="5F4C0339" w14:textId="05861652"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4" w:name="limalhotra2015"/>
      <w:bookmarkEnd w:id="203"/>
      <w:r w:rsidRPr="009F3929">
        <w:rPr>
          <w:rFonts w:ascii="Ebrima" w:hAnsi="Ebrima" w:cs="Arial"/>
          <w:sz w:val="22"/>
          <w:szCs w:val="22"/>
          <w:lang w:val="de-DE"/>
        </w:rPr>
        <w:t xml:space="preserve">Li, K., &amp; Malhotra, P. A. (2015). </w:t>
      </w:r>
      <w:r w:rsidRPr="00775B6B">
        <w:rPr>
          <w:rFonts w:ascii="Ebrima" w:hAnsi="Ebrima" w:cs="Arial"/>
          <w:sz w:val="22"/>
          <w:szCs w:val="22"/>
        </w:rPr>
        <w:t xml:space="preserve">Spatial neglect. </w:t>
      </w:r>
      <w:r w:rsidRPr="00775B6B">
        <w:rPr>
          <w:rFonts w:ascii="Ebrima" w:hAnsi="Ebrima" w:cs="Arial"/>
          <w:i/>
          <w:iCs/>
          <w:sz w:val="22"/>
          <w:szCs w:val="22"/>
        </w:rPr>
        <w:t>Practical Neurology</w:t>
      </w:r>
      <w:r w:rsidRPr="00775B6B">
        <w:rPr>
          <w:rFonts w:ascii="Ebrima" w:hAnsi="Ebrima" w:cs="Arial"/>
          <w:sz w:val="22"/>
          <w:szCs w:val="22"/>
        </w:rPr>
        <w:t xml:space="preserve">, </w:t>
      </w:r>
      <w:r w:rsidRPr="00775B6B">
        <w:rPr>
          <w:rFonts w:ascii="Ebrima" w:hAnsi="Ebrima" w:cs="Arial"/>
          <w:i/>
          <w:iCs/>
          <w:sz w:val="22"/>
          <w:szCs w:val="22"/>
        </w:rPr>
        <w:t>15</w:t>
      </w:r>
      <w:r w:rsidRPr="00775B6B">
        <w:rPr>
          <w:rFonts w:ascii="Ebrima" w:hAnsi="Ebrima" w:cs="Arial"/>
          <w:sz w:val="22"/>
          <w:szCs w:val="22"/>
        </w:rPr>
        <w:t xml:space="preserve">(5), 333–339. </w:t>
      </w:r>
      <w:hyperlink r:id="rId115" w:history="1">
        <w:r w:rsidRPr="00775B6B">
          <w:rPr>
            <w:rStyle w:val="Hyperlink"/>
            <w:rFonts w:ascii="Ebrima" w:hAnsi="Ebrima" w:cs="Arial"/>
            <w:sz w:val="22"/>
            <w:szCs w:val="22"/>
          </w:rPr>
          <w:t>https://doi.org/10.1136/practneurol-2015-001115</w:t>
        </w:r>
      </w:hyperlink>
      <w:r w:rsidRPr="00775B6B">
        <w:rPr>
          <w:rFonts w:ascii="Ebrima" w:hAnsi="Ebrima" w:cs="Arial"/>
          <w:sz w:val="22"/>
          <w:szCs w:val="22"/>
        </w:rPr>
        <w:t xml:space="preserve">  </w:t>
      </w:r>
    </w:p>
    <w:p w14:paraId="0413023D" w14:textId="1C888D07" w:rsidR="006B1907" w:rsidRPr="009F3929" w:rsidRDefault="006B1907"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05" w:name="lisofsky2016"/>
      <w:r w:rsidRPr="009F3929">
        <w:rPr>
          <w:rFonts w:ascii="Ebrima" w:hAnsi="Ebrima" w:cs="Arial"/>
          <w:sz w:val="22"/>
          <w:szCs w:val="22"/>
          <w:lang w:val="de-DE"/>
        </w:rPr>
        <w:t xml:space="preserve">Lisofsky, N., Riediger, M., Gallinat, J., Lindenberger, U., &amp; Kühn, S. (2016). </w:t>
      </w:r>
      <w:r w:rsidRPr="00775B6B">
        <w:rPr>
          <w:rFonts w:ascii="Ebrima" w:hAnsi="Ebrima" w:cs="Arial"/>
          <w:sz w:val="22"/>
          <w:szCs w:val="22"/>
        </w:rPr>
        <w:t xml:space="preserve">Hormonal contraceptive use is associated with neural and affective changes in healthy young women. </w:t>
      </w:r>
      <w:r w:rsidRPr="009F3929">
        <w:rPr>
          <w:rFonts w:ascii="Ebrima" w:hAnsi="Ebrima" w:cs="Arial"/>
          <w:i/>
          <w:iCs/>
          <w:sz w:val="22"/>
          <w:szCs w:val="22"/>
          <w:lang w:val="de-DE"/>
        </w:rPr>
        <w:t>NeuroImage, 134,</w:t>
      </w:r>
      <w:r w:rsidRPr="009F3929">
        <w:rPr>
          <w:rFonts w:ascii="Ebrima" w:hAnsi="Ebrima" w:cs="Arial"/>
          <w:sz w:val="22"/>
          <w:szCs w:val="22"/>
          <w:lang w:val="de-DE"/>
        </w:rPr>
        <w:t xml:space="preserve"> 597–606.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"https://doi.org/10.1016/j.neuroimage.2016.04.042"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https://doi.org/10.1016/j.neuroimage.2016.04.042</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02247E5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6" w:name="liu2009"/>
      <w:bookmarkEnd w:id="204"/>
      <w:bookmarkEnd w:id="205"/>
      <w:r w:rsidRPr="009F3929">
        <w:rPr>
          <w:rFonts w:ascii="Ebrima" w:hAnsi="Ebrima" w:cs="Arial"/>
          <w:sz w:val="22"/>
          <w:szCs w:val="22"/>
          <w:lang w:val="de-DE"/>
        </w:rPr>
        <w:t xml:space="preserve">Liu, H., Stufflebeam, S. M., Sepulcre, J., Hedden, T., &amp; Buckner, R. L. (2009). </w:t>
      </w:r>
      <w:r w:rsidRPr="00775B6B">
        <w:rPr>
          <w:rFonts w:ascii="Ebrima" w:hAnsi="Ebrima" w:cs="Arial"/>
          <w:sz w:val="22"/>
          <w:szCs w:val="22"/>
        </w:rPr>
        <w:t xml:space="preserve">Evidence from intrinsic activity that asymmetry of the human brain is controlled by multiple factors. </w:t>
      </w:r>
      <w:r w:rsidRPr="00775B6B">
        <w:rPr>
          <w:rFonts w:ascii="Ebrima" w:hAnsi="Ebrima" w:cs="Arial"/>
          <w:i/>
          <w:iCs/>
          <w:sz w:val="22"/>
          <w:szCs w:val="22"/>
        </w:rPr>
        <w:t>Proceedings of the National Academy of Sciences</w:t>
      </w:r>
      <w:r w:rsidRPr="00775B6B">
        <w:rPr>
          <w:rFonts w:ascii="Ebrima" w:hAnsi="Ebrima" w:cs="Arial"/>
          <w:sz w:val="22"/>
          <w:szCs w:val="22"/>
        </w:rPr>
        <w:t xml:space="preserve">, </w:t>
      </w:r>
      <w:r w:rsidRPr="00775B6B">
        <w:rPr>
          <w:rFonts w:ascii="Ebrima" w:hAnsi="Ebrima" w:cs="Arial"/>
          <w:i/>
          <w:iCs/>
          <w:sz w:val="22"/>
          <w:szCs w:val="22"/>
        </w:rPr>
        <w:t>106</w:t>
      </w:r>
      <w:r w:rsidRPr="00775B6B">
        <w:rPr>
          <w:rFonts w:ascii="Ebrima" w:hAnsi="Ebrima" w:cs="Arial"/>
          <w:sz w:val="22"/>
          <w:szCs w:val="22"/>
        </w:rPr>
        <w:t xml:space="preserve">(48), 20499–20503. </w:t>
      </w:r>
      <w:hyperlink r:id="rId116" w:history="1">
        <w:r w:rsidRPr="00775B6B">
          <w:rPr>
            <w:rStyle w:val="Hyperlink"/>
            <w:rFonts w:ascii="Ebrima" w:hAnsi="Ebrima" w:cs="Arial"/>
            <w:sz w:val="22"/>
            <w:szCs w:val="22"/>
          </w:rPr>
          <w:t>https://doi.org/10.1073/pnas.0908073106</w:t>
        </w:r>
      </w:hyperlink>
      <w:bookmarkEnd w:id="206"/>
      <w:r w:rsidRPr="00775B6B">
        <w:rPr>
          <w:rFonts w:ascii="Ebrima" w:hAnsi="Ebrima" w:cs="Arial"/>
          <w:sz w:val="22"/>
          <w:szCs w:val="22"/>
        </w:rPr>
        <w:t xml:space="preserve">  </w:t>
      </w:r>
    </w:p>
    <w:p w14:paraId="4D0ED6B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7" w:name="liu2008"/>
      <w:r w:rsidRPr="00775B6B">
        <w:rPr>
          <w:rFonts w:ascii="Ebrima" w:hAnsi="Ebrima" w:cs="Arial"/>
          <w:sz w:val="22"/>
          <w:szCs w:val="22"/>
        </w:rPr>
        <w:t xml:space="preserve">Liu, M., Oyarzabal, E. A., Yang, R., Murphy, S. J., &amp; Hurn, P. D. (2008). A novel method for assessing sex-specific and genotype-specific response to injury in astrocyte culture. </w:t>
      </w:r>
      <w:r w:rsidRPr="00775B6B">
        <w:rPr>
          <w:rFonts w:ascii="Ebrima" w:hAnsi="Ebrima" w:cs="Arial"/>
          <w:i/>
          <w:iCs/>
          <w:sz w:val="22"/>
          <w:szCs w:val="22"/>
        </w:rPr>
        <w:t>Journal of Neuroscience Methods</w:t>
      </w:r>
      <w:r w:rsidRPr="00775B6B">
        <w:rPr>
          <w:rFonts w:ascii="Ebrima" w:hAnsi="Ebrima" w:cs="Arial"/>
          <w:sz w:val="22"/>
          <w:szCs w:val="22"/>
        </w:rPr>
        <w:t xml:space="preserve">, </w:t>
      </w:r>
      <w:r w:rsidRPr="00775B6B">
        <w:rPr>
          <w:rFonts w:ascii="Ebrima" w:hAnsi="Ebrima" w:cs="Arial"/>
          <w:i/>
          <w:iCs/>
          <w:sz w:val="22"/>
          <w:szCs w:val="22"/>
        </w:rPr>
        <w:t>171</w:t>
      </w:r>
      <w:r w:rsidRPr="00775B6B">
        <w:rPr>
          <w:rFonts w:ascii="Ebrima" w:hAnsi="Ebrima" w:cs="Arial"/>
          <w:sz w:val="22"/>
          <w:szCs w:val="22"/>
        </w:rPr>
        <w:t xml:space="preserve">(2), 214–217. https://doi.org/10.1016/j.jneumeth.2008.03.002 </w:t>
      </w:r>
    </w:p>
    <w:p w14:paraId="4D5137C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08" w:name="manwanimccullough2012"/>
      <w:bookmarkEnd w:id="207"/>
      <w:r w:rsidRPr="00775B6B">
        <w:rPr>
          <w:rFonts w:ascii="Ebrima" w:hAnsi="Ebrima" w:cs="Arial"/>
          <w:sz w:val="22"/>
          <w:szCs w:val="22"/>
        </w:rPr>
        <w:t xml:space="preserve">Manwani, B., &amp; McCullough, L. D. (2012). Estrogen in ischaemic stroke: the debate continues. </w:t>
      </w:r>
      <w:r w:rsidRPr="00775B6B">
        <w:rPr>
          <w:rFonts w:ascii="Ebrima" w:hAnsi="Ebrima" w:cs="Arial"/>
          <w:i/>
          <w:iCs/>
          <w:sz w:val="22"/>
          <w:szCs w:val="22"/>
        </w:rPr>
        <w:t>European Journal of Neurology</w:t>
      </w:r>
      <w:r w:rsidRPr="00775B6B">
        <w:rPr>
          <w:rFonts w:ascii="Ebrima" w:hAnsi="Ebrima" w:cs="Arial"/>
          <w:sz w:val="22"/>
          <w:szCs w:val="22"/>
        </w:rPr>
        <w:t xml:space="preserve">, </w:t>
      </w:r>
      <w:r w:rsidRPr="00775B6B">
        <w:rPr>
          <w:rFonts w:ascii="Ebrima" w:hAnsi="Ebrima" w:cs="Arial"/>
          <w:i/>
          <w:iCs/>
          <w:sz w:val="22"/>
          <w:szCs w:val="22"/>
        </w:rPr>
        <w:t>19</w:t>
      </w:r>
      <w:r w:rsidRPr="00775B6B">
        <w:rPr>
          <w:rFonts w:ascii="Ebrima" w:hAnsi="Ebrima" w:cs="Arial"/>
          <w:sz w:val="22"/>
          <w:szCs w:val="22"/>
        </w:rPr>
        <w:t xml:space="preserve">(10), 1276–1277. </w:t>
      </w:r>
      <w:hyperlink r:id="rId117" w:history="1">
        <w:r w:rsidRPr="00775B6B">
          <w:rPr>
            <w:rStyle w:val="Hyperlink"/>
            <w:rFonts w:ascii="Ebrima" w:hAnsi="Ebrima" w:cs="Arial"/>
            <w:sz w:val="22"/>
            <w:szCs w:val="22"/>
          </w:rPr>
          <w:t>https://doi.org/10.1111/j.1468-1331.2012.03746.x</w:t>
        </w:r>
      </w:hyperlink>
      <w:r w:rsidRPr="00775B6B">
        <w:rPr>
          <w:rFonts w:ascii="Ebrima" w:hAnsi="Ebrima" w:cs="Arial"/>
          <w:sz w:val="22"/>
          <w:szCs w:val="22"/>
        </w:rPr>
        <w:t xml:space="preserve"> </w:t>
      </w:r>
    </w:p>
    <w:p w14:paraId="00DE7882" w14:textId="77777777" w:rsidR="00AC077B" w:rsidRPr="00775B6B" w:rsidRDefault="00AC077B">
      <w:pPr>
        <w:rPr>
          <w:rFonts w:eastAsia="Times New Roman" w:cs="Arial"/>
          <w:lang w:eastAsia="en-GB"/>
        </w:rPr>
      </w:pPr>
      <w:bookmarkStart w:id="209" w:name="manwani2014"/>
      <w:bookmarkEnd w:id="208"/>
      <w:r w:rsidRPr="00775B6B">
        <w:rPr>
          <w:rFonts w:cs="Arial"/>
        </w:rPr>
        <w:br w:type="page"/>
      </w:r>
    </w:p>
    <w:p w14:paraId="3FD4B3D7" w14:textId="385DC86B"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Manwani, B., Bentivegna, K., Benashski, S. E., Venna, V. R., Xu, Y., Arnold, A. P., &amp; McCullough, L. D. (2014). Sex Differences in Ischemic Stroke Sensitivity Are Influenced by Gonadal Hormones, Not by Sex Chromosome Complement. </w:t>
      </w:r>
      <w:r w:rsidRPr="00775B6B">
        <w:rPr>
          <w:rFonts w:ascii="Ebrima" w:hAnsi="Ebrima" w:cs="Arial"/>
          <w:i/>
          <w:iCs/>
          <w:sz w:val="22"/>
          <w:szCs w:val="22"/>
        </w:rPr>
        <w:t>Journal of Cerebral Blood Flow &amp; Metabolism</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(2), 221–229. </w:t>
      </w:r>
      <w:hyperlink r:id="rId118" w:history="1">
        <w:r w:rsidRPr="00775B6B">
          <w:rPr>
            <w:rStyle w:val="Hyperlink"/>
            <w:rFonts w:ascii="Ebrima" w:hAnsi="Ebrima" w:cs="Arial"/>
            <w:sz w:val="22"/>
            <w:szCs w:val="22"/>
          </w:rPr>
          <w:t>https://doi.org/10.1038/jcbfm.2014.186</w:t>
        </w:r>
      </w:hyperlink>
      <w:bookmarkEnd w:id="209"/>
      <w:r w:rsidRPr="00775B6B">
        <w:rPr>
          <w:rFonts w:ascii="Ebrima" w:hAnsi="Ebrima" w:cs="Arial"/>
          <w:sz w:val="22"/>
          <w:szCs w:val="22"/>
        </w:rPr>
        <w:t xml:space="preserve">  </w:t>
      </w:r>
    </w:p>
    <w:p w14:paraId="5E0418F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0" w:name="matoscasano2022"/>
      <w:r w:rsidRPr="00775B6B">
        <w:rPr>
          <w:rFonts w:ascii="Ebrima" w:hAnsi="Ebrima" w:cs="Arial"/>
          <w:sz w:val="22"/>
          <w:szCs w:val="22"/>
        </w:rPr>
        <w:t xml:space="preserve">Matos Casano H.A., Tadi P., Ciofoaia G.A. (2022). Anterior Cerebral Artery Stroke. In: StatPearls [Internet]. Treasure Island (FL): StatPearls Publishing; 2022. Available from: </w:t>
      </w:r>
      <w:hyperlink r:id="rId119" w:history="1">
        <w:r w:rsidRPr="00775B6B">
          <w:rPr>
            <w:rStyle w:val="Hyperlink"/>
            <w:rFonts w:ascii="Ebrima" w:hAnsi="Ebrima" w:cs="Arial"/>
            <w:sz w:val="22"/>
            <w:szCs w:val="22"/>
          </w:rPr>
          <w:t>https://www.ncbi.nlm.nih.gov/books/NBK537333/</w:t>
        </w:r>
      </w:hyperlink>
      <w:bookmarkEnd w:id="210"/>
      <w:r w:rsidRPr="00775B6B">
        <w:rPr>
          <w:rFonts w:ascii="Ebrima" w:hAnsi="Ebrima" w:cs="Arial"/>
          <w:sz w:val="22"/>
          <w:szCs w:val="22"/>
        </w:rPr>
        <w:t xml:space="preserve"> </w:t>
      </w:r>
    </w:p>
    <w:p w14:paraId="5E3DCD9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1" w:name="mccullough2016"/>
      <w:r w:rsidRPr="00775B6B">
        <w:rPr>
          <w:rFonts w:ascii="Ebrima" w:hAnsi="Ebrima" w:cs="Arial"/>
          <w:sz w:val="22"/>
          <w:szCs w:val="22"/>
        </w:rPr>
        <w:t xml:space="preserve">McCullough, L. D., Mirza, M. A., Xu, Y., Bentivegna, K., Steffens, E. B., Ritzel, R., &amp; Liu, F. (2016). Stroke sensitivity in the aged: sex chromosome complement vs. gonadal hormones. </w:t>
      </w:r>
      <w:r w:rsidRPr="00775B6B">
        <w:rPr>
          <w:rFonts w:ascii="Ebrima" w:hAnsi="Ebrima" w:cs="Arial"/>
          <w:i/>
          <w:iCs/>
          <w:sz w:val="22"/>
          <w:szCs w:val="22"/>
        </w:rPr>
        <w:t>Aging</w:t>
      </w:r>
      <w:r w:rsidRPr="00775B6B">
        <w:rPr>
          <w:rFonts w:ascii="Ebrima" w:hAnsi="Ebrima" w:cs="Arial"/>
          <w:sz w:val="22"/>
          <w:szCs w:val="22"/>
        </w:rPr>
        <w:t xml:space="preserve">, </w:t>
      </w:r>
      <w:r w:rsidRPr="00775B6B">
        <w:rPr>
          <w:rFonts w:ascii="Ebrima" w:hAnsi="Ebrima" w:cs="Arial"/>
          <w:i/>
          <w:iCs/>
          <w:sz w:val="22"/>
          <w:szCs w:val="22"/>
        </w:rPr>
        <w:t>8</w:t>
      </w:r>
      <w:r w:rsidRPr="00775B6B">
        <w:rPr>
          <w:rFonts w:ascii="Ebrima" w:hAnsi="Ebrima" w:cs="Arial"/>
          <w:sz w:val="22"/>
          <w:szCs w:val="22"/>
        </w:rPr>
        <w:t xml:space="preserve">(7), 1432–1441. </w:t>
      </w:r>
      <w:hyperlink r:id="rId120" w:history="1">
        <w:r w:rsidRPr="00775B6B">
          <w:rPr>
            <w:rStyle w:val="Hyperlink"/>
            <w:rFonts w:ascii="Ebrima" w:hAnsi="Ebrima" w:cs="Arial"/>
            <w:sz w:val="22"/>
            <w:szCs w:val="22"/>
          </w:rPr>
          <w:t>https://doi.org/10.18632/aging.100997</w:t>
        </w:r>
      </w:hyperlink>
      <w:r w:rsidRPr="00775B6B">
        <w:rPr>
          <w:rFonts w:ascii="Ebrima" w:hAnsi="Ebrima" w:cs="Arial"/>
          <w:sz w:val="22"/>
          <w:szCs w:val="22"/>
        </w:rPr>
        <w:t xml:space="preserve">  </w:t>
      </w:r>
    </w:p>
    <w:p w14:paraId="0404CCE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2" w:name="mckinlay1992"/>
      <w:bookmarkEnd w:id="211"/>
      <w:r w:rsidRPr="00775B6B">
        <w:rPr>
          <w:rFonts w:ascii="Ebrima" w:hAnsi="Ebrima" w:cs="Arial"/>
          <w:sz w:val="22"/>
          <w:szCs w:val="22"/>
        </w:rPr>
        <w:t xml:space="preserve">McKinlay, S. M., Brambilla, D. J., &amp; Posner, J. G. (1992). The normal menopause transition. </w:t>
      </w:r>
      <w:r w:rsidRPr="00775B6B">
        <w:rPr>
          <w:rFonts w:ascii="Ebrima" w:hAnsi="Ebrima" w:cs="Arial"/>
          <w:i/>
          <w:iCs/>
          <w:sz w:val="22"/>
          <w:szCs w:val="22"/>
        </w:rPr>
        <w:t>Maturitas</w:t>
      </w:r>
      <w:r w:rsidRPr="00775B6B">
        <w:rPr>
          <w:rFonts w:ascii="Ebrima" w:hAnsi="Ebrima" w:cs="Arial"/>
          <w:sz w:val="22"/>
          <w:szCs w:val="22"/>
        </w:rPr>
        <w:t xml:space="preserve">, </w:t>
      </w:r>
      <w:r w:rsidRPr="00775B6B">
        <w:rPr>
          <w:rFonts w:ascii="Ebrima" w:hAnsi="Ebrima" w:cs="Arial"/>
          <w:i/>
          <w:iCs/>
          <w:sz w:val="22"/>
          <w:szCs w:val="22"/>
        </w:rPr>
        <w:t>14</w:t>
      </w:r>
      <w:r w:rsidRPr="00775B6B">
        <w:rPr>
          <w:rFonts w:ascii="Ebrima" w:hAnsi="Ebrima" w:cs="Arial"/>
          <w:sz w:val="22"/>
          <w:szCs w:val="22"/>
        </w:rPr>
        <w:t xml:space="preserve">(2), 103–115. </w:t>
      </w:r>
      <w:hyperlink r:id="rId121" w:history="1">
        <w:r w:rsidRPr="00775B6B">
          <w:rPr>
            <w:rStyle w:val="Hyperlink"/>
            <w:rFonts w:ascii="Ebrima" w:hAnsi="Ebrima" w:cs="Arial"/>
            <w:sz w:val="22"/>
            <w:szCs w:val="22"/>
          </w:rPr>
          <w:t>https://doi.org/10.1016/0378-5122(92)90003-m</w:t>
        </w:r>
      </w:hyperlink>
      <w:r w:rsidRPr="00775B6B">
        <w:rPr>
          <w:rFonts w:ascii="Ebrima" w:hAnsi="Ebrima" w:cs="Arial"/>
          <w:sz w:val="22"/>
          <w:szCs w:val="22"/>
        </w:rPr>
        <w:t xml:space="preserve">  </w:t>
      </w:r>
    </w:p>
    <w:p w14:paraId="4734C854"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13" w:name="meadhampson1997"/>
      <w:bookmarkEnd w:id="212"/>
      <w:r w:rsidRPr="00775B6B">
        <w:rPr>
          <w:rFonts w:ascii="Ebrima" w:hAnsi="Ebrima" w:cs="Arial"/>
          <w:sz w:val="22"/>
          <w:szCs w:val="22"/>
        </w:rPr>
        <w:t xml:space="preserve">Mead, L. A., &amp; Hampson, E. (1997). Turning Bias in Humans Is Influenced by Phase of the Menstrual Cycle. </w:t>
      </w:r>
      <w:r w:rsidRPr="009F3929">
        <w:rPr>
          <w:rFonts w:ascii="Ebrima" w:hAnsi="Ebrima" w:cs="Arial"/>
          <w:i/>
          <w:iCs/>
          <w:sz w:val="22"/>
          <w:szCs w:val="22"/>
          <w:lang w:val="de-DE"/>
        </w:rPr>
        <w:t>Hormones and Behavior</w:t>
      </w:r>
      <w:r w:rsidRPr="009F3929">
        <w:rPr>
          <w:rFonts w:ascii="Ebrima" w:hAnsi="Ebrima" w:cs="Arial"/>
          <w:sz w:val="22"/>
          <w:szCs w:val="22"/>
          <w:lang w:val="de-DE"/>
        </w:rPr>
        <w:t xml:space="preserve">, </w:t>
      </w:r>
      <w:r w:rsidRPr="009F3929">
        <w:rPr>
          <w:rFonts w:ascii="Ebrima" w:hAnsi="Ebrima" w:cs="Arial"/>
          <w:i/>
          <w:iCs/>
          <w:sz w:val="22"/>
          <w:szCs w:val="22"/>
          <w:lang w:val="de-DE"/>
        </w:rPr>
        <w:t>31</w:t>
      </w:r>
      <w:r w:rsidRPr="009F3929">
        <w:rPr>
          <w:rFonts w:ascii="Ebrima" w:hAnsi="Ebrima" w:cs="Arial"/>
          <w:sz w:val="22"/>
          <w:szCs w:val="22"/>
          <w:lang w:val="de-DE"/>
        </w:rPr>
        <w:t xml:space="preserve">(1), 65–74.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"https://doi.org/10.1006/hbeh.1997.1363"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https://doi.org/10.1006/hbeh.1997.1363</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4EF60A4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4" w:name="medlin2020"/>
      <w:bookmarkEnd w:id="213"/>
      <w:r w:rsidRPr="009F3929">
        <w:rPr>
          <w:rFonts w:ascii="Ebrima" w:hAnsi="Ebrima" w:cs="Arial"/>
          <w:sz w:val="22"/>
          <w:szCs w:val="22"/>
          <w:lang w:val="de-DE"/>
        </w:rPr>
        <w:t xml:space="preserve">Medlin, F., Amiguet, M., Eskandari, A. &amp; Michel, P. (2020). </w:t>
      </w:r>
      <w:r w:rsidRPr="00775B6B">
        <w:rPr>
          <w:rFonts w:ascii="Ebrima" w:hAnsi="Ebrima" w:cs="Arial"/>
          <w:sz w:val="22"/>
          <w:szCs w:val="22"/>
        </w:rPr>
        <w:t xml:space="preserve">Sex differences in acute ischaemic stroke patients: clinical presentation, causes and outcomes. </w:t>
      </w:r>
      <w:r w:rsidRPr="00775B6B">
        <w:rPr>
          <w:rFonts w:ascii="Ebrima" w:hAnsi="Ebrima" w:cs="Arial"/>
          <w:i/>
          <w:iCs/>
          <w:sz w:val="22"/>
          <w:szCs w:val="22"/>
        </w:rPr>
        <w:t>European Journal of Neurology, 27</w:t>
      </w:r>
      <w:r w:rsidRPr="00775B6B">
        <w:rPr>
          <w:rFonts w:ascii="Ebrima" w:hAnsi="Ebrima" w:cs="Arial"/>
          <w:sz w:val="22"/>
          <w:szCs w:val="22"/>
        </w:rPr>
        <w:t xml:space="preserve">(8), 1680–1688. </w:t>
      </w:r>
      <w:hyperlink r:id="rId122" w:history="1">
        <w:r w:rsidRPr="00775B6B">
          <w:rPr>
            <w:rStyle w:val="Hyperlink"/>
            <w:rFonts w:ascii="Ebrima" w:hAnsi="Ebrima" w:cs="Arial"/>
            <w:sz w:val="22"/>
            <w:szCs w:val="22"/>
          </w:rPr>
          <w:t>https://doi.org/10.1111/ene.14299</w:t>
        </w:r>
      </w:hyperlink>
      <w:bookmarkEnd w:id="214"/>
      <w:r w:rsidRPr="00775B6B">
        <w:rPr>
          <w:rFonts w:ascii="Ebrima" w:hAnsi="Ebrima" w:cs="Arial"/>
          <w:sz w:val="22"/>
          <w:szCs w:val="22"/>
        </w:rPr>
        <w:t xml:space="preserve"> </w:t>
      </w:r>
    </w:p>
    <w:p w14:paraId="4FF4C50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5" w:name="mesulam1981"/>
      <w:r w:rsidRPr="00775B6B">
        <w:rPr>
          <w:rFonts w:ascii="Ebrima" w:hAnsi="Ebrima" w:cs="Arial"/>
          <w:sz w:val="22"/>
          <w:szCs w:val="22"/>
        </w:rPr>
        <w:t xml:space="preserve">Mesulam, M. M. (1981). A cortical network for directed attention and unilateral neglect. </w:t>
      </w:r>
      <w:r w:rsidRPr="00775B6B">
        <w:rPr>
          <w:rFonts w:ascii="Ebrima" w:hAnsi="Ebrima" w:cs="Arial"/>
          <w:i/>
          <w:iCs/>
          <w:sz w:val="22"/>
          <w:szCs w:val="22"/>
        </w:rPr>
        <w:t>Annals of Neurology</w:t>
      </w:r>
      <w:r w:rsidRPr="00775B6B">
        <w:rPr>
          <w:rFonts w:ascii="Ebrima" w:hAnsi="Ebrima" w:cs="Arial"/>
          <w:sz w:val="22"/>
          <w:szCs w:val="22"/>
        </w:rPr>
        <w:t xml:space="preserve">, </w:t>
      </w:r>
      <w:r w:rsidRPr="00775B6B">
        <w:rPr>
          <w:rFonts w:ascii="Ebrima" w:hAnsi="Ebrima" w:cs="Arial"/>
          <w:i/>
          <w:iCs/>
          <w:sz w:val="22"/>
          <w:szCs w:val="22"/>
        </w:rPr>
        <w:t>10</w:t>
      </w:r>
      <w:r w:rsidRPr="00775B6B">
        <w:rPr>
          <w:rFonts w:ascii="Ebrima" w:hAnsi="Ebrima" w:cs="Arial"/>
          <w:sz w:val="22"/>
          <w:szCs w:val="22"/>
        </w:rPr>
        <w:t xml:space="preserve">(4), 309–325. </w:t>
      </w:r>
      <w:hyperlink r:id="rId123" w:history="1">
        <w:r w:rsidRPr="00775B6B">
          <w:rPr>
            <w:rStyle w:val="Hyperlink"/>
            <w:rFonts w:ascii="Ebrima" w:hAnsi="Ebrima" w:cs="Arial"/>
            <w:sz w:val="22"/>
            <w:szCs w:val="22"/>
          </w:rPr>
          <w:t>https://doi.org/10.1002/ana.410100402</w:t>
        </w:r>
      </w:hyperlink>
      <w:r w:rsidRPr="00775B6B">
        <w:rPr>
          <w:rFonts w:ascii="Ebrima" w:hAnsi="Ebrima" w:cs="Arial"/>
          <w:sz w:val="22"/>
          <w:szCs w:val="22"/>
        </w:rPr>
        <w:t xml:space="preserve"> </w:t>
      </w:r>
    </w:p>
    <w:p w14:paraId="7C3817E0"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6" w:name="millerhalpern2014"/>
      <w:r w:rsidRPr="00775B6B">
        <w:rPr>
          <w:rFonts w:ascii="Ebrima" w:hAnsi="Ebrima" w:cs="Arial"/>
          <w:sz w:val="22"/>
          <w:szCs w:val="22"/>
        </w:rPr>
        <w:t xml:space="preserve">Miller, D. I., &amp; Halpern, D. F. (2014). The new science of cognitive sex differences. Trends in </w:t>
      </w:r>
      <w:r w:rsidRPr="00775B6B">
        <w:rPr>
          <w:rFonts w:ascii="Ebrima" w:hAnsi="Ebrima" w:cs="Arial"/>
          <w:i/>
          <w:iCs/>
          <w:sz w:val="22"/>
          <w:szCs w:val="22"/>
        </w:rPr>
        <w:t>Cognitive Sciences, 18</w:t>
      </w:r>
      <w:r w:rsidRPr="00775B6B">
        <w:rPr>
          <w:rFonts w:ascii="Ebrima" w:hAnsi="Ebrima" w:cs="Arial"/>
          <w:sz w:val="22"/>
          <w:szCs w:val="22"/>
        </w:rPr>
        <w:t xml:space="preserve">(1), 37–45. </w:t>
      </w:r>
      <w:hyperlink r:id="rId124" w:history="1">
        <w:r w:rsidRPr="00775B6B">
          <w:rPr>
            <w:rStyle w:val="Hyperlink"/>
            <w:rFonts w:ascii="Ebrima" w:hAnsi="Ebrima" w:cs="Arial"/>
            <w:sz w:val="22"/>
            <w:szCs w:val="22"/>
          </w:rPr>
          <w:t>https://doi.org/10.1016/j.tics.2013.10.011</w:t>
        </w:r>
      </w:hyperlink>
      <w:r w:rsidRPr="00775B6B">
        <w:rPr>
          <w:rFonts w:ascii="Ebrima" w:hAnsi="Ebrima" w:cs="Arial"/>
          <w:sz w:val="22"/>
          <w:szCs w:val="22"/>
        </w:rPr>
        <w:t xml:space="preserve"> </w:t>
      </w:r>
    </w:p>
    <w:p w14:paraId="0EF8E74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7" w:name="mueller2021"/>
      <w:r w:rsidRPr="00775B6B">
        <w:rPr>
          <w:rFonts w:ascii="Ebrima" w:hAnsi="Ebrima" w:cs="Arial"/>
          <w:sz w:val="22"/>
          <w:szCs w:val="22"/>
        </w:rPr>
        <w:t>Mueller, S. C., Guillamon, A., Zubiaurre-Elorza, L., Junque, C., Gomez-Gil, E., Uribe, C</w:t>
      </w:r>
      <w:proofErr w:type="gramStart"/>
      <w:r w:rsidRPr="00775B6B">
        <w:rPr>
          <w:rFonts w:ascii="Ebrima" w:hAnsi="Ebrima" w:cs="Arial"/>
          <w:sz w:val="22"/>
          <w:szCs w:val="22"/>
        </w:rPr>
        <w:t>., . . .</w:t>
      </w:r>
      <w:proofErr w:type="gramEnd"/>
      <w:r w:rsidRPr="00775B6B">
        <w:rPr>
          <w:rFonts w:ascii="Ebrima" w:hAnsi="Ebrima" w:cs="Arial"/>
          <w:sz w:val="22"/>
          <w:szCs w:val="22"/>
        </w:rPr>
        <w:t xml:space="preserve"> Luders, E. (2021). The Neuroanatomy of Transgender Identity: Mega-Analytic Findings </w:t>
      </w:r>
      <w:proofErr w:type="gramStart"/>
      <w:r w:rsidRPr="00775B6B">
        <w:rPr>
          <w:rFonts w:ascii="Ebrima" w:hAnsi="Ebrima" w:cs="Arial"/>
          <w:sz w:val="22"/>
          <w:szCs w:val="22"/>
        </w:rPr>
        <w:t>From</w:t>
      </w:r>
      <w:proofErr w:type="gramEnd"/>
      <w:r w:rsidRPr="00775B6B">
        <w:rPr>
          <w:rFonts w:ascii="Ebrima" w:hAnsi="Ebrima" w:cs="Arial"/>
          <w:sz w:val="22"/>
          <w:szCs w:val="22"/>
        </w:rPr>
        <w:t xml:space="preserve"> the ENIGMA Transgender Persons Working Group. </w:t>
      </w:r>
      <w:r w:rsidRPr="00775B6B">
        <w:rPr>
          <w:rFonts w:ascii="Ebrima" w:hAnsi="Ebrima" w:cs="Arial"/>
          <w:i/>
          <w:iCs/>
          <w:sz w:val="22"/>
          <w:szCs w:val="22"/>
        </w:rPr>
        <w:t>The Journal of Sexual Medicine, 18</w:t>
      </w:r>
      <w:r w:rsidRPr="00775B6B">
        <w:rPr>
          <w:rFonts w:ascii="Ebrima" w:hAnsi="Ebrima" w:cs="Arial"/>
          <w:sz w:val="22"/>
          <w:szCs w:val="22"/>
        </w:rPr>
        <w:t xml:space="preserve">(6), 1122–1129. </w:t>
      </w:r>
      <w:hyperlink r:id="rId125" w:history="1">
        <w:r w:rsidRPr="00775B6B">
          <w:rPr>
            <w:rStyle w:val="Hyperlink"/>
            <w:rFonts w:ascii="Ebrima" w:hAnsi="Ebrima" w:cs="Arial"/>
            <w:sz w:val="22"/>
            <w:szCs w:val="22"/>
          </w:rPr>
          <w:t>https://doi.org/10.1016/j.jsxm.2021.03.079</w:t>
        </w:r>
      </w:hyperlink>
      <w:r w:rsidRPr="00775B6B">
        <w:rPr>
          <w:rFonts w:ascii="Ebrima" w:hAnsi="Ebrima" w:cs="Arial"/>
          <w:sz w:val="22"/>
          <w:szCs w:val="22"/>
        </w:rPr>
        <w:t xml:space="preserve"> </w:t>
      </w:r>
    </w:p>
    <w:p w14:paraId="7DCCA49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8" w:name="nicholsholmes2001"/>
      <w:bookmarkEnd w:id="215"/>
      <w:bookmarkEnd w:id="216"/>
      <w:bookmarkEnd w:id="217"/>
      <w:r w:rsidRPr="00775B6B">
        <w:rPr>
          <w:rFonts w:ascii="Ebrima" w:hAnsi="Ebrima" w:cs="Arial"/>
          <w:sz w:val="22"/>
          <w:szCs w:val="22"/>
        </w:rPr>
        <w:t xml:space="preserve">Nichols, T. E., &amp; Holmes, A. P. (2001). Nonparametric permutation tests for functional neuroimaging: A primer with examples. </w:t>
      </w:r>
      <w:r w:rsidRPr="00775B6B">
        <w:rPr>
          <w:rFonts w:ascii="Ebrima" w:hAnsi="Ebrima" w:cs="Arial"/>
          <w:i/>
          <w:iCs/>
          <w:sz w:val="22"/>
          <w:szCs w:val="22"/>
        </w:rPr>
        <w:t>Human Brain Mapping, 15</w:t>
      </w:r>
      <w:r w:rsidRPr="00775B6B">
        <w:rPr>
          <w:rFonts w:ascii="Ebrima" w:hAnsi="Ebrima" w:cs="Arial"/>
          <w:sz w:val="22"/>
          <w:szCs w:val="22"/>
        </w:rPr>
        <w:t xml:space="preserve">(1), 1–25. </w:t>
      </w:r>
      <w:hyperlink r:id="rId126" w:history="1">
        <w:r w:rsidRPr="00775B6B">
          <w:rPr>
            <w:rStyle w:val="Hyperlink"/>
            <w:rFonts w:ascii="Ebrima" w:hAnsi="Ebrima" w:cs="Arial"/>
            <w:sz w:val="22"/>
            <w:szCs w:val="22"/>
          </w:rPr>
          <w:t>https://doi.org/10.1002/hbm.1058</w:t>
        </w:r>
      </w:hyperlink>
      <w:r w:rsidRPr="00775B6B">
        <w:rPr>
          <w:rFonts w:ascii="Ebrima" w:hAnsi="Ebrima" w:cs="Arial"/>
          <w:sz w:val="22"/>
          <w:szCs w:val="22"/>
        </w:rPr>
        <w:t xml:space="preserve">   </w:t>
      </w:r>
    </w:p>
    <w:p w14:paraId="2ED432D7"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19" w:name="nopoulos2001"/>
      <w:bookmarkEnd w:id="218"/>
      <w:r w:rsidRPr="00775B6B">
        <w:rPr>
          <w:rFonts w:ascii="Ebrima" w:hAnsi="Ebrima" w:cs="Arial"/>
          <w:sz w:val="22"/>
          <w:szCs w:val="22"/>
        </w:rPr>
        <w:t xml:space="preserve">Nopoulos, P. C., Rideout, D., Crespo-Facorro, B., &amp; Andreasen, N. C. (2001). Sex differences in the absence of </w:t>
      </w:r>
      <w:proofErr w:type="gramStart"/>
      <w:r w:rsidRPr="00775B6B">
        <w:rPr>
          <w:rFonts w:ascii="Ebrima" w:hAnsi="Ebrima" w:cs="Arial"/>
          <w:sz w:val="22"/>
          <w:szCs w:val="22"/>
        </w:rPr>
        <w:t>massa</w:t>
      </w:r>
      <w:proofErr w:type="gramEnd"/>
      <w:r w:rsidRPr="00775B6B">
        <w:rPr>
          <w:rFonts w:ascii="Ebrima" w:hAnsi="Ebrima" w:cs="Arial"/>
          <w:sz w:val="22"/>
          <w:szCs w:val="22"/>
        </w:rPr>
        <w:t xml:space="preserve"> intermedia in patients with schizophrenia versus healthy controls. </w:t>
      </w:r>
      <w:r w:rsidRPr="00775B6B">
        <w:rPr>
          <w:rFonts w:ascii="Ebrima" w:hAnsi="Ebrima" w:cs="Arial"/>
          <w:i/>
          <w:iCs/>
          <w:sz w:val="22"/>
          <w:szCs w:val="22"/>
        </w:rPr>
        <w:t>Schizophrenia Research, 48</w:t>
      </w:r>
      <w:r w:rsidRPr="00775B6B">
        <w:rPr>
          <w:rFonts w:ascii="Ebrima" w:hAnsi="Ebrima" w:cs="Arial"/>
          <w:sz w:val="22"/>
          <w:szCs w:val="22"/>
        </w:rPr>
        <w:t xml:space="preserve">(2–3), 177–185. </w:t>
      </w:r>
      <w:hyperlink r:id="rId127" w:history="1">
        <w:r w:rsidRPr="00775B6B">
          <w:rPr>
            <w:rStyle w:val="Hyperlink"/>
            <w:rFonts w:ascii="Ebrima" w:hAnsi="Ebrima" w:cs="Arial"/>
            <w:sz w:val="22"/>
            <w:szCs w:val="22"/>
          </w:rPr>
          <w:t>https://doi.org/10.1016/s0920-9964(00)00067-0</w:t>
        </w:r>
      </w:hyperlink>
      <w:r w:rsidRPr="00775B6B">
        <w:rPr>
          <w:rFonts w:ascii="Ebrima" w:hAnsi="Ebrima" w:cs="Arial"/>
          <w:sz w:val="22"/>
          <w:szCs w:val="22"/>
        </w:rPr>
        <w:t xml:space="preserve"> </w:t>
      </w:r>
    </w:p>
    <w:p w14:paraId="1DAF3C3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20" w:name="oreilly2013"/>
      <w:bookmarkStart w:id="221" w:name="ocklenburggüntürkün2012"/>
      <w:bookmarkEnd w:id="219"/>
      <w:r w:rsidRPr="00775B6B">
        <w:rPr>
          <w:rFonts w:ascii="Ebrima" w:hAnsi="Ebrima" w:cs="Arial"/>
          <w:sz w:val="22"/>
          <w:szCs w:val="22"/>
        </w:rPr>
        <w:t>O’Reilly, J. X., Croxson, P. L., Jbabdi, S., Sallet, J., Noonan, M. P., Mars, R. B</w:t>
      </w:r>
      <w:proofErr w:type="gramStart"/>
      <w:r w:rsidRPr="00775B6B">
        <w:rPr>
          <w:rFonts w:ascii="Ebrima" w:hAnsi="Ebrima" w:cs="Arial"/>
          <w:sz w:val="22"/>
          <w:szCs w:val="22"/>
        </w:rPr>
        <w:t>., . . .</w:t>
      </w:r>
      <w:proofErr w:type="gramEnd"/>
      <w:r w:rsidRPr="00775B6B">
        <w:rPr>
          <w:rFonts w:ascii="Ebrima" w:hAnsi="Ebrima" w:cs="Arial"/>
          <w:sz w:val="22"/>
          <w:szCs w:val="22"/>
        </w:rPr>
        <w:t xml:space="preserve"> Baxter, M. G. (2013). Causal effect of disconnection lesions on interhemispheric functional connectivity in rhesus monkeys. </w:t>
      </w:r>
      <w:r w:rsidRPr="00775B6B">
        <w:rPr>
          <w:rFonts w:ascii="Ebrima" w:hAnsi="Ebrima" w:cs="Arial"/>
          <w:i/>
          <w:sz w:val="22"/>
          <w:szCs w:val="22"/>
        </w:rPr>
        <w:t>Proceedings of the National Academy of Sciences, 110</w:t>
      </w:r>
      <w:r w:rsidRPr="00775B6B">
        <w:rPr>
          <w:rFonts w:ascii="Ebrima" w:hAnsi="Ebrima" w:cs="Arial"/>
          <w:sz w:val="22"/>
          <w:szCs w:val="22"/>
        </w:rPr>
        <w:t xml:space="preserve">(34), 13982–13987. </w:t>
      </w:r>
      <w:hyperlink r:id="rId128" w:history="1">
        <w:r w:rsidRPr="00775B6B">
          <w:rPr>
            <w:rStyle w:val="Hyperlink"/>
            <w:rFonts w:ascii="Ebrima" w:hAnsi="Ebrima" w:cs="Arial"/>
            <w:sz w:val="22"/>
            <w:szCs w:val="22"/>
          </w:rPr>
          <w:t>https://doi.org/10.1073/pnas.1305062110</w:t>
        </w:r>
      </w:hyperlink>
      <w:r w:rsidRPr="00775B6B">
        <w:rPr>
          <w:rFonts w:ascii="Ebrima" w:hAnsi="Ebrima" w:cs="Arial"/>
          <w:sz w:val="22"/>
          <w:szCs w:val="22"/>
        </w:rPr>
        <w:t xml:space="preserve"> </w:t>
      </w:r>
    </w:p>
    <w:bookmarkEnd w:id="220"/>
    <w:p w14:paraId="66A7041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Ocklenburg, S., &amp; Güntürkün, O. (2012). Hemispheric Asymmetries: The Comparative View. </w:t>
      </w:r>
      <w:r w:rsidRPr="00775B6B">
        <w:rPr>
          <w:rFonts w:ascii="Ebrima" w:hAnsi="Ebrima" w:cs="Arial"/>
          <w:i/>
          <w:iCs/>
          <w:sz w:val="22"/>
          <w:szCs w:val="22"/>
        </w:rPr>
        <w:t>Frontiers in Psychology</w:t>
      </w:r>
      <w:r w:rsidRPr="00775B6B">
        <w:rPr>
          <w:rFonts w:ascii="Ebrima" w:hAnsi="Ebrima" w:cs="Arial"/>
          <w:sz w:val="22"/>
          <w:szCs w:val="22"/>
        </w:rPr>
        <w:t xml:space="preserve">, </w:t>
      </w:r>
      <w:r w:rsidRPr="00775B6B">
        <w:rPr>
          <w:rFonts w:ascii="Ebrima" w:hAnsi="Ebrima" w:cs="Arial"/>
          <w:i/>
          <w:iCs/>
          <w:sz w:val="22"/>
          <w:szCs w:val="22"/>
        </w:rPr>
        <w:t>3</w:t>
      </w:r>
      <w:r w:rsidRPr="00775B6B">
        <w:rPr>
          <w:rFonts w:ascii="Ebrima" w:hAnsi="Ebrima" w:cs="Arial"/>
          <w:sz w:val="22"/>
          <w:szCs w:val="22"/>
        </w:rPr>
        <w:t xml:space="preserve">. </w:t>
      </w:r>
      <w:hyperlink r:id="rId129" w:history="1">
        <w:r w:rsidRPr="00775B6B">
          <w:rPr>
            <w:rStyle w:val="Hyperlink"/>
            <w:rFonts w:ascii="Ebrima" w:hAnsi="Ebrima" w:cs="Arial"/>
            <w:sz w:val="22"/>
            <w:szCs w:val="22"/>
          </w:rPr>
          <w:t>https://doi.org/10.3389/fpsyg.2012.00005</w:t>
        </w:r>
      </w:hyperlink>
      <w:r w:rsidRPr="00775B6B">
        <w:rPr>
          <w:rFonts w:ascii="Ebrima" w:hAnsi="Ebrima" w:cs="Arial"/>
          <w:sz w:val="22"/>
          <w:szCs w:val="22"/>
        </w:rPr>
        <w:t xml:space="preserve"> </w:t>
      </w:r>
    </w:p>
    <w:p w14:paraId="3053EF7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22" w:name="pletzer2014"/>
      <w:r w:rsidRPr="00775B6B">
        <w:rPr>
          <w:rFonts w:ascii="Ebrima" w:hAnsi="Ebrima" w:cs="Arial"/>
          <w:sz w:val="22"/>
          <w:szCs w:val="22"/>
        </w:rPr>
        <w:t xml:space="preserve">Pletzer, B. (2014). Sex-specific strategy use and global-local processing: a perspective toward integrating sex differences in cognition. </w:t>
      </w:r>
      <w:r w:rsidRPr="00775B6B">
        <w:rPr>
          <w:rFonts w:ascii="Ebrima" w:hAnsi="Ebrima" w:cs="Arial"/>
          <w:i/>
          <w:iCs/>
          <w:sz w:val="22"/>
          <w:szCs w:val="22"/>
        </w:rPr>
        <w:t>Frontiers in Neuroscience, 8</w:t>
      </w:r>
      <w:r w:rsidRPr="00775B6B">
        <w:rPr>
          <w:rFonts w:ascii="Ebrima" w:hAnsi="Ebrima" w:cs="Arial"/>
          <w:sz w:val="22"/>
          <w:szCs w:val="22"/>
        </w:rPr>
        <w:t xml:space="preserve">. </w:t>
      </w:r>
      <w:hyperlink r:id="rId130" w:history="1">
        <w:r w:rsidRPr="00775B6B">
          <w:rPr>
            <w:rStyle w:val="Hyperlink"/>
            <w:rFonts w:ascii="Ebrima" w:hAnsi="Ebrima" w:cs="Arial"/>
            <w:sz w:val="22"/>
            <w:szCs w:val="22"/>
          </w:rPr>
          <w:t>https://doi.org/10.3389/fnins.2014.00425</w:t>
        </w:r>
      </w:hyperlink>
      <w:r w:rsidRPr="00775B6B">
        <w:rPr>
          <w:rFonts w:ascii="Ebrima" w:hAnsi="Ebrima" w:cs="Arial"/>
          <w:sz w:val="22"/>
          <w:szCs w:val="22"/>
        </w:rPr>
        <w:t xml:space="preserve"> </w:t>
      </w:r>
    </w:p>
    <w:p w14:paraId="1F15B824"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23" w:name="reep2004"/>
      <w:bookmarkEnd w:id="221"/>
      <w:bookmarkEnd w:id="222"/>
      <w:r w:rsidRPr="00775B6B">
        <w:rPr>
          <w:rFonts w:ascii="Ebrima" w:hAnsi="Ebrima" w:cs="Arial"/>
          <w:sz w:val="22"/>
          <w:szCs w:val="22"/>
        </w:rPr>
        <w:t xml:space="preserve">Reep, R. L., Corwin, J. V., Cheatwood, J. L., Van Vleet, T. M., Heilman, K. M., &amp; Watson, R. T. (2004). A Rodent Model for Investigating the Neurobiology of Contralateral Neglect. </w:t>
      </w:r>
      <w:r w:rsidRPr="00775B6B">
        <w:rPr>
          <w:rFonts w:ascii="Ebrima" w:hAnsi="Ebrima" w:cs="Arial"/>
          <w:i/>
          <w:iCs/>
          <w:sz w:val="22"/>
          <w:szCs w:val="22"/>
        </w:rPr>
        <w:t>Cognitive and Behavioral Neurology</w:t>
      </w:r>
      <w:r w:rsidRPr="00775B6B">
        <w:rPr>
          <w:rFonts w:ascii="Ebrima" w:hAnsi="Ebrima" w:cs="Arial"/>
          <w:sz w:val="22"/>
          <w:szCs w:val="22"/>
        </w:rPr>
        <w:t xml:space="preserve">, </w:t>
      </w:r>
      <w:r w:rsidRPr="00775B6B">
        <w:rPr>
          <w:rFonts w:ascii="Ebrima" w:hAnsi="Ebrima" w:cs="Arial"/>
          <w:i/>
          <w:iCs/>
          <w:sz w:val="22"/>
          <w:szCs w:val="22"/>
        </w:rPr>
        <w:t>17</w:t>
      </w:r>
      <w:r w:rsidRPr="00775B6B">
        <w:rPr>
          <w:rFonts w:ascii="Ebrima" w:hAnsi="Ebrima" w:cs="Arial"/>
          <w:sz w:val="22"/>
          <w:szCs w:val="22"/>
        </w:rPr>
        <w:t xml:space="preserve">(4), 191–194. Retrieved from </w:t>
      </w:r>
      <w:hyperlink r:id="rId131" w:history="1">
        <w:r w:rsidRPr="00775B6B">
          <w:rPr>
            <w:rStyle w:val="Hyperlink"/>
            <w:rFonts w:ascii="Ebrima" w:hAnsi="Ebrima" w:cs="Arial"/>
            <w:sz w:val="22"/>
            <w:szCs w:val="22"/>
          </w:rPr>
          <w:t>https://pubmed.ncbi.nlm.nih.gov/15622013/</w:t>
        </w:r>
      </w:hyperlink>
      <w:r w:rsidRPr="00775B6B">
        <w:rPr>
          <w:rFonts w:ascii="Ebrima" w:hAnsi="Ebrima" w:cs="Arial"/>
          <w:sz w:val="22"/>
          <w:szCs w:val="22"/>
        </w:rPr>
        <w:t xml:space="preserve">  </w:t>
      </w:r>
    </w:p>
    <w:p w14:paraId="1F45FAB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24" w:name="reeves2008"/>
      <w:bookmarkEnd w:id="223"/>
      <w:r w:rsidRPr="00775B6B">
        <w:rPr>
          <w:rFonts w:ascii="Ebrima" w:hAnsi="Ebrima" w:cs="Arial"/>
          <w:sz w:val="22"/>
          <w:szCs w:val="22"/>
        </w:rPr>
        <w:t xml:space="preserve">Reeves, M. J., Bushnell, C. D., Howard, G., Gargano, J. W., Duncan, P. W., Lynch, G., . . . Lisabeth, L. (2008). Sex differences in stroke: epidemiology, clinical presentation, medical care, and outcomes. </w:t>
      </w:r>
      <w:r w:rsidRPr="00775B6B">
        <w:rPr>
          <w:rFonts w:ascii="Ebrima" w:hAnsi="Ebrima" w:cs="Arial"/>
          <w:i/>
          <w:iCs/>
          <w:sz w:val="22"/>
          <w:szCs w:val="22"/>
        </w:rPr>
        <w:t>The Lancet Neurology</w:t>
      </w:r>
      <w:r w:rsidRPr="00775B6B">
        <w:rPr>
          <w:rFonts w:ascii="Ebrima" w:hAnsi="Ebrima" w:cs="Arial"/>
          <w:sz w:val="22"/>
          <w:szCs w:val="22"/>
        </w:rPr>
        <w:t xml:space="preserve">, </w:t>
      </w:r>
      <w:r w:rsidRPr="00775B6B">
        <w:rPr>
          <w:rFonts w:ascii="Ebrima" w:hAnsi="Ebrima" w:cs="Arial"/>
          <w:i/>
          <w:iCs/>
          <w:sz w:val="22"/>
          <w:szCs w:val="22"/>
        </w:rPr>
        <w:t>7</w:t>
      </w:r>
      <w:r w:rsidRPr="00775B6B">
        <w:rPr>
          <w:rFonts w:ascii="Ebrima" w:hAnsi="Ebrima" w:cs="Arial"/>
          <w:sz w:val="22"/>
          <w:szCs w:val="22"/>
        </w:rPr>
        <w:t xml:space="preserve">(10), 915–926. </w:t>
      </w:r>
      <w:hyperlink r:id="rId132" w:history="1">
        <w:r w:rsidRPr="00775B6B">
          <w:rPr>
            <w:rStyle w:val="Hyperlink"/>
            <w:rFonts w:ascii="Ebrima" w:hAnsi="Ebrima" w:cs="Arial"/>
            <w:sz w:val="22"/>
            <w:szCs w:val="22"/>
          </w:rPr>
          <w:t>https://doi.org/10.1016/s1474-4422(08)70193-5</w:t>
        </w:r>
      </w:hyperlink>
      <w:r w:rsidRPr="00775B6B">
        <w:rPr>
          <w:rFonts w:ascii="Ebrima" w:hAnsi="Ebrima" w:cs="Arial"/>
          <w:sz w:val="22"/>
          <w:szCs w:val="22"/>
        </w:rPr>
        <w:t xml:space="preserve">  </w:t>
      </w:r>
    </w:p>
    <w:p w14:paraId="5AB137A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25" w:name="rehbein2020"/>
      <w:r w:rsidRPr="00775B6B">
        <w:rPr>
          <w:rFonts w:ascii="Ebrima" w:hAnsi="Ebrima" w:cs="Arial"/>
          <w:sz w:val="22"/>
          <w:szCs w:val="22"/>
        </w:rPr>
        <w:t xml:space="preserve">Rehbein, E., Hornung, J., Sundström Poromaa, I., &amp; Derntl, B. (2020). Shaping of the Female Human Brain by Sex Hormones: A Review. </w:t>
      </w:r>
      <w:r w:rsidRPr="00775B6B">
        <w:rPr>
          <w:rFonts w:ascii="Ebrima" w:hAnsi="Ebrima" w:cs="Arial"/>
          <w:i/>
          <w:iCs/>
          <w:sz w:val="22"/>
          <w:szCs w:val="22"/>
        </w:rPr>
        <w:t>Neuroendocrinology, 111</w:t>
      </w:r>
      <w:r w:rsidRPr="00775B6B">
        <w:rPr>
          <w:rFonts w:ascii="Ebrima" w:hAnsi="Ebrima" w:cs="Arial"/>
          <w:sz w:val="22"/>
          <w:szCs w:val="22"/>
        </w:rPr>
        <w:t xml:space="preserve">(3), 183–206. </w:t>
      </w:r>
      <w:hyperlink r:id="rId133" w:history="1">
        <w:r w:rsidRPr="00775B6B">
          <w:rPr>
            <w:rStyle w:val="Hyperlink"/>
            <w:rFonts w:ascii="Ebrima" w:hAnsi="Ebrima" w:cs="Arial"/>
            <w:sz w:val="22"/>
            <w:szCs w:val="22"/>
          </w:rPr>
          <w:t>https://doi.org/10.1159/000507083</w:t>
        </w:r>
      </w:hyperlink>
      <w:r w:rsidRPr="00775B6B">
        <w:rPr>
          <w:rFonts w:ascii="Ebrima" w:hAnsi="Ebrima" w:cs="Arial"/>
          <w:sz w:val="22"/>
          <w:szCs w:val="22"/>
        </w:rPr>
        <w:t xml:space="preserve"> </w:t>
      </w:r>
    </w:p>
    <w:p w14:paraId="5BB1837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26" w:name="rehbein2022"/>
      <w:bookmarkEnd w:id="225"/>
      <w:r w:rsidRPr="00B240D1">
        <w:rPr>
          <w:rFonts w:ascii="Ebrima" w:hAnsi="Ebrima" w:cs="Arial"/>
          <w:sz w:val="22"/>
          <w:szCs w:val="22"/>
        </w:rPr>
        <w:t>Rehbein, E., Kogler, L., Kotikalapudi, R., Sattler, A., Krylova, M., Kagan, K. O</w:t>
      </w:r>
      <w:proofErr w:type="gramStart"/>
      <w:r w:rsidRPr="00B240D1">
        <w:rPr>
          <w:rFonts w:ascii="Ebrima" w:hAnsi="Ebrima" w:cs="Arial"/>
          <w:sz w:val="22"/>
          <w:szCs w:val="22"/>
        </w:rPr>
        <w:t>., . . .</w:t>
      </w:r>
      <w:proofErr w:type="gramEnd"/>
      <w:r w:rsidRPr="00B240D1">
        <w:rPr>
          <w:rFonts w:ascii="Ebrima" w:hAnsi="Ebrima" w:cs="Arial"/>
          <w:sz w:val="22"/>
          <w:szCs w:val="22"/>
        </w:rPr>
        <w:t xml:space="preserve"> </w:t>
      </w:r>
      <w:r w:rsidRPr="00775B6B">
        <w:rPr>
          <w:rFonts w:ascii="Ebrima" w:hAnsi="Ebrima" w:cs="Arial"/>
          <w:sz w:val="22"/>
          <w:szCs w:val="22"/>
        </w:rPr>
        <w:t xml:space="preserve">Derntl, B. (2022). Pregnancy and brain architecture: Associations with hormones, cognition and affect. </w:t>
      </w:r>
      <w:r w:rsidRPr="00775B6B">
        <w:rPr>
          <w:rFonts w:ascii="Ebrima" w:hAnsi="Ebrima" w:cs="Arial"/>
          <w:i/>
          <w:iCs/>
          <w:sz w:val="22"/>
          <w:szCs w:val="22"/>
        </w:rPr>
        <w:t>Journal of Neuroendocrinology, 34</w:t>
      </w:r>
      <w:r w:rsidRPr="00775B6B">
        <w:rPr>
          <w:rFonts w:ascii="Ebrima" w:hAnsi="Ebrima" w:cs="Arial"/>
          <w:sz w:val="22"/>
          <w:szCs w:val="22"/>
        </w:rPr>
        <w:t xml:space="preserve">(2). </w:t>
      </w:r>
      <w:hyperlink r:id="rId134" w:history="1">
        <w:r w:rsidRPr="00775B6B">
          <w:rPr>
            <w:rStyle w:val="Hyperlink"/>
            <w:rFonts w:ascii="Ebrima" w:hAnsi="Ebrima" w:cs="Arial"/>
            <w:sz w:val="22"/>
            <w:szCs w:val="22"/>
          </w:rPr>
          <w:t>https://doi.org/10.1111/jne.13066</w:t>
        </w:r>
      </w:hyperlink>
      <w:r w:rsidRPr="00775B6B">
        <w:rPr>
          <w:rFonts w:ascii="Ebrima" w:hAnsi="Ebrima" w:cs="Arial"/>
          <w:sz w:val="22"/>
          <w:szCs w:val="22"/>
        </w:rPr>
        <w:t xml:space="preserve"> </w:t>
      </w:r>
    </w:p>
    <w:p w14:paraId="440E79F3"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27" w:name="ritchie2018"/>
      <w:bookmarkEnd w:id="224"/>
      <w:bookmarkEnd w:id="226"/>
      <w:r w:rsidRPr="00775B6B">
        <w:rPr>
          <w:rFonts w:ascii="Ebrima" w:hAnsi="Ebrima" w:cs="Arial"/>
          <w:sz w:val="22"/>
          <w:szCs w:val="22"/>
        </w:rPr>
        <w:t xml:space="preserve">Ritchie, S. J., Cox, S. R., Shen, X., Lombardo, M. V., Reus, L. M., Alloza, C., . . . Deary, I. J. (2018). Sex Differences in the Adult Human Brain: Evidence from 5216 UK Biobank Participants. </w:t>
      </w:r>
      <w:r w:rsidRPr="00B240D1">
        <w:rPr>
          <w:rFonts w:ascii="Ebrima" w:hAnsi="Ebrima" w:cs="Arial"/>
          <w:i/>
          <w:iCs/>
          <w:sz w:val="22"/>
          <w:szCs w:val="22"/>
          <w:lang w:val="de-DE"/>
        </w:rPr>
        <w:t>Cerebral Cortex</w:t>
      </w:r>
      <w:r w:rsidRPr="00B240D1">
        <w:rPr>
          <w:rFonts w:ascii="Ebrima" w:hAnsi="Ebrima" w:cs="Arial"/>
          <w:sz w:val="22"/>
          <w:szCs w:val="22"/>
          <w:lang w:val="de-DE"/>
        </w:rPr>
        <w:t xml:space="preserve">, </w:t>
      </w:r>
      <w:r w:rsidRPr="00B240D1">
        <w:rPr>
          <w:rFonts w:ascii="Ebrima" w:hAnsi="Ebrima" w:cs="Arial"/>
          <w:i/>
          <w:iCs/>
          <w:sz w:val="22"/>
          <w:szCs w:val="22"/>
          <w:lang w:val="de-DE"/>
        </w:rPr>
        <w:t>28</w:t>
      </w:r>
      <w:r w:rsidRPr="00B240D1">
        <w:rPr>
          <w:rFonts w:ascii="Ebrima" w:hAnsi="Ebrima" w:cs="Arial"/>
          <w:sz w:val="22"/>
          <w:szCs w:val="22"/>
          <w:lang w:val="de-DE"/>
        </w:rPr>
        <w:t xml:space="preserve">(8), 2959–2975.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"https://doi.org/10.1093/cercor/bhy109" </w:instrText>
      </w:r>
      <w:r w:rsidR="009E292F">
        <w:rPr>
          <w:rStyle w:val="Hyperlink"/>
          <w:rFonts w:ascii="Ebrima" w:hAnsi="Ebrima" w:cs="Arial"/>
          <w:sz w:val="22"/>
          <w:szCs w:val="22"/>
          <w:lang w:val="de-DE"/>
        </w:rPr>
        <w:fldChar w:fldCharType="separate"/>
      </w:r>
      <w:r w:rsidRPr="00B240D1">
        <w:rPr>
          <w:rStyle w:val="Hyperlink"/>
          <w:rFonts w:ascii="Ebrima" w:hAnsi="Ebrima" w:cs="Arial"/>
          <w:sz w:val="22"/>
          <w:szCs w:val="22"/>
          <w:lang w:val="de-DE"/>
        </w:rPr>
        <w:t>https://doi.org/10.1093/cercor/bhy109</w:t>
      </w:r>
      <w:r w:rsidR="009E292F">
        <w:rPr>
          <w:rStyle w:val="Hyperlink"/>
          <w:rFonts w:ascii="Ebrima" w:hAnsi="Ebrima" w:cs="Arial"/>
          <w:sz w:val="22"/>
          <w:szCs w:val="22"/>
          <w:lang w:val="de-DE"/>
        </w:rPr>
        <w:fldChar w:fldCharType="end"/>
      </w:r>
      <w:r w:rsidRPr="00B240D1">
        <w:rPr>
          <w:rFonts w:ascii="Ebrima" w:hAnsi="Ebrima" w:cs="Arial"/>
          <w:sz w:val="22"/>
          <w:szCs w:val="22"/>
          <w:lang w:val="de-DE"/>
        </w:rPr>
        <w:t xml:space="preserve"> </w:t>
      </w:r>
    </w:p>
    <w:p w14:paraId="7A693EC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28" w:name="röhrig2022"/>
      <w:bookmarkEnd w:id="227"/>
      <w:r w:rsidRPr="009F3929">
        <w:rPr>
          <w:rFonts w:ascii="Ebrima" w:hAnsi="Ebrima" w:cs="Arial"/>
          <w:sz w:val="22"/>
          <w:szCs w:val="22"/>
          <w:lang w:val="de-DE"/>
        </w:rPr>
        <w:t xml:space="preserve">Röhrig, L., Sperber, C., Bonilha, L., Rorden, C., &amp; Karnath, H. O. (2022). </w:t>
      </w:r>
      <w:r w:rsidRPr="00775B6B">
        <w:rPr>
          <w:rFonts w:ascii="Ebrima" w:hAnsi="Ebrima" w:cs="Arial"/>
          <w:sz w:val="22"/>
          <w:szCs w:val="22"/>
        </w:rPr>
        <w:t xml:space="preserve">Right-hemispheric white matter hyperintensities improve the prediction of spatial neglect severity in acute stroke. </w:t>
      </w:r>
      <w:proofErr w:type="gramStart"/>
      <w:r w:rsidRPr="00775B6B">
        <w:rPr>
          <w:rFonts w:ascii="Ebrima" w:hAnsi="Ebrima" w:cs="Arial"/>
          <w:i/>
          <w:iCs/>
          <w:sz w:val="22"/>
          <w:szCs w:val="22"/>
        </w:rPr>
        <w:t>medRxiv</w:t>
      </w:r>
      <w:proofErr w:type="gramEnd"/>
      <w:r w:rsidRPr="00775B6B">
        <w:rPr>
          <w:rFonts w:ascii="Ebrima" w:hAnsi="Ebrima" w:cs="Arial"/>
          <w:i/>
          <w:iCs/>
          <w:sz w:val="22"/>
          <w:szCs w:val="22"/>
        </w:rPr>
        <w:t>.</w:t>
      </w:r>
      <w:r w:rsidRPr="00775B6B">
        <w:rPr>
          <w:rFonts w:ascii="Ebrima" w:hAnsi="Ebrima" w:cs="Arial"/>
          <w:sz w:val="22"/>
          <w:szCs w:val="22"/>
        </w:rPr>
        <w:t xml:space="preserve"> </w:t>
      </w:r>
      <w:hyperlink r:id="rId135" w:history="1">
        <w:r w:rsidRPr="00775B6B">
          <w:rPr>
            <w:rStyle w:val="Hyperlink"/>
            <w:rFonts w:ascii="Ebrima" w:hAnsi="Ebrima" w:cs="Arial"/>
            <w:sz w:val="22"/>
            <w:szCs w:val="22"/>
          </w:rPr>
          <w:t>https://doi.org/10.1101/2022.04.08.22273547</w:t>
        </w:r>
      </w:hyperlink>
      <w:bookmarkEnd w:id="228"/>
      <w:r w:rsidRPr="00775B6B">
        <w:rPr>
          <w:rFonts w:ascii="Ebrima" w:hAnsi="Ebrima" w:cs="Arial"/>
          <w:sz w:val="22"/>
          <w:szCs w:val="22"/>
        </w:rPr>
        <w:t xml:space="preserve">  </w:t>
      </w:r>
    </w:p>
    <w:p w14:paraId="329B7BBE" w14:textId="77777777" w:rsidR="004B140A" w:rsidRPr="00775B6B" w:rsidRDefault="004B140A" w:rsidP="00687332">
      <w:pPr>
        <w:pStyle w:val="NormalWeb"/>
        <w:spacing w:before="0" w:beforeAutospacing="0" w:after="120" w:afterAutospacing="0" w:line="276" w:lineRule="auto"/>
        <w:ind w:left="709" w:hanging="709"/>
        <w:jc w:val="both"/>
        <w:rPr>
          <w:rFonts w:ascii="Ebrima" w:hAnsi="Ebrima" w:cs="Arial"/>
          <w:sz w:val="22"/>
          <w:szCs w:val="22"/>
        </w:rPr>
      </w:pPr>
      <w:bookmarkStart w:id="229" w:name="roland2017"/>
      <w:bookmarkStart w:id="230" w:name="rorden2012"/>
      <w:r w:rsidRPr="00775B6B">
        <w:rPr>
          <w:rFonts w:ascii="Ebrima" w:hAnsi="Ebrima" w:cs="Arial"/>
          <w:sz w:val="22"/>
          <w:szCs w:val="22"/>
        </w:rPr>
        <w:t xml:space="preserve">Roland, J. L., Snyder, A. Z., Hacker, C. D., Mitra, A., Shimony, J. S., Limbrick, D. D., . . . Leuthardt, E. C. (2017). On the role of the corpus callosum in interhemispheric functional connectivity in humans. </w:t>
      </w:r>
      <w:r w:rsidRPr="00775B6B">
        <w:rPr>
          <w:rFonts w:ascii="Ebrima" w:hAnsi="Ebrima" w:cs="Arial"/>
          <w:i/>
          <w:sz w:val="22"/>
          <w:szCs w:val="22"/>
        </w:rPr>
        <w:t>Proceedings of the National Academy of Sciences, 114</w:t>
      </w:r>
      <w:r w:rsidRPr="00775B6B">
        <w:rPr>
          <w:rFonts w:ascii="Ebrima" w:hAnsi="Ebrima" w:cs="Arial"/>
          <w:sz w:val="22"/>
          <w:szCs w:val="22"/>
        </w:rPr>
        <w:t xml:space="preserve">(50), 13278–13283. </w:t>
      </w:r>
      <w:hyperlink r:id="rId136" w:history="1">
        <w:r w:rsidRPr="00775B6B">
          <w:rPr>
            <w:rStyle w:val="Hyperlink"/>
            <w:rFonts w:ascii="Ebrima" w:hAnsi="Ebrima" w:cs="Arial"/>
            <w:sz w:val="22"/>
            <w:szCs w:val="22"/>
          </w:rPr>
          <w:t>https://doi.org/10.1073/pnas.1707050114</w:t>
        </w:r>
      </w:hyperlink>
      <w:r w:rsidRPr="00775B6B">
        <w:rPr>
          <w:rFonts w:ascii="Ebrima" w:hAnsi="Ebrima" w:cs="Arial"/>
          <w:sz w:val="22"/>
          <w:szCs w:val="22"/>
        </w:rPr>
        <w:t xml:space="preserve"> </w:t>
      </w:r>
    </w:p>
    <w:p w14:paraId="11E6FB46" w14:textId="77777777" w:rsidR="004B140A" w:rsidRPr="00775B6B" w:rsidRDefault="004B140A" w:rsidP="00687332">
      <w:pPr>
        <w:pStyle w:val="NormalWeb"/>
        <w:spacing w:before="0" w:beforeAutospacing="0" w:after="120" w:afterAutospacing="0" w:line="276" w:lineRule="auto"/>
        <w:ind w:left="709" w:hanging="709"/>
        <w:jc w:val="both"/>
        <w:rPr>
          <w:rFonts w:ascii="Ebrima" w:hAnsi="Ebrima" w:cs="Arial"/>
          <w:sz w:val="22"/>
          <w:szCs w:val="22"/>
        </w:rPr>
      </w:pPr>
      <w:bookmarkStart w:id="231" w:name="rordenbrett2000"/>
      <w:bookmarkEnd w:id="229"/>
      <w:r w:rsidRPr="00775B6B">
        <w:rPr>
          <w:rFonts w:ascii="Ebrima" w:hAnsi="Ebrima" w:cs="Arial"/>
          <w:sz w:val="22"/>
          <w:szCs w:val="22"/>
        </w:rPr>
        <w:t xml:space="preserve">Rorden, C., &amp; Brett, M. (2000). Stereotaxic Display of Brain Lesions. </w:t>
      </w:r>
      <w:r w:rsidRPr="00775B6B">
        <w:rPr>
          <w:rFonts w:ascii="Ebrima" w:hAnsi="Ebrima" w:cs="Arial"/>
          <w:i/>
          <w:iCs/>
          <w:sz w:val="22"/>
          <w:szCs w:val="22"/>
        </w:rPr>
        <w:t>Behavioural Neurology, 12</w:t>
      </w:r>
      <w:r w:rsidRPr="00775B6B">
        <w:rPr>
          <w:rFonts w:ascii="Ebrima" w:hAnsi="Ebrima" w:cs="Arial"/>
          <w:sz w:val="22"/>
          <w:szCs w:val="22"/>
        </w:rPr>
        <w:t xml:space="preserve">(4), 191–200. </w:t>
      </w:r>
      <w:hyperlink r:id="rId137" w:history="1">
        <w:r w:rsidRPr="00775B6B">
          <w:rPr>
            <w:rStyle w:val="Hyperlink"/>
            <w:rFonts w:ascii="Ebrima" w:hAnsi="Ebrima" w:cs="Arial"/>
            <w:sz w:val="22"/>
            <w:szCs w:val="22"/>
          </w:rPr>
          <w:t>https://doi.org/10.1155/2000/421719</w:t>
        </w:r>
      </w:hyperlink>
      <w:r w:rsidRPr="00775B6B">
        <w:rPr>
          <w:rFonts w:ascii="Ebrima" w:hAnsi="Ebrima" w:cs="Arial"/>
          <w:sz w:val="22"/>
          <w:szCs w:val="22"/>
        </w:rPr>
        <w:t xml:space="preserve">  </w:t>
      </w:r>
    </w:p>
    <w:bookmarkEnd w:id="230"/>
    <w:bookmarkEnd w:id="231"/>
    <w:p w14:paraId="65425856"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r w:rsidRPr="00775B6B">
        <w:rPr>
          <w:rFonts w:ascii="Ebrima" w:hAnsi="Ebrima" w:cs="Arial"/>
          <w:sz w:val="22"/>
          <w:szCs w:val="22"/>
        </w:rPr>
        <w:t xml:space="preserve">Rorden, C., &amp; Karnath, H. O. (2010). A simple measure of neglect severity. </w:t>
      </w:r>
      <w:r w:rsidRPr="009F3929">
        <w:rPr>
          <w:rFonts w:ascii="Ebrima" w:hAnsi="Ebrima" w:cs="Arial"/>
          <w:i/>
          <w:iCs/>
          <w:sz w:val="22"/>
          <w:szCs w:val="22"/>
          <w:lang w:val="de-DE"/>
        </w:rPr>
        <w:t>Neuropsychologia, 48</w:t>
      </w:r>
      <w:r w:rsidRPr="009F3929">
        <w:rPr>
          <w:rFonts w:ascii="Ebrima" w:hAnsi="Ebrima" w:cs="Arial"/>
          <w:sz w:val="22"/>
          <w:szCs w:val="22"/>
          <w:lang w:val="de-DE"/>
        </w:rPr>
        <w:t xml:space="preserve">(9), 2758–2763.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"https://doi.org/10.1016/j.neuropsychologia.2010.04.018"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https://doi.org/10.1016/j.neuropsychologia.2010.04.018</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3D43C604" w14:textId="77777777" w:rsidR="004B140A" w:rsidRPr="00775B6B" w:rsidRDefault="004B140A" w:rsidP="00687332">
      <w:pPr>
        <w:pStyle w:val="NormalWeb"/>
        <w:spacing w:before="0" w:beforeAutospacing="0" w:after="120" w:afterAutospacing="0" w:line="276" w:lineRule="auto"/>
        <w:ind w:left="709" w:hanging="709"/>
        <w:jc w:val="both"/>
        <w:rPr>
          <w:rFonts w:ascii="Ebrima" w:hAnsi="Ebrima" w:cs="Arial"/>
          <w:sz w:val="22"/>
          <w:szCs w:val="22"/>
        </w:rPr>
      </w:pPr>
      <w:bookmarkStart w:id="232" w:name="rordenkarnath2010"/>
      <w:r w:rsidRPr="009F3929">
        <w:rPr>
          <w:rFonts w:ascii="Ebrima" w:hAnsi="Ebrima" w:cs="Arial"/>
          <w:sz w:val="22"/>
          <w:szCs w:val="22"/>
          <w:lang w:val="de-DE"/>
        </w:rPr>
        <w:t xml:space="preserve">Rorden, C., Bonilha, L., Fridriksson, J., Bender, B., &amp; Karnath, H. O. (2012). </w:t>
      </w:r>
      <w:r w:rsidRPr="00775B6B">
        <w:rPr>
          <w:rFonts w:ascii="Ebrima" w:hAnsi="Ebrima" w:cs="Arial"/>
          <w:sz w:val="22"/>
          <w:szCs w:val="22"/>
        </w:rPr>
        <w:t xml:space="preserve">Age-specific CT and MRI templates for spatial normalization. </w:t>
      </w:r>
      <w:r w:rsidRPr="00775B6B">
        <w:rPr>
          <w:rFonts w:ascii="Ebrima" w:hAnsi="Ebrima" w:cs="Arial"/>
          <w:i/>
          <w:iCs/>
          <w:sz w:val="22"/>
          <w:szCs w:val="22"/>
        </w:rPr>
        <w:t>NeuroImage, 61</w:t>
      </w:r>
      <w:r w:rsidRPr="00775B6B">
        <w:rPr>
          <w:rFonts w:ascii="Ebrima" w:hAnsi="Ebrima" w:cs="Arial"/>
          <w:sz w:val="22"/>
          <w:szCs w:val="22"/>
        </w:rPr>
        <w:t xml:space="preserve">(4), 957–965. </w:t>
      </w:r>
      <w:hyperlink r:id="rId138" w:history="1">
        <w:r w:rsidRPr="00775B6B">
          <w:rPr>
            <w:rStyle w:val="Hyperlink"/>
            <w:rFonts w:ascii="Ebrima" w:hAnsi="Ebrima" w:cs="Arial"/>
            <w:sz w:val="22"/>
            <w:szCs w:val="22"/>
          </w:rPr>
          <w:t>https://doi.org/10.1016/j.neuroimage.2012.03.020</w:t>
        </w:r>
      </w:hyperlink>
      <w:r w:rsidRPr="00775B6B">
        <w:rPr>
          <w:rFonts w:ascii="Ebrima" w:hAnsi="Ebrima" w:cs="Arial"/>
          <w:sz w:val="22"/>
          <w:szCs w:val="22"/>
        </w:rPr>
        <w:t xml:space="preserve">  </w:t>
      </w:r>
    </w:p>
    <w:p w14:paraId="5751F0E1" w14:textId="77777777" w:rsidR="00BA784A" w:rsidRPr="00775B6B" w:rsidRDefault="00BA784A">
      <w:pPr>
        <w:rPr>
          <w:rFonts w:eastAsia="Times New Roman" w:cs="Arial"/>
          <w:lang w:eastAsia="en-GB"/>
        </w:rPr>
      </w:pPr>
      <w:bookmarkStart w:id="233" w:name="ruigrok2014"/>
      <w:r w:rsidRPr="00775B6B">
        <w:rPr>
          <w:rFonts w:cs="Arial"/>
        </w:rPr>
        <w:br w:type="page"/>
      </w:r>
    </w:p>
    <w:p w14:paraId="6C105B12" w14:textId="2EFDBD3F"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Ruigrok, A. N., Salimi-Khorshidi, G., Lai, M. C., Baron-Cohen, S., Lombardo, M. V., Tait, R. J., &amp; Suckling, J. (2014). A meta-analysis of sex differences in human brain structure. </w:t>
      </w:r>
      <w:r w:rsidRPr="00775B6B">
        <w:rPr>
          <w:rFonts w:ascii="Ebrima" w:hAnsi="Ebrima" w:cs="Arial"/>
          <w:i/>
          <w:iCs/>
          <w:sz w:val="22"/>
          <w:szCs w:val="22"/>
        </w:rPr>
        <w:t>Neuroscience &amp; Biobehavioral Reviews, 39</w:t>
      </w:r>
      <w:r w:rsidRPr="00775B6B">
        <w:rPr>
          <w:rFonts w:ascii="Ebrima" w:hAnsi="Ebrima" w:cs="Arial"/>
          <w:sz w:val="22"/>
          <w:szCs w:val="22"/>
        </w:rPr>
        <w:t xml:space="preserve">, 34–50. </w:t>
      </w:r>
      <w:hyperlink r:id="rId139" w:history="1">
        <w:r w:rsidRPr="00775B6B">
          <w:rPr>
            <w:rStyle w:val="Hyperlink"/>
            <w:rFonts w:ascii="Ebrima" w:hAnsi="Ebrima" w:cs="Arial"/>
            <w:sz w:val="22"/>
            <w:szCs w:val="22"/>
          </w:rPr>
          <w:t>https://doi.org/10.1016/j.neubiorev.2013.12.004</w:t>
        </w:r>
      </w:hyperlink>
      <w:r w:rsidRPr="00775B6B">
        <w:rPr>
          <w:rFonts w:ascii="Ebrima" w:hAnsi="Ebrima" w:cs="Arial"/>
          <w:sz w:val="22"/>
          <w:szCs w:val="22"/>
        </w:rPr>
        <w:t xml:space="preserve"> </w:t>
      </w:r>
    </w:p>
    <w:p w14:paraId="4A82B6A7"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4" w:name="rupprecht2003"/>
      <w:bookmarkEnd w:id="232"/>
      <w:bookmarkEnd w:id="233"/>
      <w:r w:rsidRPr="00775B6B">
        <w:rPr>
          <w:rFonts w:ascii="Ebrima" w:hAnsi="Ebrima" w:cs="Arial"/>
          <w:sz w:val="22"/>
          <w:szCs w:val="22"/>
        </w:rPr>
        <w:t xml:space="preserve">Rupprecht, R. (2003). Neuroactive steroids: mechanisms of action and neuropsychopharmacological properties. </w:t>
      </w:r>
      <w:r w:rsidRPr="00775B6B">
        <w:rPr>
          <w:rFonts w:ascii="Ebrima" w:hAnsi="Ebrima" w:cs="Arial"/>
          <w:i/>
          <w:iCs/>
          <w:sz w:val="22"/>
          <w:szCs w:val="22"/>
        </w:rPr>
        <w:t>Psychoneuroendocrinology</w:t>
      </w:r>
      <w:r w:rsidRPr="00775B6B">
        <w:rPr>
          <w:rFonts w:ascii="Ebrima" w:hAnsi="Ebrima" w:cs="Arial"/>
          <w:sz w:val="22"/>
          <w:szCs w:val="22"/>
        </w:rPr>
        <w:t xml:space="preserve">, </w:t>
      </w:r>
      <w:r w:rsidRPr="00775B6B">
        <w:rPr>
          <w:rFonts w:ascii="Ebrima" w:hAnsi="Ebrima" w:cs="Arial"/>
          <w:i/>
          <w:iCs/>
          <w:sz w:val="22"/>
          <w:szCs w:val="22"/>
        </w:rPr>
        <w:t>28</w:t>
      </w:r>
      <w:r w:rsidRPr="00775B6B">
        <w:rPr>
          <w:rFonts w:ascii="Ebrima" w:hAnsi="Ebrima" w:cs="Arial"/>
          <w:sz w:val="22"/>
          <w:szCs w:val="22"/>
        </w:rPr>
        <w:t xml:space="preserve">(2), 139–168. </w:t>
      </w:r>
      <w:hyperlink r:id="rId140" w:history="1">
        <w:r w:rsidRPr="00775B6B">
          <w:rPr>
            <w:rStyle w:val="Hyperlink"/>
            <w:rFonts w:ascii="Ebrima" w:hAnsi="Ebrima" w:cs="Arial"/>
            <w:sz w:val="22"/>
            <w:szCs w:val="22"/>
          </w:rPr>
          <w:t>https://doi.org/10.1016/s0306-4530(02)00064-1</w:t>
        </w:r>
      </w:hyperlink>
      <w:r w:rsidRPr="00775B6B">
        <w:rPr>
          <w:rFonts w:ascii="Ebrima" w:hAnsi="Ebrima" w:cs="Arial"/>
          <w:sz w:val="22"/>
          <w:szCs w:val="22"/>
        </w:rPr>
        <w:t xml:space="preserve">  </w:t>
      </w:r>
    </w:p>
    <w:p w14:paraId="13A5FAE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5" w:name="salvalaggio2020"/>
      <w:bookmarkEnd w:id="234"/>
      <w:r w:rsidRPr="00775B6B">
        <w:rPr>
          <w:rFonts w:ascii="Ebrima" w:hAnsi="Ebrima" w:cs="Arial"/>
          <w:sz w:val="22"/>
          <w:szCs w:val="22"/>
        </w:rPr>
        <w:t xml:space="preserve">Salvalaggio, A., De Filippo De Grazia, M., Zorzi, M., Thiebaut de Schotten, M., &amp; Corbetta, M. (2020). Post-stroke deficit prediction from lesion and indirect structural and functional disconnection. </w:t>
      </w:r>
      <w:r w:rsidRPr="00775B6B">
        <w:rPr>
          <w:rFonts w:ascii="Ebrima" w:hAnsi="Ebrima" w:cs="Arial"/>
          <w:i/>
          <w:iCs/>
          <w:sz w:val="22"/>
          <w:szCs w:val="22"/>
        </w:rPr>
        <w:t>Brain, 143</w:t>
      </w:r>
      <w:r w:rsidRPr="00775B6B">
        <w:rPr>
          <w:rFonts w:ascii="Ebrima" w:hAnsi="Ebrima" w:cs="Arial"/>
          <w:sz w:val="22"/>
          <w:szCs w:val="22"/>
        </w:rPr>
        <w:t xml:space="preserve">(7), 2173–2188. </w:t>
      </w:r>
      <w:hyperlink r:id="rId141" w:history="1">
        <w:r w:rsidRPr="00775B6B">
          <w:rPr>
            <w:rStyle w:val="Hyperlink"/>
            <w:rFonts w:ascii="Ebrima" w:hAnsi="Ebrima" w:cs="Arial"/>
            <w:sz w:val="22"/>
            <w:szCs w:val="22"/>
          </w:rPr>
          <w:t>https://doi.org/10.1093/brain/awaa156</w:t>
        </w:r>
      </w:hyperlink>
      <w:r w:rsidRPr="00775B6B">
        <w:rPr>
          <w:rFonts w:ascii="Ebrima" w:hAnsi="Ebrima" w:cs="Arial"/>
          <w:sz w:val="22"/>
          <w:szCs w:val="22"/>
        </w:rPr>
        <w:t xml:space="preserve"> </w:t>
      </w:r>
    </w:p>
    <w:p w14:paraId="6197991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6" w:name="saxena2022"/>
      <w:bookmarkEnd w:id="235"/>
      <w:r w:rsidRPr="00775B6B">
        <w:rPr>
          <w:rFonts w:ascii="Ebrima" w:hAnsi="Ebrima" w:cs="Arial"/>
          <w:sz w:val="22"/>
          <w:szCs w:val="22"/>
        </w:rPr>
        <w:t xml:space="preserve">Saxena, S., Keser, Z., Rorden, C., Bonilha, L., Fridriksson, J., Walker, A., &amp; Hillis, A. E. (2022). Disruptions of the Human Connectome Associated With Hemispatial Neglect. </w:t>
      </w:r>
      <w:r w:rsidRPr="00775B6B">
        <w:rPr>
          <w:rFonts w:ascii="Ebrima" w:hAnsi="Ebrima" w:cs="Arial"/>
          <w:i/>
          <w:iCs/>
          <w:sz w:val="22"/>
          <w:szCs w:val="22"/>
        </w:rPr>
        <w:t>Neurology</w:t>
      </w:r>
      <w:r w:rsidRPr="00775B6B">
        <w:rPr>
          <w:rFonts w:ascii="Ebrima" w:hAnsi="Ebrima" w:cs="Arial"/>
          <w:sz w:val="22"/>
          <w:szCs w:val="22"/>
        </w:rPr>
        <w:t xml:space="preserve">, </w:t>
      </w:r>
      <w:r w:rsidRPr="00775B6B">
        <w:rPr>
          <w:rFonts w:ascii="Ebrima" w:hAnsi="Ebrima" w:cs="Arial"/>
          <w:i/>
          <w:iCs/>
          <w:sz w:val="22"/>
          <w:szCs w:val="22"/>
        </w:rPr>
        <w:t>98</w:t>
      </w:r>
      <w:r w:rsidRPr="00775B6B">
        <w:rPr>
          <w:rFonts w:ascii="Ebrima" w:hAnsi="Ebrima" w:cs="Arial"/>
          <w:sz w:val="22"/>
          <w:szCs w:val="22"/>
        </w:rPr>
        <w:t xml:space="preserve">(2), e107–e114. </w:t>
      </w:r>
      <w:hyperlink r:id="rId142" w:history="1">
        <w:r w:rsidRPr="00775B6B">
          <w:rPr>
            <w:rStyle w:val="Hyperlink"/>
            <w:rFonts w:ascii="Ebrima" w:hAnsi="Ebrima" w:cs="Arial"/>
            <w:sz w:val="22"/>
            <w:szCs w:val="22"/>
          </w:rPr>
          <w:t>https://doi.org/10.1212/wnl.0000000000013050</w:t>
        </w:r>
      </w:hyperlink>
      <w:r w:rsidRPr="00775B6B">
        <w:rPr>
          <w:rFonts w:ascii="Ebrima" w:hAnsi="Ebrima" w:cs="Arial"/>
          <w:sz w:val="22"/>
          <w:szCs w:val="22"/>
        </w:rPr>
        <w:t xml:space="preserve"> </w:t>
      </w:r>
    </w:p>
    <w:p w14:paraId="0FD98032"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37" w:name="schölkopf2001"/>
      <w:bookmarkEnd w:id="236"/>
      <w:r w:rsidRPr="00775B6B">
        <w:rPr>
          <w:rFonts w:ascii="Ebrima" w:hAnsi="Ebrima" w:cs="Arial"/>
          <w:sz w:val="22"/>
          <w:szCs w:val="22"/>
        </w:rPr>
        <w:t xml:space="preserve">Schölkopf, B., Platt, J. C., Shawe-Taylor, J., Smola, A. J., &amp; Williamson, R. C. (2001). Estimating the Support of a High-Dimensional Distribution. </w:t>
      </w:r>
      <w:r w:rsidRPr="00775B6B">
        <w:rPr>
          <w:rFonts w:ascii="Ebrima" w:hAnsi="Ebrima" w:cs="Arial"/>
          <w:i/>
          <w:iCs/>
          <w:sz w:val="22"/>
          <w:szCs w:val="22"/>
        </w:rPr>
        <w:t>Neural Computation, 13</w:t>
      </w:r>
      <w:r w:rsidRPr="00775B6B">
        <w:rPr>
          <w:rFonts w:ascii="Ebrima" w:hAnsi="Ebrima" w:cs="Arial"/>
          <w:sz w:val="22"/>
          <w:szCs w:val="22"/>
        </w:rPr>
        <w:t xml:space="preserve">(7), 1443–1471. </w:t>
      </w:r>
      <w:hyperlink r:id="rId143" w:history="1">
        <w:r w:rsidRPr="009F3929">
          <w:rPr>
            <w:rStyle w:val="Hyperlink"/>
            <w:rFonts w:ascii="Ebrima" w:hAnsi="Ebrima" w:cs="Arial"/>
            <w:sz w:val="22"/>
            <w:szCs w:val="22"/>
            <w:lang w:val="de-DE"/>
          </w:rPr>
          <w:t>https://doi.org/10.1162/089976601750264965</w:t>
        </w:r>
      </w:hyperlink>
      <w:r w:rsidRPr="009F3929">
        <w:rPr>
          <w:rFonts w:ascii="Ebrima" w:hAnsi="Ebrima" w:cs="Arial"/>
          <w:sz w:val="22"/>
          <w:szCs w:val="22"/>
          <w:lang w:val="de-DE"/>
        </w:rPr>
        <w:t xml:space="preserve">  </w:t>
      </w:r>
    </w:p>
    <w:p w14:paraId="2617BA6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8" w:name="schölkopf2000"/>
      <w:bookmarkEnd w:id="237"/>
      <w:r w:rsidRPr="009F3929">
        <w:rPr>
          <w:rFonts w:ascii="Ebrima" w:hAnsi="Ebrima" w:cs="Arial"/>
          <w:sz w:val="22"/>
          <w:szCs w:val="22"/>
          <w:lang w:val="de-DE"/>
        </w:rPr>
        <w:t xml:space="preserve">Schölkopf, B., Smola, A. J., Williamson, R. C., &amp; Bartlett, P. L. (2000). </w:t>
      </w:r>
      <w:r w:rsidRPr="00775B6B">
        <w:rPr>
          <w:rFonts w:ascii="Ebrima" w:hAnsi="Ebrima" w:cs="Arial"/>
          <w:sz w:val="22"/>
          <w:szCs w:val="22"/>
        </w:rPr>
        <w:t xml:space="preserve">New Support Vector Algorithms. </w:t>
      </w:r>
      <w:r w:rsidRPr="00775B6B">
        <w:rPr>
          <w:rFonts w:ascii="Ebrima" w:hAnsi="Ebrima" w:cs="Arial"/>
          <w:i/>
          <w:iCs/>
          <w:sz w:val="22"/>
          <w:szCs w:val="22"/>
        </w:rPr>
        <w:t>Neural Computation, 12</w:t>
      </w:r>
      <w:r w:rsidRPr="00775B6B">
        <w:rPr>
          <w:rFonts w:ascii="Ebrima" w:hAnsi="Ebrima" w:cs="Arial"/>
          <w:sz w:val="22"/>
          <w:szCs w:val="22"/>
        </w:rPr>
        <w:t xml:space="preserve">(5), 1207–1245. </w:t>
      </w:r>
      <w:hyperlink r:id="rId144" w:history="1">
        <w:r w:rsidRPr="00775B6B">
          <w:rPr>
            <w:rStyle w:val="Hyperlink"/>
            <w:rFonts w:ascii="Ebrima" w:hAnsi="Ebrima" w:cs="Arial"/>
            <w:sz w:val="22"/>
            <w:szCs w:val="22"/>
          </w:rPr>
          <w:t>https://doi.org/10.1162/089976600300015565</w:t>
        </w:r>
      </w:hyperlink>
      <w:r w:rsidRPr="00775B6B">
        <w:rPr>
          <w:rFonts w:ascii="Ebrima" w:hAnsi="Ebrima" w:cs="Arial"/>
          <w:sz w:val="22"/>
          <w:szCs w:val="22"/>
        </w:rPr>
        <w:t xml:space="preserve">   </w:t>
      </w:r>
    </w:p>
    <w:p w14:paraId="7757031E"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39" w:name="shields1975"/>
      <w:bookmarkEnd w:id="238"/>
      <w:r w:rsidRPr="00775B6B">
        <w:rPr>
          <w:rFonts w:ascii="Ebrima" w:hAnsi="Ebrima" w:cs="Arial"/>
          <w:sz w:val="22"/>
          <w:szCs w:val="22"/>
        </w:rPr>
        <w:t xml:space="preserve">Shields, S. (1975). Functionalism, Darwinism, and the psychology of women. </w:t>
      </w:r>
      <w:r w:rsidRPr="00775B6B">
        <w:rPr>
          <w:rFonts w:ascii="Ebrima" w:hAnsi="Ebrima" w:cs="Arial"/>
          <w:i/>
          <w:iCs/>
          <w:sz w:val="22"/>
          <w:szCs w:val="22"/>
        </w:rPr>
        <w:t>American Psychologist</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(7), 739–754. </w:t>
      </w:r>
      <w:hyperlink r:id="rId145" w:history="1">
        <w:r w:rsidRPr="00775B6B">
          <w:rPr>
            <w:rStyle w:val="Hyperlink"/>
            <w:rFonts w:ascii="Ebrima" w:hAnsi="Ebrima" w:cs="Arial"/>
            <w:sz w:val="22"/>
            <w:szCs w:val="22"/>
          </w:rPr>
          <w:t>https://doi.org/10.1037/h0076948</w:t>
        </w:r>
      </w:hyperlink>
      <w:r w:rsidRPr="00775B6B">
        <w:rPr>
          <w:rFonts w:ascii="Ebrima" w:hAnsi="Ebrima" w:cs="Arial"/>
          <w:sz w:val="22"/>
          <w:szCs w:val="22"/>
        </w:rPr>
        <w:t xml:space="preserve">  </w:t>
      </w:r>
    </w:p>
    <w:p w14:paraId="601F7FD8"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0" w:name="silva2010"/>
      <w:bookmarkEnd w:id="239"/>
      <w:r w:rsidRPr="00775B6B">
        <w:rPr>
          <w:rFonts w:ascii="Ebrima" w:hAnsi="Ebrima" w:cs="Arial"/>
          <w:sz w:val="22"/>
          <w:szCs w:val="22"/>
        </w:rPr>
        <w:t xml:space="preserve">Silva, G. S., Lima, F. O., Camargo, E. C., Smith, W. S., Lev, M. H., Harris, G. J., . . . Furie, K. L. (2010). Gender Differences in Outcomes after Ischemic Stroke: Role of Ischemic Lesion Volume and Intracranial Large-Artery Occlusion. </w:t>
      </w:r>
      <w:r w:rsidRPr="00775B6B">
        <w:rPr>
          <w:rFonts w:ascii="Ebrima" w:hAnsi="Ebrima" w:cs="Arial"/>
          <w:i/>
          <w:iCs/>
          <w:sz w:val="22"/>
          <w:szCs w:val="22"/>
        </w:rPr>
        <w:t>Cerebrovascular Diseases</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(5), 470–475. </w:t>
      </w:r>
      <w:hyperlink r:id="rId146" w:history="1">
        <w:r w:rsidRPr="00775B6B">
          <w:rPr>
            <w:rStyle w:val="Hyperlink"/>
            <w:rFonts w:ascii="Ebrima" w:hAnsi="Ebrima" w:cs="Arial"/>
            <w:sz w:val="22"/>
            <w:szCs w:val="22"/>
          </w:rPr>
          <w:t>https://doi.org/10.1159/000317088</w:t>
        </w:r>
      </w:hyperlink>
      <w:r w:rsidRPr="00775B6B">
        <w:rPr>
          <w:rFonts w:ascii="Ebrima" w:hAnsi="Ebrima" w:cs="Arial"/>
          <w:sz w:val="22"/>
          <w:szCs w:val="22"/>
        </w:rPr>
        <w:t xml:space="preserve">  </w:t>
      </w:r>
    </w:p>
    <w:p w14:paraId="33787BAE" w14:textId="77777777" w:rsidR="004B140A" w:rsidRPr="00B240D1"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41" w:name="smaczny2021"/>
      <w:r w:rsidRPr="00B240D1">
        <w:rPr>
          <w:rFonts w:ascii="Ebrima" w:hAnsi="Ebrima" w:cs="Arial"/>
          <w:sz w:val="22"/>
          <w:szCs w:val="22"/>
          <w:lang w:val="en-US"/>
        </w:rPr>
        <w:t xml:space="preserve">Smaczny, S., Sperber, C., Jung, S., Moeller, K., Karnath, H. O., &amp; Klein, E. (2021). </w:t>
      </w:r>
      <w:r w:rsidRPr="00775B6B">
        <w:rPr>
          <w:rFonts w:ascii="Ebrima" w:hAnsi="Ebrima" w:cs="Arial"/>
          <w:sz w:val="22"/>
          <w:szCs w:val="22"/>
        </w:rPr>
        <w:t xml:space="preserve">Left angular gyrus disconnection impairs multiplication fact retrieval. </w:t>
      </w:r>
      <w:proofErr w:type="gramStart"/>
      <w:r w:rsidRPr="00775B6B">
        <w:rPr>
          <w:rFonts w:ascii="Ebrima" w:hAnsi="Ebrima" w:cs="Arial"/>
          <w:i/>
          <w:iCs/>
          <w:sz w:val="22"/>
          <w:szCs w:val="22"/>
        </w:rPr>
        <w:t>bioRxiv</w:t>
      </w:r>
      <w:proofErr w:type="gramEnd"/>
      <w:r w:rsidRPr="00775B6B">
        <w:rPr>
          <w:rFonts w:ascii="Ebrima" w:hAnsi="Ebrima" w:cs="Arial"/>
          <w:sz w:val="22"/>
          <w:szCs w:val="22"/>
        </w:rPr>
        <w:t xml:space="preserve">. </w:t>
      </w:r>
      <w:hyperlink r:id="rId147" w:history="1">
        <w:r w:rsidRPr="00B240D1">
          <w:rPr>
            <w:rStyle w:val="Hyperlink"/>
            <w:rFonts w:ascii="Ebrima" w:hAnsi="Ebrima" w:cs="Arial"/>
            <w:sz w:val="22"/>
            <w:szCs w:val="22"/>
            <w:lang w:val="de-DE"/>
          </w:rPr>
          <w:t>https://doi.org/10.1101/2021.10.27.465904</w:t>
        </w:r>
      </w:hyperlink>
      <w:r w:rsidRPr="00B240D1">
        <w:rPr>
          <w:rFonts w:ascii="Ebrima" w:hAnsi="Ebrima" w:cs="Arial"/>
          <w:sz w:val="22"/>
          <w:szCs w:val="22"/>
          <w:lang w:val="de-DE"/>
        </w:rPr>
        <w:t xml:space="preserve"> </w:t>
      </w:r>
    </w:p>
    <w:p w14:paraId="302D7F8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2" w:name="smith2015"/>
      <w:r w:rsidRPr="009F3929">
        <w:rPr>
          <w:rFonts w:ascii="Ebrima" w:hAnsi="Ebrima" w:cs="Arial"/>
          <w:sz w:val="22"/>
          <w:szCs w:val="22"/>
          <w:lang w:val="de-DE"/>
        </w:rPr>
        <w:t xml:space="preserve">Smith, E. S., Junger, J., Derntl, B., &amp; Habel, U. (2015). </w:t>
      </w:r>
      <w:r w:rsidRPr="00775B6B">
        <w:rPr>
          <w:rFonts w:ascii="Ebrima" w:hAnsi="Ebrima" w:cs="Arial"/>
          <w:sz w:val="22"/>
          <w:szCs w:val="22"/>
        </w:rPr>
        <w:t xml:space="preserve">The transsexual brain – A review of findings on the neural basis of transsexualism. </w:t>
      </w:r>
      <w:r w:rsidRPr="00775B6B">
        <w:rPr>
          <w:rFonts w:ascii="Ebrima" w:hAnsi="Ebrima" w:cs="Arial"/>
          <w:i/>
          <w:iCs/>
          <w:sz w:val="22"/>
          <w:szCs w:val="22"/>
        </w:rPr>
        <w:t>Neuroscience &amp; Biobehavioral Reviews, 59</w:t>
      </w:r>
      <w:r w:rsidRPr="00775B6B">
        <w:rPr>
          <w:rFonts w:ascii="Ebrima" w:hAnsi="Ebrima" w:cs="Arial"/>
          <w:sz w:val="22"/>
          <w:szCs w:val="22"/>
        </w:rPr>
        <w:t xml:space="preserve">, 251–266. </w:t>
      </w:r>
      <w:hyperlink r:id="rId148" w:history="1">
        <w:r w:rsidRPr="00775B6B">
          <w:rPr>
            <w:rStyle w:val="Hyperlink"/>
            <w:rFonts w:ascii="Ebrima" w:hAnsi="Ebrima" w:cs="Arial"/>
            <w:sz w:val="22"/>
            <w:szCs w:val="22"/>
          </w:rPr>
          <w:t>https://doi.org/10.1016/j.neubiorev.2015.09.008</w:t>
        </w:r>
      </w:hyperlink>
      <w:r w:rsidRPr="00775B6B">
        <w:rPr>
          <w:rFonts w:ascii="Ebrima" w:hAnsi="Ebrima" w:cs="Arial"/>
          <w:sz w:val="22"/>
          <w:szCs w:val="22"/>
        </w:rPr>
        <w:t xml:space="preserve"> </w:t>
      </w:r>
    </w:p>
    <w:p w14:paraId="5C8141A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3" w:name="sohrabji2016"/>
      <w:bookmarkEnd w:id="240"/>
      <w:bookmarkEnd w:id="241"/>
      <w:bookmarkEnd w:id="242"/>
      <w:r w:rsidRPr="00775B6B">
        <w:rPr>
          <w:rFonts w:ascii="Ebrima" w:hAnsi="Ebrima" w:cs="Arial"/>
          <w:sz w:val="22"/>
          <w:szCs w:val="22"/>
        </w:rPr>
        <w:t xml:space="preserve">Sohrabji, F., Park, M. J., &amp; Mahnke, A. H. (2016). Sex differences in stroke therapies. </w:t>
      </w:r>
      <w:r w:rsidRPr="00775B6B">
        <w:rPr>
          <w:rFonts w:ascii="Ebrima" w:hAnsi="Ebrima" w:cs="Arial"/>
          <w:i/>
          <w:iCs/>
          <w:sz w:val="22"/>
          <w:szCs w:val="22"/>
        </w:rPr>
        <w:t>Journal of Neuroscience Research</w:t>
      </w:r>
      <w:r w:rsidRPr="00775B6B">
        <w:rPr>
          <w:rFonts w:ascii="Ebrima" w:hAnsi="Ebrima" w:cs="Arial"/>
          <w:sz w:val="22"/>
          <w:szCs w:val="22"/>
        </w:rPr>
        <w:t xml:space="preserve">, </w:t>
      </w:r>
      <w:r w:rsidRPr="00775B6B">
        <w:rPr>
          <w:rFonts w:ascii="Ebrima" w:hAnsi="Ebrima" w:cs="Arial"/>
          <w:i/>
          <w:iCs/>
          <w:sz w:val="22"/>
          <w:szCs w:val="22"/>
        </w:rPr>
        <w:t>95</w:t>
      </w:r>
      <w:r w:rsidRPr="00775B6B">
        <w:rPr>
          <w:rFonts w:ascii="Ebrima" w:hAnsi="Ebrima" w:cs="Arial"/>
          <w:sz w:val="22"/>
          <w:szCs w:val="22"/>
        </w:rPr>
        <w:t xml:space="preserve">(1–2), 681–691. </w:t>
      </w:r>
      <w:hyperlink r:id="rId149" w:history="1">
        <w:r w:rsidRPr="00775B6B">
          <w:rPr>
            <w:rStyle w:val="Hyperlink"/>
            <w:rFonts w:ascii="Ebrima" w:hAnsi="Ebrima" w:cs="Arial"/>
            <w:sz w:val="22"/>
            <w:szCs w:val="22"/>
          </w:rPr>
          <w:t>https://doi.org/10.1002/jnr.23855</w:t>
        </w:r>
      </w:hyperlink>
      <w:r w:rsidRPr="00775B6B">
        <w:rPr>
          <w:rFonts w:ascii="Ebrima" w:hAnsi="Ebrima" w:cs="Arial"/>
          <w:sz w:val="22"/>
          <w:szCs w:val="22"/>
        </w:rPr>
        <w:t xml:space="preserve">  </w:t>
      </w:r>
    </w:p>
    <w:p w14:paraId="65C113BC"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4" w:name="sommer2004"/>
      <w:bookmarkEnd w:id="243"/>
      <w:r w:rsidRPr="00775B6B">
        <w:rPr>
          <w:rFonts w:ascii="Ebrima" w:hAnsi="Ebrima" w:cs="Arial"/>
          <w:sz w:val="22"/>
          <w:szCs w:val="22"/>
        </w:rPr>
        <w:t xml:space="preserve">Sommer, I. E. C., Aleman, A., Bouma, A., &amp; Kahn, R. S. (2004). Do women really have more bilateral language representation than men? A meta-analysis of functional imaging studies. </w:t>
      </w:r>
      <w:r w:rsidRPr="00775B6B">
        <w:rPr>
          <w:rFonts w:ascii="Ebrima" w:hAnsi="Ebrima" w:cs="Arial"/>
          <w:i/>
          <w:iCs/>
          <w:sz w:val="22"/>
          <w:szCs w:val="22"/>
        </w:rPr>
        <w:t>Brain</w:t>
      </w:r>
      <w:r w:rsidRPr="00775B6B">
        <w:rPr>
          <w:rFonts w:ascii="Ebrima" w:hAnsi="Ebrima" w:cs="Arial"/>
          <w:sz w:val="22"/>
          <w:szCs w:val="22"/>
        </w:rPr>
        <w:t xml:space="preserve">, </w:t>
      </w:r>
      <w:r w:rsidRPr="00775B6B">
        <w:rPr>
          <w:rFonts w:ascii="Ebrima" w:hAnsi="Ebrima" w:cs="Arial"/>
          <w:i/>
          <w:iCs/>
          <w:sz w:val="22"/>
          <w:szCs w:val="22"/>
        </w:rPr>
        <w:t>127</w:t>
      </w:r>
      <w:r w:rsidRPr="00775B6B">
        <w:rPr>
          <w:rFonts w:ascii="Ebrima" w:hAnsi="Ebrima" w:cs="Arial"/>
          <w:sz w:val="22"/>
          <w:szCs w:val="22"/>
        </w:rPr>
        <w:t xml:space="preserve">(8), 1845–1852. </w:t>
      </w:r>
      <w:hyperlink r:id="rId150" w:history="1">
        <w:r w:rsidRPr="00775B6B">
          <w:rPr>
            <w:rStyle w:val="Hyperlink"/>
            <w:rFonts w:ascii="Ebrima" w:hAnsi="Ebrima" w:cs="Arial"/>
            <w:sz w:val="22"/>
            <w:szCs w:val="22"/>
          </w:rPr>
          <w:t>https://doi.org/10.1093/brain/awh207</w:t>
        </w:r>
      </w:hyperlink>
      <w:r w:rsidRPr="00775B6B">
        <w:rPr>
          <w:rFonts w:ascii="Ebrima" w:hAnsi="Ebrima" w:cs="Arial"/>
          <w:sz w:val="22"/>
          <w:szCs w:val="22"/>
        </w:rPr>
        <w:t xml:space="preserve">  </w:t>
      </w:r>
    </w:p>
    <w:p w14:paraId="3B1F129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5" w:name="sperberkarnath2016"/>
      <w:bookmarkEnd w:id="244"/>
      <w:r w:rsidRPr="009F3929">
        <w:rPr>
          <w:rFonts w:ascii="Ebrima" w:hAnsi="Ebrima" w:cs="Arial"/>
          <w:sz w:val="22"/>
          <w:szCs w:val="22"/>
          <w:lang w:val="de-DE"/>
        </w:rPr>
        <w:lastRenderedPageBreak/>
        <w:t xml:space="preserve">Sperber, C., &amp; Karnath, H. O. (2016). </w:t>
      </w:r>
      <w:r w:rsidRPr="00775B6B">
        <w:rPr>
          <w:rFonts w:ascii="Ebrima" w:hAnsi="Ebrima" w:cs="Arial"/>
          <w:sz w:val="22"/>
          <w:szCs w:val="22"/>
        </w:rPr>
        <w:t xml:space="preserve">Topography of acute stroke in a sample of 439 right brain damaged patients. </w:t>
      </w:r>
      <w:r w:rsidRPr="00775B6B">
        <w:rPr>
          <w:rFonts w:ascii="Ebrima" w:hAnsi="Ebrima" w:cs="Arial"/>
          <w:i/>
          <w:iCs/>
          <w:sz w:val="22"/>
          <w:szCs w:val="22"/>
        </w:rPr>
        <w:t>NeuroImage: Clinical, 10</w:t>
      </w:r>
      <w:r w:rsidRPr="00775B6B">
        <w:rPr>
          <w:rFonts w:ascii="Ebrima" w:hAnsi="Ebrima" w:cs="Arial"/>
          <w:sz w:val="22"/>
          <w:szCs w:val="22"/>
        </w:rPr>
        <w:t xml:space="preserve">, 124–128. </w:t>
      </w:r>
      <w:hyperlink r:id="rId151" w:history="1">
        <w:r w:rsidRPr="00775B6B">
          <w:rPr>
            <w:rStyle w:val="Hyperlink"/>
            <w:rFonts w:ascii="Ebrima" w:hAnsi="Ebrima" w:cs="Arial"/>
            <w:sz w:val="22"/>
            <w:szCs w:val="22"/>
          </w:rPr>
          <w:t>https://doi.org/10.1016/j.nicl.2015.11.012</w:t>
        </w:r>
      </w:hyperlink>
      <w:r w:rsidRPr="00775B6B">
        <w:rPr>
          <w:rFonts w:ascii="Ebrima" w:hAnsi="Ebrima" w:cs="Arial"/>
          <w:sz w:val="22"/>
          <w:szCs w:val="22"/>
        </w:rPr>
        <w:t xml:space="preserve"> </w:t>
      </w:r>
    </w:p>
    <w:p w14:paraId="321968B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6" w:name="sperberkarnath2017"/>
      <w:bookmarkEnd w:id="245"/>
      <w:r w:rsidRPr="00775B6B">
        <w:rPr>
          <w:rFonts w:ascii="Ebrima" w:hAnsi="Ebrima" w:cs="Arial"/>
          <w:sz w:val="22"/>
          <w:szCs w:val="22"/>
        </w:rPr>
        <w:t xml:space="preserve">Sperber, C., &amp; Karnath, H. O. (2017). Impact of correction factors in human brain lesion-behavior inference. </w:t>
      </w:r>
      <w:r w:rsidRPr="00775B6B">
        <w:rPr>
          <w:rFonts w:ascii="Ebrima" w:hAnsi="Ebrima" w:cs="Arial"/>
          <w:i/>
          <w:iCs/>
          <w:sz w:val="22"/>
          <w:szCs w:val="22"/>
        </w:rPr>
        <w:t>Human Brain Mapping, 38</w:t>
      </w:r>
      <w:r w:rsidRPr="00775B6B">
        <w:rPr>
          <w:rFonts w:ascii="Ebrima" w:hAnsi="Ebrima" w:cs="Arial"/>
          <w:sz w:val="22"/>
          <w:szCs w:val="22"/>
        </w:rPr>
        <w:t xml:space="preserve">(3), 1692–1701. </w:t>
      </w:r>
      <w:hyperlink r:id="rId152" w:history="1">
        <w:r w:rsidRPr="00775B6B">
          <w:rPr>
            <w:rStyle w:val="Hyperlink"/>
            <w:rFonts w:ascii="Ebrima" w:hAnsi="Ebrima" w:cs="Arial"/>
            <w:sz w:val="22"/>
            <w:szCs w:val="22"/>
          </w:rPr>
          <w:t>https://doi.org/10.1002/hbm.23490</w:t>
        </w:r>
      </w:hyperlink>
      <w:r w:rsidRPr="00775B6B">
        <w:rPr>
          <w:rFonts w:ascii="Ebrima" w:hAnsi="Ebrima" w:cs="Arial"/>
          <w:sz w:val="22"/>
          <w:szCs w:val="22"/>
        </w:rPr>
        <w:t xml:space="preserve">  </w:t>
      </w:r>
    </w:p>
    <w:p w14:paraId="13D365B0"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7" w:name="sperber2020"/>
      <w:bookmarkEnd w:id="246"/>
      <w:r w:rsidRPr="00775B6B">
        <w:rPr>
          <w:rFonts w:ascii="Ebrima" w:hAnsi="Ebrima" w:cs="Arial"/>
          <w:sz w:val="22"/>
          <w:szCs w:val="22"/>
        </w:rPr>
        <w:t xml:space="preserve">Sperber, C., Clausen, J., Benke, T., &amp; Karnath, H. O. (2020). The anatomy of spatial neglect after posterior cerebral artery stroke. </w:t>
      </w:r>
      <w:r w:rsidRPr="00775B6B">
        <w:rPr>
          <w:rFonts w:ascii="Ebrima" w:hAnsi="Ebrima" w:cs="Arial"/>
          <w:i/>
          <w:iCs/>
          <w:sz w:val="22"/>
          <w:szCs w:val="22"/>
        </w:rPr>
        <w:t>Brain Communications, 2</w:t>
      </w:r>
      <w:r w:rsidRPr="00775B6B">
        <w:rPr>
          <w:rFonts w:ascii="Ebrima" w:hAnsi="Ebrima" w:cs="Arial"/>
          <w:sz w:val="22"/>
          <w:szCs w:val="22"/>
        </w:rPr>
        <w:t xml:space="preserve">(2). </w:t>
      </w:r>
      <w:hyperlink r:id="rId153" w:history="1">
        <w:r w:rsidRPr="00775B6B">
          <w:rPr>
            <w:rStyle w:val="Hyperlink"/>
            <w:rFonts w:ascii="Ebrima" w:hAnsi="Ebrima" w:cs="Arial"/>
            <w:sz w:val="22"/>
            <w:szCs w:val="22"/>
          </w:rPr>
          <w:t>https://doi.org/10.1093/braincomms/fcaa163</w:t>
        </w:r>
      </w:hyperlink>
      <w:r w:rsidRPr="00775B6B">
        <w:rPr>
          <w:rFonts w:ascii="Ebrima" w:hAnsi="Ebrima" w:cs="Arial"/>
          <w:sz w:val="22"/>
          <w:szCs w:val="22"/>
        </w:rPr>
        <w:t xml:space="preserve"> </w:t>
      </w:r>
    </w:p>
    <w:p w14:paraId="2FF0DAAB"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8" w:name="sperber2022"/>
      <w:bookmarkEnd w:id="247"/>
      <w:r w:rsidRPr="00775B6B">
        <w:rPr>
          <w:rFonts w:ascii="Ebrima" w:hAnsi="Ebrima" w:cs="Arial"/>
          <w:sz w:val="22"/>
          <w:szCs w:val="22"/>
        </w:rPr>
        <w:t xml:space="preserve">Sperber, C., Griffis, J., &amp; Kasties, V. (2022). Indirect structural disconnection-symptom mapping. </w:t>
      </w:r>
      <w:r w:rsidRPr="00775B6B">
        <w:rPr>
          <w:rFonts w:ascii="Ebrima" w:hAnsi="Ebrima" w:cs="Arial"/>
          <w:i/>
          <w:iCs/>
          <w:sz w:val="22"/>
          <w:szCs w:val="22"/>
        </w:rPr>
        <w:t>Brain Structure and Function</w:t>
      </w:r>
      <w:r w:rsidRPr="00775B6B">
        <w:rPr>
          <w:rFonts w:ascii="Ebrima" w:hAnsi="Ebrima" w:cs="Arial"/>
          <w:sz w:val="22"/>
          <w:szCs w:val="22"/>
        </w:rPr>
        <w:t xml:space="preserve">. </w:t>
      </w:r>
      <w:hyperlink r:id="rId154" w:history="1">
        <w:r w:rsidRPr="00775B6B">
          <w:rPr>
            <w:rStyle w:val="Hyperlink"/>
            <w:rFonts w:ascii="Ebrima" w:hAnsi="Ebrima" w:cs="Arial"/>
            <w:sz w:val="22"/>
            <w:szCs w:val="22"/>
          </w:rPr>
          <w:t>https://doi.org/10.1007/s00429-022-02559-x</w:t>
        </w:r>
      </w:hyperlink>
      <w:r w:rsidRPr="00775B6B">
        <w:rPr>
          <w:rFonts w:ascii="Ebrima" w:hAnsi="Ebrima" w:cs="Arial"/>
          <w:sz w:val="22"/>
          <w:szCs w:val="22"/>
        </w:rPr>
        <w:t xml:space="preserve"> </w:t>
      </w:r>
    </w:p>
    <w:p w14:paraId="4601A1C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49" w:name="springer2012"/>
      <w:bookmarkStart w:id="250" w:name="stone1993"/>
      <w:bookmarkEnd w:id="248"/>
      <w:r w:rsidRPr="00775B6B">
        <w:rPr>
          <w:rFonts w:ascii="Ebrima" w:hAnsi="Ebrima" w:cs="Arial"/>
          <w:sz w:val="22"/>
          <w:szCs w:val="22"/>
        </w:rPr>
        <w:t xml:space="preserve">Springer, K. W., Mager Stellman, J. &amp; Jordan-Young, R. M. (2012). Beyond a catalogue of differences: A theoretical frame and good practice guidelines for researching sex/gender in human health. </w:t>
      </w:r>
      <w:r w:rsidRPr="00775B6B">
        <w:rPr>
          <w:rFonts w:ascii="Ebrima" w:hAnsi="Ebrima" w:cs="Arial"/>
          <w:i/>
          <w:sz w:val="22"/>
          <w:szCs w:val="22"/>
        </w:rPr>
        <w:t>Social Science &amp; Medicine, 74</w:t>
      </w:r>
      <w:r w:rsidRPr="00775B6B">
        <w:rPr>
          <w:rFonts w:ascii="Ebrima" w:hAnsi="Ebrima" w:cs="Arial"/>
          <w:sz w:val="22"/>
          <w:szCs w:val="22"/>
        </w:rPr>
        <w:t xml:space="preserve">(11), 1817–1824. </w:t>
      </w:r>
      <w:hyperlink r:id="rId155" w:history="1">
        <w:r w:rsidRPr="00775B6B">
          <w:rPr>
            <w:rStyle w:val="Hyperlink"/>
            <w:rFonts w:ascii="Ebrima" w:hAnsi="Ebrima" w:cs="Arial"/>
            <w:sz w:val="22"/>
            <w:szCs w:val="22"/>
          </w:rPr>
          <w:t>https://doi.org/10.1016/j.socscimed.2011.05.033</w:t>
        </w:r>
      </w:hyperlink>
      <w:r w:rsidRPr="00775B6B">
        <w:rPr>
          <w:rFonts w:ascii="Ebrima" w:hAnsi="Ebrima" w:cs="Arial"/>
          <w:sz w:val="22"/>
          <w:szCs w:val="22"/>
        </w:rPr>
        <w:t xml:space="preserve"> </w:t>
      </w:r>
    </w:p>
    <w:bookmarkEnd w:id="249"/>
    <w:p w14:paraId="47A7DFA1"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t xml:space="preserve">Stone, S. P., Halligan, P. W., &amp; Greenwood, R. J. (1993). The Incidence of Neglect Phenomena and Related Disorders in Patients with an Acute Right or Left Hemisphere Stroke. </w:t>
      </w:r>
      <w:r w:rsidRPr="00775B6B">
        <w:rPr>
          <w:rFonts w:ascii="Ebrima" w:hAnsi="Ebrima" w:cs="Arial"/>
          <w:i/>
          <w:iCs/>
          <w:sz w:val="22"/>
          <w:szCs w:val="22"/>
        </w:rPr>
        <w:t xml:space="preserve">Age </w:t>
      </w:r>
      <w:proofErr w:type="gramStart"/>
      <w:r w:rsidRPr="00775B6B">
        <w:rPr>
          <w:rFonts w:ascii="Ebrima" w:hAnsi="Ebrima" w:cs="Arial"/>
          <w:i/>
          <w:iCs/>
          <w:sz w:val="22"/>
          <w:szCs w:val="22"/>
        </w:rPr>
        <w:t>And</w:t>
      </w:r>
      <w:proofErr w:type="gramEnd"/>
      <w:r w:rsidRPr="00775B6B">
        <w:rPr>
          <w:rFonts w:ascii="Ebrima" w:hAnsi="Ebrima" w:cs="Arial"/>
          <w:i/>
          <w:iCs/>
          <w:sz w:val="22"/>
          <w:szCs w:val="22"/>
        </w:rPr>
        <w:t xml:space="preserve"> Ageing</w:t>
      </w:r>
      <w:r w:rsidRPr="00775B6B">
        <w:rPr>
          <w:rFonts w:ascii="Ebrima" w:hAnsi="Ebrima" w:cs="Arial"/>
          <w:sz w:val="22"/>
          <w:szCs w:val="22"/>
        </w:rPr>
        <w:t xml:space="preserve">, </w:t>
      </w:r>
      <w:r w:rsidRPr="00775B6B">
        <w:rPr>
          <w:rFonts w:ascii="Ebrima" w:hAnsi="Ebrima" w:cs="Arial"/>
          <w:i/>
          <w:iCs/>
          <w:sz w:val="22"/>
          <w:szCs w:val="22"/>
        </w:rPr>
        <w:t>22</w:t>
      </w:r>
      <w:r w:rsidRPr="00775B6B">
        <w:rPr>
          <w:rFonts w:ascii="Ebrima" w:hAnsi="Ebrima" w:cs="Arial"/>
          <w:sz w:val="22"/>
          <w:szCs w:val="22"/>
        </w:rPr>
        <w:t xml:space="preserve">(1), 46–52. </w:t>
      </w:r>
      <w:hyperlink r:id="rId156" w:history="1">
        <w:r w:rsidRPr="00775B6B">
          <w:rPr>
            <w:rStyle w:val="Hyperlink"/>
            <w:rFonts w:ascii="Ebrima" w:hAnsi="Ebrima" w:cs="Arial"/>
            <w:sz w:val="22"/>
            <w:szCs w:val="22"/>
          </w:rPr>
          <w:t>https://doi.org/10.1093/ageing/22.1.46</w:t>
        </w:r>
      </w:hyperlink>
      <w:r w:rsidRPr="00775B6B">
        <w:rPr>
          <w:rFonts w:ascii="Ebrima" w:hAnsi="Ebrima" w:cs="Arial"/>
          <w:sz w:val="22"/>
          <w:szCs w:val="22"/>
        </w:rPr>
        <w:t xml:space="preserve">  </w:t>
      </w:r>
    </w:p>
    <w:p w14:paraId="0E3AEDE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1" w:name="sturm2004"/>
      <w:bookmarkEnd w:id="250"/>
      <w:r w:rsidRPr="00B240D1">
        <w:rPr>
          <w:rFonts w:ascii="Ebrima" w:hAnsi="Ebrima" w:cs="Arial"/>
          <w:sz w:val="22"/>
          <w:szCs w:val="22"/>
          <w:lang w:val="en-US"/>
        </w:rPr>
        <w:t xml:space="preserve">Sturm, J. W., Donnan, G. A., Dewey, H. M., Macdonell, R. A. L., Gilligan, A. K., Srikanth, V., &amp; Thrift, A. G. (2004). </w:t>
      </w:r>
      <w:r w:rsidRPr="00775B6B">
        <w:rPr>
          <w:rFonts w:ascii="Ebrima" w:hAnsi="Ebrima" w:cs="Arial"/>
          <w:sz w:val="22"/>
          <w:szCs w:val="22"/>
        </w:rPr>
        <w:t xml:space="preserve">Quality of Life </w:t>
      </w:r>
      <w:proofErr w:type="gramStart"/>
      <w:r w:rsidRPr="00775B6B">
        <w:rPr>
          <w:rFonts w:ascii="Ebrima" w:hAnsi="Ebrima" w:cs="Arial"/>
          <w:sz w:val="22"/>
          <w:szCs w:val="22"/>
        </w:rPr>
        <w:t>After</w:t>
      </w:r>
      <w:proofErr w:type="gramEnd"/>
      <w:r w:rsidRPr="00775B6B">
        <w:rPr>
          <w:rFonts w:ascii="Ebrima" w:hAnsi="Ebrima" w:cs="Arial"/>
          <w:sz w:val="22"/>
          <w:szCs w:val="22"/>
        </w:rPr>
        <w:t xml:space="preserve"> Stroke.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35</w:t>
      </w:r>
      <w:r w:rsidRPr="00775B6B">
        <w:rPr>
          <w:rFonts w:ascii="Ebrima" w:hAnsi="Ebrima" w:cs="Arial"/>
          <w:sz w:val="22"/>
          <w:szCs w:val="22"/>
        </w:rPr>
        <w:t xml:space="preserve">(10), 2340–2345. </w:t>
      </w:r>
      <w:hyperlink r:id="rId157" w:history="1">
        <w:r w:rsidRPr="00775B6B">
          <w:rPr>
            <w:rStyle w:val="Hyperlink"/>
            <w:rFonts w:ascii="Ebrima" w:hAnsi="Ebrima" w:cs="Arial"/>
            <w:sz w:val="22"/>
            <w:szCs w:val="22"/>
          </w:rPr>
          <w:t>https://doi.org/10.1161/01.str.0000141977.18520.3b</w:t>
        </w:r>
      </w:hyperlink>
      <w:r w:rsidRPr="00775B6B">
        <w:rPr>
          <w:rFonts w:ascii="Ebrima" w:hAnsi="Ebrima" w:cs="Arial"/>
          <w:sz w:val="22"/>
          <w:szCs w:val="22"/>
        </w:rPr>
        <w:t xml:space="preserve"> </w:t>
      </w:r>
    </w:p>
    <w:p w14:paraId="05C52BD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2" w:name="sullivan2004"/>
      <w:bookmarkEnd w:id="251"/>
      <w:r w:rsidRPr="00775B6B">
        <w:rPr>
          <w:rFonts w:ascii="Ebrima" w:hAnsi="Ebrima" w:cs="Arial"/>
          <w:sz w:val="22"/>
          <w:szCs w:val="22"/>
        </w:rPr>
        <w:t xml:space="preserve">Sullivan, E. V., Rosenbloom, M., Serventi, K. L., &amp; Pfefferbaum, A. (2004). Effects of age and sex on volumes of the thalamus, pons, and cortex. </w:t>
      </w:r>
      <w:r w:rsidRPr="00775B6B">
        <w:rPr>
          <w:rFonts w:ascii="Ebrima" w:hAnsi="Ebrima" w:cs="Arial"/>
          <w:i/>
          <w:iCs/>
          <w:sz w:val="22"/>
          <w:szCs w:val="22"/>
        </w:rPr>
        <w:t>Neurobiology of Aging, 25</w:t>
      </w:r>
      <w:r w:rsidRPr="00775B6B">
        <w:rPr>
          <w:rFonts w:ascii="Ebrima" w:hAnsi="Ebrima" w:cs="Arial"/>
          <w:sz w:val="22"/>
          <w:szCs w:val="22"/>
        </w:rPr>
        <w:t xml:space="preserve">(2), 185–192. </w:t>
      </w:r>
      <w:hyperlink r:id="rId158" w:history="1">
        <w:r w:rsidRPr="00775B6B">
          <w:rPr>
            <w:rStyle w:val="Hyperlink"/>
            <w:rFonts w:ascii="Ebrima" w:hAnsi="Ebrima" w:cs="Arial"/>
            <w:sz w:val="22"/>
            <w:szCs w:val="22"/>
          </w:rPr>
          <w:t>https://doi.org/10.1016/s0197-4580(03)00044-7</w:t>
        </w:r>
      </w:hyperlink>
      <w:bookmarkEnd w:id="252"/>
      <w:r w:rsidRPr="00775B6B">
        <w:rPr>
          <w:rFonts w:ascii="Ebrima" w:hAnsi="Ebrima" w:cs="Arial"/>
          <w:sz w:val="22"/>
          <w:szCs w:val="22"/>
        </w:rPr>
        <w:t xml:space="preserve"> </w:t>
      </w:r>
    </w:p>
    <w:p w14:paraId="782F425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3" w:name="suzuki2009"/>
      <w:r w:rsidRPr="00775B6B">
        <w:rPr>
          <w:rFonts w:ascii="Ebrima" w:hAnsi="Ebrima" w:cs="Arial"/>
          <w:sz w:val="22"/>
          <w:szCs w:val="22"/>
        </w:rPr>
        <w:t xml:space="preserve">Suzuki, S., Brown, C. M., &amp; Wise, P. M. (2009). Neuroprotective effects of estrogens following ischemic stroke. </w:t>
      </w:r>
      <w:r w:rsidRPr="00775B6B">
        <w:rPr>
          <w:rFonts w:ascii="Ebrima" w:hAnsi="Ebrima" w:cs="Arial"/>
          <w:i/>
          <w:iCs/>
          <w:sz w:val="22"/>
          <w:szCs w:val="22"/>
        </w:rPr>
        <w:t>Frontiers in Neuroendocrinology</w:t>
      </w:r>
      <w:r w:rsidRPr="00775B6B">
        <w:rPr>
          <w:rFonts w:ascii="Ebrima" w:hAnsi="Ebrima" w:cs="Arial"/>
          <w:sz w:val="22"/>
          <w:szCs w:val="22"/>
        </w:rPr>
        <w:t xml:space="preserve">, </w:t>
      </w:r>
      <w:r w:rsidRPr="00775B6B">
        <w:rPr>
          <w:rFonts w:ascii="Ebrima" w:hAnsi="Ebrima" w:cs="Arial"/>
          <w:i/>
          <w:iCs/>
          <w:sz w:val="22"/>
          <w:szCs w:val="22"/>
        </w:rPr>
        <w:t>30</w:t>
      </w:r>
      <w:r w:rsidRPr="00775B6B">
        <w:rPr>
          <w:rFonts w:ascii="Ebrima" w:hAnsi="Ebrima" w:cs="Arial"/>
          <w:sz w:val="22"/>
          <w:szCs w:val="22"/>
        </w:rPr>
        <w:t xml:space="preserve">(2), 201–211. </w:t>
      </w:r>
      <w:hyperlink r:id="rId159" w:history="1">
        <w:r w:rsidRPr="00775B6B">
          <w:rPr>
            <w:rStyle w:val="Hyperlink"/>
            <w:rFonts w:ascii="Ebrima" w:hAnsi="Ebrima" w:cs="Arial"/>
            <w:sz w:val="22"/>
            <w:szCs w:val="22"/>
          </w:rPr>
          <w:t>https://doi.org/10.1016/j.yfrne.2009.04.007</w:t>
        </w:r>
      </w:hyperlink>
      <w:r w:rsidRPr="00775B6B">
        <w:rPr>
          <w:rFonts w:ascii="Ebrima" w:hAnsi="Ebrima" w:cs="Arial"/>
          <w:sz w:val="22"/>
          <w:szCs w:val="22"/>
        </w:rPr>
        <w:t xml:space="preserve">  </w:t>
      </w:r>
    </w:p>
    <w:p w14:paraId="4811447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4" w:name="tan2016"/>
      <w:bookmarkEnd w:id="253"/>
      <w:r w:rsidRPr="00557F06">
        <w:rPr>
          <w:rFonts w:ascii="Ebrima" w:hAnsi="Ebrima" w:cs="Arial"/>
          <w:sz w:val="22"/>
          <w:szCs w:val="22"/>
          <w:lang w:val="en-US"/>
        </w:rPr>
        <w:t xml:space="preserve">Tan, A., Ma, W., Vira, A., Marwha, D., &amp; Eliot, L. (2016). </w:t>
      </w:r>
      <w:r w:rsidRPr="00775B6B">
        <w:rPr>
          <w:rFonts w:ascii="Ebrima" w:hAnsi="Ebrima" w:cs="Arial"/>
          <w:sz w:val="22"/>
          <w:szCs w:val="22"/>
        </w:rPr>
        <w:t xml:space="preserve">The human hippocampus is not sexually-dimorphic: Meta-analysis of structural MRI volumes. </w:t>
      </w:r>
      <w:r w:rsidRPr="00775B6B">
        <w:rPr>
          <w:rFonts w:ascii="Ebrima" w:hAnsi="Ebrima" w:cs="Arial"/>
          <w:i/>
          <w:iCs/>
          <w:sz w:val="22"/>
          <w:szCs w:val="22"/>
        </w:rPr>
        <w:t>NeuroImage</w:t>
      </w:r>
      <w:r w:rsidRPr="00775B6B">
        <w:rPr>
          <w:rFonts w:ascii="Ebrima" w:hAnsi="Ebrima" w:cs="Arial"/>
          <w:sz w:val="22"/>
          <w:szCs w:val="22"/>
        </w:rPr>
        <w:t xml:space="preserve">, </w:t>
      </w:r>
      <w:r w:rsidRPr="00775B6B">
        <w:rPr>
          <w:rFonts w:ascii="Ebrima" w:hAnsi="Ebrima" w:cs="Arial"/>
          <w:i/>
          <w:iCs/>
          <w:sz w:val="22"/>
          <w:szCs w:val="22"/>
        </w:rPr>
        <w:t>124</w:t>
      </w:r>
      <w:r w:rsidRPr="00775B6B">
        <w:rPr>
          <w:rFonts w:ascii="Ebrima" w:hAnsi="Ebrima" w:cs="Arial"/>
          <w:sz w:val="22"/>
          <w:szCs w:val="22"/>
        </w:rPr>
        <w:t xml:space="preserve">, 350–366. </w:t>
      </w:r>
      <w:hyperlink r:id="rId160" w:history="1">
        <w:r w:rsidRPr="00775B6B">
          <w:rPr>
            <w:rStyle w:val="Hyperlink"/>
            <w:rFonts w:ascii="Ebrima" w:hAnsi="Ebrima" w:cs="Arial"/>
            <w:sz w:val="22"/>
            <w:szCs w:val="22"/>
          </w:rPr>
          <w:t>https://doi.org/10.1016/j.neuroimage.2015.08.050</w:t>
        </w:r>
      </w:hyperlink>
      <w:r w:rsidRPr="00775B6B">
        <w:rPr>
          <w:rFonts w:ascii="Ebrima" w:hAnsi="Ebrima" w:cs="Arial"/>
          <w:sz w:val="22"/>
          <w:szCs w:val="22"/>
        </w:rPr>
        <w:t xml:space="preserve">  </w:t>
      </w:r>
    </w:p>
    <w:p w14:paraId="597C9E6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5" w:name="thiebautdeschotten2014"/>
      <w:bookmarkEnd w:id="254"/>
      <w:r w:rsidRPr="00775B6B">
        <w:rPr>
          <w:rFonts w:ascii="Ebrima" w:hAnsi="Ebrima" w:cs="Arial"/>
          <w:sz w:val="22"/>
          <w:szCs w:val="22"/>
        </w:rPr>
        <w:t>Thiebaut de Schotten, M., Tomaiuolo, F., Aiello, M., Merola, S., Silvetti, M., Lecce, F</w:t>
      </w:r>
      <w:proofErr w:type="gramStart"/>
      <w:r w:rsidRPr="00775B6B">
        <w:rPr>
          <w:rFonts w:ascii="Ebrima" w:hAnsi="Ebrima" w:cs="Arial"/>
          <w:sz w:val="22"/>
          <w:szCs w:val="22"/>
        </w:rPr>
        <w:t>., . . .</w:t>
      </w:r>
      <w:proofErr w:type="gramEnd"/>
      <w:r w:rsidRPr="00775B6B">
        <w:rPr>
          <w:rFonts w:ascii="Ebrima" w:hAnsi="Ebrima" w:cs="Arial"/>
          <w:sz w:val="22"/>
          <w:szCs w:val="22"/>
        </w:rPr>
        <w:t xml:space="preserve"> Doricchi, F. (2014). Damage to White Matter Pathways in Subacute and Chronic Spatial Neglect: A Group Study and 2 Single-Case Studies with Complete Virtual ‘In Vivo’ Tractography Dissection.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(3), 691–706. </w:t>
      </w:r>
      <w:hyperlink r:id="rId161" w:history="1">
        <w:r w:rsidRPr="00775B6B">
          <w:rPr>
            <w:rStyle w:val="Hyperlink"/>
            <w:rFonts w:ascii="Ebrima" w:hAnsi="Ebrima" w:cs="Arial"/>
            <w:sz w:val="22"/>
            <w:szCs w:val="22"/>
          </w:rPr>
          <w:t>https://doi.org/10.1093/cercor/bhs351</w:t>
        </w:r>
      </w:hyperlink>
      <w:r w:rsidRPr="00775B6B">
        <w:rPr>
          <w:rFonts w:ascii="Ebrima" w:hAnsi="Ebrima" w:cs="Arial"/>
          <w:sz w:val="22"/>
          <w:szCs w:val="22"/>
        </w:rPr>
        <w:t xml:space="preserve"> </w:t>
      </w:r>
    </w:p>
    <w:p w14:paraId="605BD808" w14:textId="77777777" w:rsidR="00BA784A" w:rsidRPr="00775B6B" w:rsidRDefault="00BA784A">
      <w:pPr>
        <w:rPr>
          <w:rFonts w:eastAsia="Times New Roman" w:cs="Arial"/>
          <w:lang w:eastAsia="en-GB"/>
        </w:rPr>
      </w:pPr>
      <w:bookmarkStart w:id="256" w:name="trzesniak2011"/>
      <w:bookmarkEnd w:id="255"/>
      <w:r w:rsidRPr="00775B6B">
        <w:rPr>
          <w:rFonts w:cs="Arial"/>
        </w:rPr>
        <w:br w:type="page"/>
      </w:r>
    </w:p>
    <w:p w14:paraId="1CD614CA" w14:textId="2231822E"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r w:rsidRPr="00775B6B">
        <w:rPr>
          <w:rFonts w:ascii="Ebrima" w:hAnsi="Ebrima" w:cs="Arial"/>
          <w:sz w:val="22"/>
          <w:szCs w:val="22"/>
        </w:rPr>
        <w:lastRenderedPageBreak/>
        <w:t xml:space="preserve">Trzesniak, C., Kempton, M. J., Busatto, G. F., Oliveira, I. R. D., Galvão-de Almeida, A., Kambeitz, J., . . . Crippa, J. A. S. (2011). Adhesio interthalamica alterations in schizophrenia spectrum disorders: A systematic review and meta-analysis. </w:t>
      </w:r>
      <w:r w:rsidRPr="00775B6B">
        <w:rPr>
          <w:rFonts w:ascii="Ebrima" w:hAnsi="Ebrima" w:cs="Arial"/>
          <w:i/>
          <w:iCs/>
          <w:sz w:val="22"/>
          <w:szCs w:val="22"/>
        </w:rPr>
        <w:t>Progress in Neuro-Psychopharmacology and Biological Psychiatry, 35</w:t>
      </w:r>
      <w:r w:rsidRPr="00775B6B">
        <w:rPr>
          <w:rFonts w:ascii="Ebrima" w:hAnsi="Ebrima" w:cs="Arial"/>
          <w:sz w:val="22"/>
          <w:szCs w:val="22"/>
        </w:rPr>
        <w:t xml:space="preserve">(4), 877–886. </w:t>
      </w:r>
      <w:hyperlink r:id="rId162" w:history="1">
        <w:r w:rsidRPr="00775B6B">
          <w:rPr>
            <w:rStyle w:val="Hyperlink"/>
            <w:rFonts w:ascii="Ebrima" w:hAnsi="Ebrima" w:cs="Arial"/>
            <w:sz w:val="22"/>
            <w:szCs w:val="22"/>
          </w:rPr>
          <w:t>https://doi.org/10.1016/j.pnpbp.2010.12.024</w:t>
        </w:r>
      </w:hyperlink>
      <w:r w:rsidRPr="00775B6B">
        <w:rPr>
          <w:rFonts w:ascii="Ebrima" w:hAnsi="Ebrima" w:cs="Arial"/>
          <w:sz w:val="22"/>
          <w:szCs w:val="22"/>
        </w:rPr>
        <w:t xml:space="preserve"> </w:t>
      </w:r>
    </w:p>
    <w:p w14:paraId="5BE8396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7" w:name="urbanski2010"/>
      <w:bookmarkEnd w:id="256"/>
      <w:r w:rsidRPr="009F3929">
        <w:rPr>
          <w:rFonts w:ascii="Ebrima" w:hAnsi="Ebrima" w:cs="Arial"/>
          <w:sz w:val="22"/>
          <w:szCs w:val="22"/>
          <w:lang w:val="de-DE"/>
        </w:rPr>
        <w:t xml:space="preserve">Urbanski, M., Thiebaut de Schotten, M., Rodrigo, S., Oppenheim, C., Touzé, E., Méder, J. F., . . . </w:t>
      </w:r>
      <w:r w:rsidRPr="00775B6B">
        <w:rPr>
          <w:rFonts w:ascii="Ebrima" w:hAnsi="Ebrima" w:cs="Arial"/>
          <w:sz w:val="22"/>
          <w:szCs w:val="22"/>
        </w:rPr>
        <w:t xml:space="preserve">Bartolomeo, P. (2010). DTI-MR tractography of white matter damage in stroke patients with neglect. </w:t>
      </w:r>
      <w:r w:rsidRPr="00775B6B">
        <w:rPr>
          <w:rFonts w:ascii="Ebrima" w:hAnsi="Ebrima" w:cs="Arial"/>
          <w:i/>
          <w:iCs/>
          <w:sz w:val="22"/>
          <w:szCs w:val="22"/>
        </w:rPr>
        <w:t>Experimental Brain Research</w:t>
      </w:r>
      <w:r w:rsidRPr="00775B6B">
        <w:rPr>
          <w:rFonts w:ascii="Ebrima" w:hAnsi="Ebrima" w:cs="Arial"/>
          <w:sz w:val="22"/>
          <w:szCs w:val="22"/>
        </w:rPr>
        <w:t xml:space="preserve">, </w:t>
      </w:r>
      <w:r w:rsidRPr="00775B6B">
        <w:rPr>
          <w:rFonts w:ascii="Ebrima" w:hAnsi="Ebrima" w:cs="Arial"/>
          <w:i/>
          <w:iCs/>
          <w:sz w:val="22"/>
          <w:szCs w:val="22"/>
        </w:rPr>
        <w:t>208</w:t>
      </w:r>
      <w:r w:rsidRPr="00775B6B">
        <w:rPr>
          <w:rFonts w:ascii="Ebrima" w:hAnsi="Ebrima" w:cs="Arial"/>
          <w:sz w:val="22"/>
          <w:szCs w:val="22"/>
        </w:rPr>
        <w:t xml:space="preserve">(4), 491–505. </w:t>
      </w:r>
      <w:hyperlink r:id="rId163" w:history="1">
        <w:r w:rsidRPr="00775B6B">
          <w:rPr>
            <w:rStyle w:val="Hyperlink"/>
            <w:rFonts w:ascii="Ebrima" w:hAnsi="Ebrima" w:cs="Arial"/>
            <w:sz w:val="22"/>
            <w:szCs w:val="22"/>
          </w:rPr>
          <w:t>https://doi.org/10.1007/s00221-010-2496-8</w:t>
        </w:r>
      </w:hyperlink>
      <w:r w:rsidRPr="00775B6B">
        <w:rPr>
          <w:rFonts w:ascii="Ebrima" w:hAnsi="Ebrima" w:cs="Arial"/>
          <w:sz w:val="22"/>
          <w:szCs w:val="22"/>
        </w:rPr>
        <w:t xml:space="preserve">  </w:t>
      </w:r>
    </w:p>
    <w:p w14:paraId="76EF5B8A"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58" w:name="vaessen2016"/>
      <w:bookmarkEnd w:id="257"/>
      <w:r w:rsidRPr="00775B6B">
        <w:rPr>
          <w:rFonts w:ascii="Ebrima" w:hAnsi="Ebrima" w:cs="Arial"/>
          <w:sz w:val="22"/>
          <w:szCs w:val="22"/>
        </w:rPr>
        <w:t xml:space="preserve">Vaessen, M. J., Saj, A., Lovblad, K. O., Gschwind, M., &amp; Vuilleumier, P. (2016). Structural white-matter connections mediating distinct behavioral components of spatial neglect in right brain-damaged patients. </w:t>
      </w:r>
      <w:r w:rsidRPr="00775B6B">
        <w:rPr>
          <w:rFonts w:ascii="Ebrima" w:hAnsi="Ebrima" w:cs="Arial"/>
          <w:i/>
          <w:iCs/>
          <w:sz w:val="22"/>
          <w:szCs w:val="22"/>
        </w:rPr>
        <w:t>Cortex</w:t>
      </w:r>
      <w:r w:rsidRPr="00775B6B">
        <w:rPr>
          <w:rFonts w:ascii="Ebrima" w:hAnsi="Ebrima" w:cs="Arial"/>
          <w:sz w:val="22"/>
          <w:szCs w:val="22"/>
        </w:rPr>
        <w:t xml:space="preserve">, </w:t>
      </w:r>
      <w:r w:rsidRPr="00775B6B">
        <w:rPr>
          <w:rFonts w:ascii="Ebrima" w:hAnsi="Ebrima" w:cs="Arial"/>
          <w:i/>
          <w:iCs/>
          <w:sz w:val="22"/>
          <w:szCs w:val="22"/>
        </w:rPr>
        <w:t>77</w:t>
      </w:r>
      <w:r w:rsidRPr="00775B6B">
        <w:rPr>
          <w:rFonts w:ascii="Ebrima" w:hAnsi="Ebrima" w:cs="Arial"/>
          <w:sz w:val="22"/>
          <w:szCs w:val="22"/>
        </w:rPr>
        <w:t xml:space="preserve">, 54–68. </w:t>
      </w:r>
      <w:hyperlink r:id="rId164" w:history="1">
        <w:r w:rsidRPr="00775B6B">
          <w:rPr>
            <w:rStyle w:val="Hyperlink"/>
            <w:rFonts w:ascii="Ebrima" w:hAnsi="Ebrima" w:cs="Arial"/>
            <w:sz w:val="22"/>
            <w:szCs w:val="22"/>
          </w:rPr>
          <w:t>https://doi.org/10.1016/j.cortex.2015.12.008</w:t>
        </w:r>
      </w:hyperlink>
      <w:r w:rsidRPr="00775B6B">
        <w:rPr>
          <w:rFonts w:ascii="Ebrima" w:hAnsi="Ebrima" w:cs="Arial"/>
          <w:sz w:val="22"/>
          <w:szCs w:val="22"/>
        </w:rPr>
        <w:t xml:space="preserve">  </w:t>
      </w:r>
    </w:p>
    <w:p w14:paraId="5797BAA3"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59" w:name="varnavahalligan2007"/>
      <w:bookmarkEnd w:id="258"/>
      <w:r w:rsidRPr="00775B6B">
        <w:rPr>
          <w:rFonts w:ascii="Ebrima" w:hAnsi="Ebrima" w:cs="Arial"/>
          <w:sz w:val="22"/>
          <w:szCs w:val="22"/>
        </w:rPr>
        <w:t xml:space="preserve">Varnava, A., &amp; Halligan, P. W. (2007). Influence of Age and Sex on Line Bisection: A Study of Normal Performance with Implications for Visuospatial Neglect. </w:t>
      </w:r>
      <w:r w:rsidRPr="009F3929">
        <w:rPr>
          <w:rFonts w:ascii="Ebrima" w:hAnsi="Ebrima" w:cs="Arial"/>
          <w:i/>
          <w:iCs/>
          <w:sz w:val="22"/>
          <w:szCs w:val="22"/>
          <w:lang w:val="de-DE"/>
        </w:rPr>
        <w:t>Aging, Neuropsychology, and Cognition</w:t>
      </w:r>
      <w:r w:rsidRPr="009F3929">
        <w:rPr>
          <w:rFonts w:ascii="Ebrima" w:hAnsi="Ebrima" w:cs="Arial"/>
          <w:sz w:val="22"/>
          <w:szCs w:val="22"/>
          <w:lang w:val="de-DE"/>
        </w:rPr>
        <w:t xml:space="preserve">, </w:t>
      </w:r>
      <w:r w:rsidRPr="009F3929">
        <w:rPr>
          <w:rFonts w:ascii="Ebrima" w:hAnsi="Ebrima" w:cs="Arial"/>
          <w:i/>
          <w:iCs/>
          <w:sz w:val="22"/>
          <w:szCs w:val="22"/>
          <w:lang w:val="de-DE"/>
        </w:rPr>
        <w:t>14</w:t>
      </w:r>
      <w:r w:rsidRPr="009F3929">
        <w:rPr>
          <w:rFonts w:ascii="Ebrima" w:hAnsi="Ebrima" w:cs="Arial"/>
          <w:sz w:val="22"/>
          <w:szCs w:val="22"/>
          <w:lang w:val="de-DE"/>
        </w:rPr>
        <w:t xml:space="preserve">(6), 571–585.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"https://doi.org/10.1080/13825580600826454"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https://doi.org/10.1080/13825580600826454</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72DFE2A4"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60" w:name="verdon2009"/>
      <w:bookmarkEnd w:id="259"/>
      <w:r w:rsidRPr="009F3929">
        <w:rPr>
          <w:rFonts w:ascii="Ebrima" w:hAnsi="Ebrima" w:cs="Arial"/>
          <w:sz w:val="22"/>
          <w:szCs w:val="22"/>
          <w:lang w:val="de-DE"/>
        </w:rPr>
        <w:t xml:space="preserve">Verdon, V., Schwartz, S., Lovblad, K. O., Hauert, C. A., &amp; Vuilleumier, P. (2009). </w:t>
      </w:r>
      <w:r w:rsidRPr="00775B6B">
        <w:rPr>
          <w:rFonts w:ascii="Ebrima" w:hAnsi="Ebrima" w:cs="Arial"/>
          <w:sz w:val="22"/>
          <w:szCs w:val="22"/>
        </w:rPr>
        <w:t xml:space="preserve">Neuroanatomy of hemispatial neglect and its functional components: a study using voxel-based lesion-symptom mapping. </w:t>
      </w:r>
      <w:r w:rsidRPr="009F3929">
        <w:rPr>
          <w:rFonts w:ascii="Ebrima" w:hAnsi="Ebrima" w:cs="Arial"/>
          <w:i/>
          <w:iCs/>
          <w:sz w:val="22"/>
          <w:szCs w:val="22"/>
          <w:lang w:val="de-DE"/>
        </w:rPr>
        <w:t>Brain</w:t>
      </w:r>
      <w:r w:rsidRPr="009F3929">
        <w:rPr>
          <w:rFonts w:ascii="Ebrima" w:hAnsi="Ebrima" w:cs="Arial"/>
          <w:sz w:val="22"/>
          <w:szCs w:val="22"/>
          <w:lang w:val="de-DE"/>
        </w:rPr>
        <w:t xml:space="preserve">, </w:t>
      </w:r>
      <w:r w:rsidRPr="009F3929">
        <w:rPr>
          <w:rFonts w:ascii="Ebrima" w:hAnsi="Ebrima" w:cs="Arial"/>
          <w:i/>
          <w:iCs/>
          <w:sz w:val="22"/>
          <w:szCs w:val="22"/>
          <w:lang w:val="de-DE"/>
        </w:rPr>
        <w:t>133</w:t>
      </w:r>
      <w:r w:rsidRPr="009F3929">
        <w:rPr>
          <w:rFonts w:ascii="Ebrima" w:hAnsi="Ebrima" w:cs="Arial"/>
          <w:sz w:val="22"/>
          <w:szCs w:val="22"/>
          <w:lang w:val="de-DE"/>
        </w:rPr>
        <w:t xml:space="preserve">(3), 880–894.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"https://doi.org/10.1093/brain/awp305"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https://doi.org/10.1093/brain/awp305</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1206AF3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61" w:name="votinov2021"/>
      <w:r w:rsidRPr="009F3929">
        <w:rPr>
          <w:rFonts w:ascii="Ebrima" w:hAnsi="Ebrima" w:cs="Arial"/>
          <w:sz w:val="22"/>
          <w:szCs w:val="22"/>
          <w:lang w:val="de-DE"/>
        </w:rPr>
        <w:t xml:space="preserve">Votinov, M., Goerlich, K. S., Puiu, A. A., Smith, E., Nickl-Jockschat, T., Derntl, B., &amp; Habel, U. (2021). </w:t>
      </w:r>
      <w:r w:rsidRPr="00775B6B">
        <w:rPr>
          <w:rFonts w:ascii="Ebrima" w:hAnsi="Ebrima" w:cs="Arial"/>
          <w:sz w:val="22"/>
          <w:szCs w:val="22"/>
        </w:rPr>
        <w:t xml:space="preserve">Brain structure changes associated with sexual orientation. </w:t>
      </w:r>
      <w:r w:rsidRPr="00775B6B">
        <w:rPr>
          <w:rFonts w:ascii="Ebrima" w:hAnsi="Ebrima" w:cs="Arial"/>
          <w:i/>
          <w:iCs/>
          <w:sz w:val="22"/>
          <w:szCs w:val="22"/>
        </w:rPr>
        <w:t>Scientific Reports, 11</w:t>
      </w:r>
      <w:r w:rsidRPr="00775B6B">
        <w:rPr>
          <w:rFonts w:ascii="Ebrima" w:hAnsi="Ebrima" w:cs="Arial"/>
          <w:sz w:val="22"/>
          <w:szCs w:val="22"/>
        </w:rPr>
        <w:t xml:space="preserve">(1). </w:t>
      </w:r>
      <w:hyperlink r:id="rId165" w:history="1">
        <w:r w:rsidRPr="00775B6B">
          <w:rPr>
            <w:rStyle w:val="Hyperlink"/>
            <w:rFonts w:ascii="Ebrima" w:hAnsi="Ebrima" w:cs="Arial"/>
            <w:sz w:val="22"/>
            <w:szCs w:val="22"/>
          </w:rPr>
          <w:t>https://doi.org/10.1038/s41598-021-84496-z</w:t>
        </w:r>
      </w:hyperlink>
      <w:r w:rsidRPr="00775B6B">
        <w:rPr>
          <w:rFonts w:ascii="Ebrima" w:hAnsi="Ebrima" w:cs="Arial"/>
          <w:sz w:val="22"/>
          <w:szCs w:val="22"/>
        </w:rPr>
        <w:t xml:space="preserve"> </w:t>
      </w:r>
    </w:p>
    <w:p w14:paraId="257C410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62" w:name="voyer1996"/>
      <w:bookmarkEnd w:id="260"/>
      <w:bookmarkEnd w:id="261"/>
      <w:r w:rsidRPr="00775B6B">
        <w:rPr>
          <w:rFonts w:ascii="Ebrima" w:hAnsi="Ebrima" w:cs="Arial"/>
          <w:sz w:val="22"/>
          <w:szCs w:val="22"/>
        </w:rPr>
        <w:t xml:space="preserve">Voyer, D. (1996). On the Magnitude of Laterality Effects and Sex Differences in Functional Lateralities. </w:t>
      </w:r>
      <w:r w:rsidRPr="00775B6B">
        <w:rPr>
          <w:rFonts w:ascii="Ebrima" w:hAnsi="Ebrima" w:cs="Arial"/>
          <w:i/>
          <w:iCs/>
          <w:sz w:val="22"/>
          <w:szCs w:val="22"/>
        </w:rPr>
        <w:t>Laterality</w:t>
      </w:r>
      <w:r w:rsidRPr="00775B6B">
        <w:rPr>
          <w:rFonts w:ascii="Ebrima" w:hAnsi="Ebrima" w:cs="Arial"/>
          <w:sz w:val="22"/>
          <w:szCs w:val="22"/>
        </w:rPr>
        <w:t xml:space="preserve">, </w:t>
      </w:r>
      <w:r w:rsidRPr="00775B6B">
        <w:rPr>
          <w:rFonts w:ascii="Ebrima" w:hAnsi="Ebrima" w:cs="Arial"/>
          <w:i/>
          <w:iCs/>
          <w:sz w:val="22"/>
          <w:szCs w:val="22"/>
        </w:rPr>
        <w:t>1</w:t>
      </w:r>
      <w:r w:rsidRPr="00775B6B">
        <w:rPr>
          <w:rFonts w:ascii="Ebrima" w:hAnsi="Ebrima" w:cs="Arial"/>
          <w:sz w:val="22"/>
          <w:szCs w:val="22"/>
        </w:rPr>
        <w:t xml:space="preserve">(1), 51–84. </w:t>
      </w:r>
      <w:hyperlink r:id="rId166" w:history="1">
        <w:r w:rsidRPr="00775B6B">
          <w:rPr>
            <w:rStyle w:val="Hyperlink"/>
            <w:rFonts w:ascii="Ebrima" w:hAnsi="Ebrima" w:cs="Arial"/>
            <w:sz w:val="22"/>
            <w:szCs w:val="22"/>
          </w:rPr>
          <w:t>https://doi.org/10.1080/713754209</w:t>
        </w:r>
      </w:hyperlink>
      <w:r w:rsidRPr="00775B6B">
        <w:rPr>
          <w:rFonts w:ascii="Ebrima" w:hAnsi="Ebrima" w:cs="Arial"/>
          <w:sz w:val="22"/>
          <w:szCs w:val="22"/>
        </w:rPr>
        <w:t xml:space="preserve">   </w:t>
      </w:r>
    </w:p>
    <w:p w14:paraId="2AD7429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63" w:name="voyer2016"/>
      <w:bookmarkEnd w:id="262"/>
      <w:r w:rsidRPr="00775B6B">
        <w:rPr>
          <w:rFonts w:ascii="Ebrima" w:hAnsi="Ebrima" w:cs="Arial"/>
          <w:sz w:val="22"/>
          <w:szCs w:val="22"/>
        </w:rPr>
        <w:t xml:space="preserve">Voyer, D., Voyer, S. D., &amp; Saint-Aubin, J. (2016). Sex differences in visual-spatial working memory: A meta-analysis. </w:t>
      </w:r>
      <w:r w:rsidRPr="00775B6B">
        <w:rPr>
          <w:rFonts w:ascii="Ebrima" w:hAnsi="Ebrima" w:cs="Arial"/>
          <w:i/>
          <w:iCs/>
          <w:sz w:val="22"/>
          <w:szCs w:val="22"/>
        </w:rPr>
        <w:t>Psychonomic Bulletin &amp; Review</w:t>
      </w:r>
      <w:r w:rsidRPr="00775B6B">
        <w:rPr>
          <w:rFonts w:ascii="Ebrima" w:hAnsi="Ebrima" w:cs="Arial"/>
          <w:sz w:val="22"/>
          <w:szCs w:val="22"/>
        </w:rPr>
        <w:t xml:space="preserve">, </w:t>
      </w:r>
      <w:r w:rsidRPr="00775B6B">
        <w:rPr>
          <w:rFonts w:ascii="Ebrima" w:hAnsi="Ebrima" w:cs="Arial"/>
          <w:i/>
          <w:iCs/>
          <w:sz w:val="22"/>
          <w:szCs w:val="22"/>
        </w:rPr>
        <w:t>24</w:t>
      </w:r>
      <w:r w:rsidRPr="00775B6B">
        <w:rPr>
          <w:rFonts w:ascii="Ebrima" w:hAnsi="Ebrima" w:cs="Arial"/>
          <w:sz w:val="22"/>
          <w:szCs w:val="22"/>
        </w:rPr>
        <w:t xml:space="preserve">(2), 307–334. </w:t>
      </w:r>
      <w:hyperlink r:id="rId167" w:history="1">
        <w:r w:rsidRPr="00775B6B">
          <w:rPr>
            <w:rStyle w:val="Hyperlink"/>
            <w:rFonts w:ascii="Ebrima" w:hAnsi="Ebrima" w:cs="Arial"/>
            <w:sz w:val="22"/>
            <w:szCs w:val="22"/>
          </w:rPr>
          <w:t>https://doi.org/10.3758/s13423-016-1085-7</w:t>
        </w:r>
      </w:hyperlink>
      <w:r w:rsidRPr="00775B6B">
        <w:rPr>
          <w:rFonts w:ascii="Ebrima" w:hAnsi="Ebrima" w:cs="Arial"/>
          <w:sz w:val="22"/>
          <w:szCs w:val="22"/>
        </w:rPr>
        <w:t xml:space="preserve">  </w:t>
      </w:r>
    </w:p>
    <w:p w14:paraId="1F21A82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64" w:name="wee2008"/>
      <w:bookmarkEnd w:id="263"/>
      <w:r w:rsidRPr="00775B6B">
        <w:rPr>
          <w:rFonts w:ascii="Ebrima" w:hAnsi="Ebrima" w:cs="Arial"/>
          <w:sz w:val="22"/>
          <w:szCs w:val="22"/>
        </w:rPr>
        <w:t xml:space="preserve">Wee, J. Y. M., &amp; Hopman, W. M. (2008). Comparing Consequences of Right and Left Unilateral Neglect in a Stroke Rehabilitation Population. </w:t>
      </w:r>
      <w:r w:rsidRPr="00775B6B">
        <w:rPr>
          <w:rFonts w:ascii="Ebrima" w:hAnsi="Ebrima" w:cs="Arial"/>
          <w:i/>
          <w:iCs/>
          <w:sz w:val="22"/>
          <w:szCs w:val="22"/>
        </w:rPr>
        <w:t>American Journal of Physical Medicine &amp; Rehabilitation</w:t>
      </w:r>
      <w:r w:rsidRPr="00775B6B">
        <w:rPr>
          <w:rFonts w:ascii="Ebrima" w:hAnsi="Ebrima" w:cs="Arial"/>
          <w:sz w:val="22"/>
          <w:szCs w:val="22"/>
        </w:rPr>
        <w:t xml:space="preserve">, </w:t>
      </w:r>
      <w:r w:rsidRPr="00775B6B">
        <w:rPr>
          <w:rFonts w:ascii="Ebrima" w:hAnsi="Ebrima" w:cs="Arial"/>
          <w:i/>
          <w:iCs/>
          <w:sz w:val="22"/>
          <w:szCs w:val="22"/>
        </w:rPr>
        <w:t>87</w:t>
      </w:r>
      <w:r w:rsidRPr="00775B6B">
        <w:rPr>
          <w:rFonts w:ascii="Ebrima" w:hAnsi="Ebrima" w:cs="Arial"/>
          <w:sz w:val="22"/>
          <w:szCs w:val="22"/>
        </w:rPr>
        <w:t xml:space="preserve">(11), 910–920. </w:t>
      </w:r>
      <w:hyperlink r:id="rId168" w:history="1">
        <w:r w:rsidRPr="00775B6B">
          <w:rPr>
            <w:rStyle w:val="Hyperlink"/>
            <w:rFonts w:ascii="Ebrima" w:hAnsi="Ebrima" w:cs="Arial"/>
            <w:sz w:val="22"/>
            <w:szCs w:val="22"/>
          </w:rPr>
          <w:t>https://doi.org/10.1097/phm.0b013e31818a58bd</w:t>
        </w:r>
      </w:hyperlink>
      <w:r w:rsidRPr="00775B6B">
        <w:rPr>
          <w:rFonts w:ascii="Ebrima" w:hAnsi="Ebrima" w:cs="Arial"/>
          <w:sz w:val="22"/>
          <w:szCs w:val="22"/>
        </w:rPr>
        <w:t xml:space="preserve"> </w:t>
      </w:r>
    </w:p>
    <w:p w14:paraId="693C436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65" w:name="weintraubmesulam1985"/>
      <w:bookmarkEnd w:id="264"/>
      <w:r w:rsidRPr="009F3929">
        <w:rPr>
          <w:rFonts w:ascii="Ebrima" w:hAnsi="Ebrima" w:cs="Arial"/>
          <w:sz w:val="22"/>
          <w:szCs w:val="22"/>
          <w:lang w:val="de-DE"/>
        </w:rPr>
        <w:t xml:space="preserve">Weintraub, S., &amp; Mesulam, M. M. (1985). </w:t>
      </w:r>
      <w:r w:rsidRPr="00775B6B">
        <w:rPr>
          <w:rFonts w:ascii="Ebrima" w:hAnsi="Ebrima" w:cs="Arial"/>
          <w:sz w:val="22"/>
          <w:szCs w:val="22"/>
        </w:rPr>
        <w:t xml:space="preserve">Mental state assessment of the young and elderly adults in behavioral neurology. In M. M. Mesulam (Ed.), Principles of Behavioral Neurology (pp. 71–123). Philadelphia, PA: FA Davis </w:t>
      </w:r>
    </w:p>
    <w:p w14:paraId="47F25D1F"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66" w:name="wiesen2020"/>
      <w:bookmarkEnd w:id="265"/>
      <w:r w:rsidRPr="00775B6B">
        <w:rPr>
          <w:rFonts w:ascii="Ebrima" w:hAnsi="Ebrima" w:cs="Arial"/>
          <w:sz w:val="22"/>
          <w:szCs w:val="22"/>
        </w:rPr>
        <w:t xml:space="preserve">Wiesen, D., Karnath, H. O., &amp; Sperber, C. (2020). Disconnection somewhere down the line: Multivariate lesion-symptom mapping of the line bisection error. </w:t>
      </w:r>
      <w:r w:rsidRPr="00775B6B">
        <w:rPr>
          <w:rFonts w:ascii="Ebrima" w:hAnsi="Ebrima" w:cs="Arial"/>
          <w:i/>
          <w:iCs/>
          <w:sz w:val="22"/>
          <w:szCs w:val="22"/>
        </w:rPr>
        <w:t>Cortex, 133</w:t>
      </w:r>
      <w:r w:rsidRPr="00775B6B">
        <w:rPr>
          <w:rFonts w:ascii="Ebrima" w:hAnsi="Ebrima" w:cs="Arial"/>
          <w:sz w:val="22"/>
          <w:szCs w:val="22"/>
        </w:rPr>
        <w:t xml:space="preserve">, 120–132. </w:t>
      </w:r>
      <w:hyperlink r:id="rId169" w:history="1">
        <w:r w:rsidRPr="00775B6B">
          <w:rPr>
            <w:rStyle w:val="Hyperlink"/>
            <w:rFonts w:ascii="Ebrima" w:hAnsi="Ebrima" w:cs="Arial"/>
            <w:sz w:val="22"/>
            <w:szCs w:val="22"/>
          </w:rPr>
          <w:t>https://doi.org/10.1016/j.cortex.2020.09.012</w:t>
        </w:r>
      </w:hyperlink>
      <w:r w:rsidRPr="00775B6B">
        <w:rPr>
          <w:rFonts w:ascii="Ebrima" w:hAnsi="Ebrima" w:cs="Arial"/>
          <w:sz w:val="22"/>
          <w:szCs w:val="22"/>
        </w:rPr>
        <w:t xml:space="preserve"> </w:t>
      </w:r>
    </w:p>
    <w:p w14:paraId="37EB4986"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67" w:name="wisniewski1998"/>
      <w:bookmarkEnd w:id="266"/>
      <w:r w:rsidRPr="00775B6B">
        <w:rPr>
          <w:rFonts w:ascii="Ebrima" w:hAnsi="Ebrima" w:cs="Arial"/>
          <w:sz w:val="22"/>
          <w:szCs w:val="22"/>
        </w:rPr>
        <w:lastRenderedPageBreak/>
        <w:t xml:space="preserve">Wisniewski, A. (1998). Sexually-dimorphic patterns of cortical asymmetry, and the role for sex steroid hormones in determining cortical patterns of lateralization. </w:t>
      </w:r>
      <w:r w:rsidRPr="00775B6B">
        <w:rPr>
          <w:rFonts w:ascii="Ebrima" w:hAnsi="Ebrima" w:cs="Arial"/>
          <w:i/>
          <w:iCs/>
          <w:sz w:val="22"/>
          <w:szCs w:val="22"/>
        </w:rPr>
        <w:t>Psychoneuroendocrinology</w:t>
      </w:r>
      <w:r w:rsidRPr="00775B6B">
        <w:rPr>
          <w:rFonts w:ascii="Ebrima" w:hAnsi="Ebrima" w:cs="Arial"/>
          <w:sz w:val="22"/>
          <w:szCs w:val="22"/>
        </w:rPr>
        <w:t xml:space="preserve">, </w:t>
      </w:r>
      <w:r w:rsidRPr="00775B6B">
        <w:rPr>
          <w:rFonts w:ascii="Ebrima" w:hAnsi="Ebrima" w:cs="Arial"/>
          <w:i/>
          <w:iCs/>
          <w:sz w:val="22"/>
          <w:szCs w:val="22"/>
        </w:rPr>
        <w:t>23</w:t>
      </w:r>
      <w:r w:rsidRPr="00775B6B">
        <w:rPr>
          <w:rFonts w:ascii="Ebrima" w:hAnsi="Ebrima" w:cs="Arial"/>
          <w:sz w:val="22"/>
          <w:szCs w:val="22"/>
        </w:rPr>
        <w:t xml:space="preserve">(5), 519–547. </w:t>
      </w:r>
      <w:hyperlink r:id="rId170" w:history="1">
        <w:r w:rsidRPr="00775B6B">
          <w:rPr>
            <w:rStyle w:val="Hyperlink"/>
            <w:rFonts w:ascii="Ebrima" w:hAnsi="Ebrima" w:cs="Arial"/>
            <w:sz w:val="22"/>
            <w:szCs w:val="22"/>
          </w:rPr>
          <w:t>https://doi.org/10.1016/s0306-4530(98)00019-5</w:t>
        </w:r>
      </w:hyperlink>
      <w:r w:rsidRPr="00775B6B">
        <w:rPr>
          <w:rFonts w:ascii="Ebrima" w:hAnsi="Ebrima" w:cs="Arial"/>
          <w:sz w:val="22"/>
          <w:szCs w:val="22"/>
        </w:rPr>
        <w:t xml:space="preserve">   </w:t>
      </w:r>
    </w:p>
    <w:p w14:paraId="58707CA9"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68" w:name="wu2015"/>
      <w:bookmarkEnd w:id="267"/>
      <w:r w:rsidRPr="00775B6B">
        <w:rPr>
          <w:rFonts w:ascii="Ebrima" w:hAnsi="Ebrima" w:cs="Arial"/>
          <w:sz w:val="22"/>
          <w:szCs w:val="22"/>
        </w:rPr>
        <w:t>Wu, O., Cloonan, L., Mocking, S. J., Bouts, M. J., Copen, W. A., Cougo-Pinto, P. T</w:t>
      </w:r>
      <w:proofErr w:type="gramStart"/>
      <w:r w:rsidRPr="00775B6B">
        <w:rPr>
          <w:rFonts w:ascii="Ebrima" w:hAnsi="Ebrima" w:cs="Arial"/>
          <w:sz w:val="22"/>
          <w:szCs w:val="22"/>
        </w:rPr>
        <w:t>., . . .</w:t>
      </w:r>
      <w:proofErr w:type="gramEnd"/>
      <w:r w:rsidRPr="00775B6B">
        <w:rPr>
          <w:rFonts w:ascii="Ebrima" w:hAnsi="Ebrima" w:cs="Arial"/>
          <w:sz w:val="22"/>
          <w:szCs w:val="22"/>
        </w:rPr>
        <w:t xml:space="preserve"> Rost, N. S. (2015). Role of Acute Lesion Topography in Initial Ischemic Stroke Severity and Long-Term Functional Outcomes. </w:t>
      </w:r>
      <w:r w:rsidRPr="00775B6B">
        <w:rPr>
          <w:rFonts w:ascii="Ebrima" w:hAnsi="Ebrima" w:cs="Arial"/>
          <w:i/>
          <w:iCs/>
          <w:sz w:val="22"/>
          <w:szCs w:val="22"/>
        </w:rPr>
        <w:t>Stroke</w:t>
      </w:r>
      <w:r w:rsidRPr="00775B6B">
        <w:rPr>
          <w:rFonts w:ascii="Ebrima" w:hAnsi="Ebrima" w:cs="Arial"/>
          <w:sz w:val="22"/>
          <w:szCs w:val="22"/>
        </w:rPr>
        <w:t xml:space="preserve">, </w:t>
      </w:r>
      <w:r w:rsidRPr="00775B6B">
        <w:rPr>
          <w:rFonts w:ascii="Ebrima" w:hAnsi="Ebrima" w:cs="Arial"/>
          <w:i/>
          <w:iCs/>
          <w:sz w:val="22"/>
          <w:szCs w:val="22"/>
        </w:rPr>
        <w:t>46</w:t>
      </w:r>
      <w:r w:rsidRPr="00775B6B">
        <w:rPr>
          <w:rFonts w:ascii="Ebrima" w:hAnsi="Ebrima" w:cs="Arial"/>
          <w:sz w:val="22"/>
          <w:szCs w:val="22"/>
        </w:rPr>
        <w:t xml:space="preserve">(9), 2438–2444. </w:t>
      </w:r>
      <w:hyperlink r:id="rId171" w:history="1">
        <w:r w:rsidRPr="00775B6B">
          <w:rPr>
            <w:rStyle w:val="Hyperlink"/>
            <w:rFonts w:ascii="Ebrima" w:hAnsi="Ebrima" w:cs="Arial"/>
            <w:sz w:val="22"/>
            <w:szCs w:val="22"/>
          </w:rPr>
          <w:t>https://doi.org/10.1161/strokeaha.115.009643</w:t>
        </w:r>
      </w:hyperlink>
      <w:r w:rsidRPr="00775B6B">
        <w:rPr>
          <w:rFonts w:ascii="Ebrima" w:hAnsi="Ebrima" w:cs="Arial"/>
          <w:sz w:val="22"/>
          <w:szCs w:val="22"/>
        </w:rPr>
        <w:t xml:space="preserve">  </w:t>
      </w:r>
    </w:p>
    <w:p w14:paraId="6E6B3735"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69" w:name="yan2010"/>
      <w:bookmarkEnd w:id="268"/>
      <w:r w:rsidRPr="00B240D1">
        <w:rPr>
          <w:rFonts w:ascii="Ebrima" w:hAnsi="Ebrima" w:cs="Arial"/>
          <w:sz w:val="22"/>
          <w:szCs w:val="22"/>
          <w:lang w:val="en-US"/>
        </w:rPr>
        <w:t>Yan, C., Gong, G., Wang, J., Wang, D., Liu, D., Zhu, C</w:t>
      </w:r>
      <w:proofErr w:type="gramStart"/>
      <w:r w:rsidRPr="00B240D1">
        <w:rPr>
          <w:rFonts w:ascii="Ebrima" w:hAnsi="Ebrima" w:cs="Arial"/>
          <w:sz w:val="22"/>
          <w:szCs w:val="22"/>
          <w:lang w:val="en-US"/>
        </w:rPr>
        <w:t>., . . .</w:t>
      </w:r>
      <w:proofErr w:type="gramEnd"/>
      <w:r w:rsidRPr="00B240D1">
        <w:rPr>
          <w:rFonts w:ascii="Ebrima" w:hAnsi="Ebrima" w:cs="Arial"/>
          <w:sz w:val="22"/>
          <w:szCs w:val="22"/>
          <w:lang w:val="en-US"/>
        </w:rPr>
        <w:t xml:space="preserve"> </w:t>
      </w:r>
      <w:r w:rsidRPr="00775B6B">
        <w:rPr>
          <w:rFonts w:ascii="Ebrima" w:hAnsi="Ebrima" w:cs="Arial"/>
          <w:sz w:val="22"/>
          <w:szCs w:val="22"/>
        </w:rPr>
        <w:t xml:space="preserve">He, Y. (2011). Sex- and Brain Size–Related Small-World Structural Cortical Networks in Young Adults: A DTI Tractography Study. </w:t>
      </w:r>
      <w:r w:rsidRPr="00775B6B">
        <w:rPr>
          <w:rFonts w:ascii="Ebrima" w:hAnsi="Ebrima" w:cs="Arial"/>
          <w:i/>
          <w:iCs/>
          <w:sz w:val="22"/>
          <w:szCs w:val="22"/>
        </w:rPr>
        <w:t>Cerebral Cortex</w:t>
      </w:r>
      <w:r w:rsidRPr="00775B6B">
        <w:rPr>
          <w:rFonts w:ascii="Ebrima" w:hAnsi="Ebrima" w:cs="Arial"/>
          <w:sz w:val="22"/>
          <w:szCs w:val="22"/>
        </w:rPr>
        <w:t xml:space="preserve">, </w:t>
      </w:r>
      <w:r w:rsidRPr="00775B6B">
        <w:rPr>
          <w:rFonts w:ascii="Ebrima" w:hAnsi="Ebrima" w:cs="Arial"/>
          <w:i/>
          <w:iCs/>
          <w:sz w:val="22"/>
          <w:szCs w:val="22"/>
        </w:rPr>
        <w:t>21</w:t>
      </w:r>
      <w:r w:rsidRPr="00775B6B">
        <w:rPr>
          <w:rFonts w:ascii="Ebrima" w:hAnsi="Ebrima" w:cs="Arial"/>
          <w:sz w:val="22"/>
          <w:szCs w:val="22"/>
        </w:rPr>
        <w:t xml:space="preserve">(2), 449–458. </w:t>
      </w:r>
      <w:hyperlink r:id="rId172" w:history="1">
        <w:r w:rsidRPr="00775B6B">
          <w:rPr>
            <w:rStyle w:val="Hyperlink"/>
            <w:rFonts w:ascii="Ebrima" w:hAnsi="Ebrima" w:cs="Arial"/>
            <w:sz w:val="22"/>
            <w:szCs w:val="22"/>
          </w:rPr>
          <w:t>https://doi.org/10.1093/cercor/bhq111</w:t>
        </w:r>
      </w:hyperlink>
      <w:bookmarkEnd w:id="269"/>
      <w:r w:rsidRPr="00775B6B">
        <w:rPr>
          <w:rFonts w:ascii="Ebrima" w:hAnsi="Ebrima" w:cs="Arial"/>
          <w:sz w:val="22"/>
          <w:szCs w:val="22"/>
        </w:rPr>
        <w:t xml:space="preserve"> </w:t>
      </w:r>
    </w:p>
    <w:p w14:paraId="2231E7F6"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70" w:name="yeh2018"/>
      <w:r w:rsidRPr="00B240D1">
        <w:rPr>
          <w:rFonts w:ascii="Ebrima" w:hAnsi="Ebrima" w:cs="Arial"/>
          <w:sz w:val="22"/>
          <w:szCs w:val="22"/>
        </w:rPr>
        <w:t>Yeh, F. C., Panesar, S., Fernandes, D., Meola, A., Yoshino, M., Fernandez-Miranda, J. C</w:t>
      </w:r>
      <w:proofErr w:type="gramStart"/>
      <w:r w:rsidRPr="00B240D1">
        <w:rPr>
          <w:rFonts w:ascii="Ebrima" w:hAnsi="Ebrima" w:cs="Arial"/>
          <w:sz w:val="22"/>
          <w:szCs w:val="22"/>
        </w:rPr>
        <w:t>., . . .</w:t>
      </w:r>
      <w:proofErr w:type="gramEnd"/>
      <w:r w:rsidRPr="00B240D1">
        <w:rPr>
          <w:rFonts w:ascii="Ebrima" w:hAnsi="Ebrima" w:cs="Arial"/>
          <w:sz w:val="22"/>
          <w:szCs w:val="22"/>
        </w:rPr>
        <w:t xml:space="preserve"> </w:t>
      </w:r>
      <w:r w:rsidRPr="00775B6B">
        <w:rPr>
          <w:rFonts w:ascii="Ebrima" w:hAnsi="Ebrima" w:cs="Arial"/>
          <w:sz w:val="22"/>
          <w:szCs w:val="22"/>
        </w:rPr>
        <w:t xml:space="preserve">Verstynen, T. (2018). Population-averaged atlas of the macroscale human structural connectome and its network topology. </w:t>
      </w:r>
      <w:r w:rsidRPr="009F3929">
        <w:rPr>
          <w:rFonts w:ascii="Ebrima" w:hAnsi="Ebrima" w:cs="Arial"/>
          <w:i/>
          <w:iCs/>
          <w:sz w:val="22"/>
          <w:szCs w:val="22"/>
          <w:lang w:val="de-DE"/>
        </w:rPr>
        <w:t>NeuroImage, 178</w:t>
      </w:r>
      <w:r w:rsidRPr="009F3929">
        <w:rPr>
          <w:rFonts w:ascii="Ebrima" w:hAnsi="Ebrima" w:cs="Arial"/>
          <w:sz w:val="22"/>
          <w:szCs w:val="22"/>
          <w:lang w:val="de-DE"/>
        </w:rPr>
        <w:t xml:space="preserve">, 57–68.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"https://doi.org/10.1016/j.neuroimage.2018.05.027"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https://doi.org/10.1016/j.neuroimage.2018.05.027</w:t>
      </w:r>
      <w:r w:rsidR="009E292F">
        <w:rPr>
          <w:rStyle w:val="Hyperlink"/>
          <w:rFonts w:ascii="Ebrima" w:hAnsi="Ebrima" w:cs="Arial"/>
          <w:sz w:val="22"/>
          <w:szCs w:val="22"/>
          <w:lang w:val="de-DE"/>
        </w:rPr>
        <w:fldChar w:fldCharType="end"/>
      </w:r>
      <w:r w:rsidRPr="009F3929">
        <w:rPr>
          <w:rFonts w:ascii="Ebrima" w:hAnsi="Ebrima" w:cs="Arial"/>
          <w:sz w:val="22"/>
          <w:szCs w:val="22"/>
          <w:lang w:val="de-DE"/>
        </w:rPr>
        <w:t xml:space="preserve">  </w:t>
      </w:r>
    </w:p>
    <w:p w14:paraId="6F9C9E02"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71" w:name="zaslerkaplan2016"/>
      <w:bookmarkEnd w:id="270"/>
      <w:r w:rsidRPr="009F3929">
        <w:rPr>
          <w:rFonts w:ascii="Ebrima" w:hAnsi="Ebrima" w:cs="Arial"/>
          <w:sz w:val="22"/>
          <w:szCs w:val="22"/>
          <w:lang w:val="de-DE"/>
        </w:rPr>
        <w:t xml:space="preserve">Zasler, N. D., &amp; Kaplan, P. E. (2016). </w:t>
      </w:r>
      <w:r w:rsidRPr="00775B6B">
        <w:rPr>
          <w:rFonts w:ascii="Ebrima" w:hAnsi="Ebrima" w:cs="Arial"/>
          <w:sz w:val="22"/>
          <w:szCs w:val="22"/>
        </w:rPr>
        <w:t xml:space="preserve">Fractional Anisotropy. </w:t>
      </w:r>
      <w:r w:rsidRPr="00775B6B">
        <w:rPr>
          <w:rFonts w:ascii="Ebrima" w:hAnsi="Ebrima" w:cs="Arial"/>
          <w:i/>
          <w:iCs/>
          <w:sz w:val="22"/>
          <w:szCs w:val="22"/>
        </w:rPr>
        <w:t>Encyclopedia of Clinical Neuropsychology</w:t>
      </w:r>
      <w:r w:rsidRPr="00775B6B">
        <w:rPr>
          <w:rFonts w:ascii="Ebrima" w:hAnsi="Ebrima" w:cs="Arial"/>
          <w:sz w:val="22"/>
          <w:szCs w:val="22"/>
        </w:rPr>
        <w:t xml:space="preserve">, 1–1. </w:t>
      </w:r>
      <w:hyperlink r:id="rId173" w:history="1">
        <w:r w:rsidRPr="00775B6B">
          <w:rPr>
            <w:rStyle w:val="Hyperlink"/>
            <w:rFonts w:ascii="Ebrima" w:hAnsi="Ebrima" w:cs="Arial"/>
            <w:sz w:val="22"/>
            <w:szCs w:val="22"/>
          </w:rPr>
          <w:t>https://doi.org/10.1007/978-3-319-56782-2_32-2</w:t>
        </w:r>
      </w:hyperlink>
      <w:r w:rsidRPr="00775B6B">
        <w:rPr>
          <w:rFonts w:ascii="Ebrima" w:hAnsi="Ebrima" w:cs="Arial"/>
          <w:sz w:val="22"/>
          <w:szCs w:val="22"/>
        </w:rPr>
        <w:t xml:space="preserve">  </w:t>
      </w:r>
    </w:p>
    <w:p w14:paraId="6666A42A" w14:textId="77777777" w:rsidR="004B140A" w:rsidRPr="009F3929" w:rsidRDefault="004B140A" w:rsidP="00275F68">
      <w:pPr>
        <w:pStyle w:val="NormalWeb"/>
        <w:spacing w:before="0" w:beforeAutospacing="0" w:after="120" w:afterAutospacing="0" w:line="276" w:lineRule="auto"/>
        <w:ind w:left="709" w:hanging="709"/>
        <w:jc w:val="both"/>
        <w:rPr>
          <w:rFonts w:ascii="Ebrima" w:hAnsi="Ebrima" w:cs="Arial"/>
          <w:sz w:val="22"/>
          <w:szCs w:val="22"/>
          <w:lang w:val="de-DE"/>
        </w:rPr>
      </w:pPr>
      <w:bookmarkStart w:id="272" w:name="zell2015"/>
      <w:bookmarkEnd w:id="271"/>
      <w:r w:rsidRPr="00775B6B">
        <w:rPr>
          <w:rFonts w:ascii="Ebrima" w:hAnsi="Ebrima" w:cs="Arial"/>
          <w:sz w:val="22"/>
          <w:szCs w:val="22"/>
        </w:rPr>
        <w:t xml:space="preserve">Zell, E., Krizan, Z., &amp; Teeter, S. R. (2015). Evaluating gender similarities and differences using metasynthesis. </w:t>
      </w:r>
      <w:r w:rsidRPr="009F3929">
        <w:rPr>
          <w:rFonts w:ascii="Ebrima" w:hAnsi="Ebrima" w:cs="Arial"/>
          <w:i/>
          <w:iCs/>
          <w:sz w:val="22"/>
          <w:szCs w:val="22"/>
          <w:lang w:val="de-DE"/>
        </w:rPr>
        <w:t>American Psychologist</w:t>
      </w:r>
      <w:r w:rsidRPr="009F3929">
        <w:rPr>
          <w:rFonts w:ascii="Ebrima" w:hAnsi="Ebrima" w:cs="Arial"/>
          <w:sz w:val="22"/>
          <w:szCs w:val="22"/>
          <w:lang w:val="de-DE"/>
        </w:rPr>
        <w:t xml:space="preserve">, </w:t>
      </w:r>
      <w:r w:rsidRPr="009F3929">
        <w:rPr>
          <w:rFonts w:ascii="Ebrima" w:hAnsi="Ebrima" w:cs="Arial"/>
          <w:i/>
          <w:iCs/>
          <w:sz w:val="22"/>
          <w:szCs w:val="22"/>
          <w:lang w:val="de-DE"/>
        </w:rPr>
        <w:t>70</w:t>
      </w:r>
      <w:r w:rsidRPr="009F3929">
        <w:rPr>
          <w:rFonts w:ascii="Ebrima" w:hAnsi="Ebrima" w:cs="Arial"/>
          <w:sz w:val="22"/>
          <w:szCs w:val="22"/>
          <w:lang w:val="de-DE"/>
        </w:rPr>
        <w:t xml:space="preserve">(1), 10–20. </w:t>
      </w:r>
      <w:r w:rsidR="009E292F">
        <w:rPr>
          <w:rStyle w:val="Hyperlink"/>
          <w:rFonts w:ascii="Ebrima" w:hAnsi="Ebrima" w:cs="Arial"/>
          <w:sz w:val="22"/>
          <w:szCs w:val="22"/>
          <w:lang w:val="de-DE"/>
        </w:rPr>
        <w:fldChar w:fldCharType="begin"/>
      </w:r>
      <w:r w:rsidR="009E292F">
        <w:rPr>
          <w:rStyle w:val="Hyperlink"/>
          <w:rFonts w:ascii="Ebrima" w:hAnsi="Ebrima" w:cs="Arial"/>
          <w:sz w:val="22"/>
          <w:szCs w:val="22"/>
          <w:lang w:val="de-DE"/>
        </w:rPr>
        <w:instrText xml:space="preserve"> HYPERLINK "https://doi.org/10.1037/a0038208" </w:instrText>
      </w:r>
      <w:r w:rsidR="009E292F">
        <w:rPr>
          <w:rStyle w:val="Hyperlink"/>
          <w:rFonts w:ascii="Ebrima" w:hAnsi="Ebrima" w:cs="Arial"/>
          <w:sz w:val="22"/>
          <w:szCs w:val="22"/>
          <w:lang w:val="de-DE"/>
        </w:rPr>
        <w:fldChar w:fldCharType="separate"/>
      </w:r>
      <w:r w:rsidRPr="009F3929">
        <w:rPr>
          <w:rStyle w:val="Hyperlink"/>
          <w:rFonts w:ascii="Ebrima" w:hAnsi="Ebrima" w:cs="Arial"/>
          <w:sz w:val="22"/>
          <w:szCs w:val="22"/>
          <w:lang w:val="de-DE"/>
        </w:rPr>
        <w:t>https://doi.org/10.1037/a0038208</w:t>
      </w:r>
      <w:r w:rsidR="009E292F">
        <w:rPr>
          <w:rStyle w:val="Hyperlink"/>
          <w:rFonts w:ascii="Ebrima" w:hAnsi="Ebrima" w:cs="Arial"/>
          <w:sz w:val="22"/>
          <w:szCs w:val="22"/>
          <w:lang w:val="de-DE"/>
        </w:rPr>
        <w:fldChar w:fldCharType="end"/>
      </w:r>
      <w:bookmarkEnd w:id="272"/>
      <w:r w:rsidRPr="009F3929">
        <w:rPr>
          <w:rFonts w:ascii="Ebrima" w:hAnsi="Ebrima" w:cs="Arial"/>
          <w:sz w:val="22"/>
          <w:szCs w:val="22"/>
          <w:lang w:val="de-DE"/>
        </w:rPr>
        <w:t xml:space="preserve"> </w:t>
      </w:r>
    </w:p>
    <w:p w14:paraId="0AB4DFC3" w14:textId="77777777" w:rsidR="004B140A" w:rsidRPr="00775B6B" w:rsidRDefault="004B140A" w:rsidP="00275F68">
      <w:pPr>
        <w:pStyle w:val="NormalWeb"/>
        <w:spacing w:before="0" w:beforeAutospacing="0" w:after="120" w:afterAutospacing="0" w:line="276" w:lineRule="auto"/>
        <w:ind w:left="709" w:hanging="709"/>
        <w:jc w:val="both"/>
        <w:rPr>
          <w:rFonts w:ascii="Ebrima" w:hAnsi="Ebrima" w:cs="Arial"/>
          <w:sz w:val="22"/>
          <w:szCs w:val="22"/>
        </w:rPr>
      </w:pPr>
      <w:bookmarkStart w:id="273" w:name="zhang2014"/>
      <w:r w:rsidRPr="009F3929">
        <w:rPr>
          <w:rFonts w:ascii="Ebrima" w:hAnsi="Ebrima" w:cs="Arial"/>
          <w:sz w:val="22"/>
          <w:szCs w:val="22"/>
          <w:lang w:val="de-DE"/>
        </w:rPr>
        <w:t xml:space="preserve">Zhang, Y., Kimberg, D. Y., Coslett, H. B., Schwartz, M. F., &amp; Wang, Z. (2014). </w:t>
      </w:r>
      <w:r w:rsidRPr="00775B6B">
        <w:rPr>
          <w:rFonts w:ascii="Ebrima" w:hAnsi="Ebrima" w:cs="Arial"/>
          <w:sz w:val="22"/>
          <w:szCs w:val="22"/>
        </w:rPr>
        <w:t xml:space="preserve">Multivariate lesion-symptom mapping using support vector regression. </w:t>
      </w:r>
      <w:r w:rsidRPr="00775B6B">
        <w:rPr>
          <w:rFonts w:ascii="Ebrima" w:hAnsi="Ebrima" w:cs="Arial"/>
          <w:i/>
          <w:iCs/>
          <w:sz w:val="22"/>
          <w:szCs w:val="22"/>
        </w:rPr>
        <w:t>Human Brain Mapping, 35</w:t>
      </w:r>
      <w:r w:rsidRPr="00775B6B">
        <w:rPr>
          <w:rFonts w:ascii="Ebrima" w:hAnsi="Ebrima" w:cs="Arial"/>
          <w:sz w:val="22"/>
          <w:szCs w:val="22"/>
        </w:rPr>
        <w:t xml:space="preserve">(12), 5861–5876. </w:t>
      </w:r>
      <w:hyperlink r:id="rId174" w:history="1">
        <w:r w:rsidRPr="00775B6B">
          <w:rPr>
            <w:rStyle w:val="Hyperlink"/>
            <w:rFonts w:ascii="Ebrima" w:hAnsi="Ebrima" w:cs="Arial"/>
            <w:sz w:val="22"/>
            <w:szCs w:val="22"/>
          </w:rPr>
          <w:t>https://doi.org/10.1002/hbm.22590</w:t>
        </w:r>
      </w:hyperlink>
      <w:r w:rsidRPr="00775B6B">
        <w:rPr>
          <w:rFonts w:ascii="Ebrima" w:hAnsi="Ebrima" w:cs="Arial"/>
          <w:sz w:val="22"/>
          <w:szCs w:val="22"/>
        </w:rPr>
        <w:t xml:space="preserve">  </w:t>
      </w:r>
    </w:p>
    <w:bookmarkEnd w:id="273"/>
    <w:p w14:paraId="087F4022" w14:textId="35B6FD81" w:rsidR="00F76B93" w:rsidRDefault="00F76B93" w:rsidP="00232F09">
      <w:pPr>
        <w:pStyle w:val="Normal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621CEF33" w14:textId="15C17E2C" w:rsidR="004345A1" w:rsidRDefault="004345A1" w:rsidP="004345A1">
      <w:pPr>
        <w:pStyle w:val="Heading2"/>
        <w:rPr>
          <w:b w:val="0"/>
        </w:rPr>
      </w:pPr>
      <w:bookmarkStart w:id="274" w:name="_Toc116064628"/>
      <w:bookmarkStart w:id="275" w:name="_Toc117591256"/>
      <w:r w:rsidRPr="004345A1">
        <w:rPr>
          <w:b w:val="0"/>
        </w:rPr>
        <w:lastRenderedPageBreak/>
        <w:t>Ack</w:t>
      </w:r>
      <w:r>
        <w:rPr>
          <w:b w:val="0"/>
        </w:rPr>
        <w:t>nowledgements</w:t>
      </w:r>
      <w:bookmarkEnd w:id="274"/>
      <w:bookmarkEnd w:id="275"/>
    </w:p>
    <w:p w14:paraId="41E0CEC2" w14:textId="77777777" w:rsidR="00C364E0" w:rsidRDefault="00C364E0" w:rsidP="00C364E0"/>
    <w:p w14:paraId="137A1756" w14:textId="77777777" w:rsidR="00C364E0" w:rsidRDefault="00C364E0" w:rsidP="00C364E0">
      <w:r>
        <w:t>Throughout the duration of my thesis, I have received a great deal of support and academic guidance.</w:t>
      </w:r>
    </w:p>
    <w:p w14:paraId="0AB5737E" w14:textId="748EAD91" w:rsidR="00B2219D" w:rsidRDefault="00C364E0" w:rsidP="00BA784A">
      <w:pPr>
        <w:spacing w:line="276" w:lineRule="auto"/>
      </w:pPr>
      <w:r>
        <w:t xml:space="preserve">First and foremost, I would like to express my deepest gratitude to my primary </w:t>
      </w:r>
      <w:r w:rsidR="00BD6708">
        <w:t xml:space="preserve">research </w:t>
      </w:r>
      <w:r>
        <w:t xml:space="preserve">supervisors Lisa Röhrig and Stefan Smaczny. </w:t>
      </w:r>
      <w:r w:rsidR="00BD6708">
        <w:t>W</w:t>
      </w:r>
      <w:r w:rsidR="00BD6708" w:rsidRPr="00BD6708">
        <w:t>ithout their assistance</w:t>
      </w:r>
      <w:r w:rsidR="00BD6708">
        <w:t>, enthusiasm,</w:t>
      </w:r>
      <w:r w:rsidR="00BD6708" w:rsidRPr="00BD6708">
        <w:t xml:space="preserve"> and dedicated involvement in every step throughout the process, this p</w:t>
      </w:r>
      <w:r w:rsidR="00BD6708">
        <w:t xml:space="preserve">roject </w:t>
      </w:r>
      <w:r w:rsidR="00BD6708" w:rsidRPr="00BD6708">
        <w:t xml:space="preserve">would have never been accomplished. </w:t>
      </w:r>
    </w:p>
    <w:p w14:paraId="712794D7" w14:textId="620F9BB7" w:rsidR="00BD6708" w:rsidRDefault="00BD6708" w:rsidP="00BA784A">
      <w:pPr>
        <w:spacing w:line="276" w:lineRule="auto"/>
      </w:pPr>
      <w:r>
        <w:t>I am also</w:t>
      </w:r>
      <w:r w:rsidR="00031B27">
        <w:t xml:space="preserve"> deeply</w:t>
      </w:r>
      <w:r>
        <w:t xml:space="preserve"> grateful for the support of my thesis advisor Prof. Dr. Dr. Karnath for his invaluable expertise, </w:t>
      </w:r>
      <w:r w:rsidR="00031B27">
        <w:t xml:space="preserve">patience, and open-mindedness. Further, I would like to thank Prof. Dr. Derntl for supporting this project and inspiring me to pursue this topic. </w:t>
      </w:r>
    </w:p>
    <w:p w14:paraId="07C973E0" w14:textId="69933537" w:rsidR="00B2219D" w:rsidRDefault="00031B27" w:rsidP="00BA784A">
      <w:pPr>
        <w:spacing w:line="276" w:lineRule="auto"/>
      </w:pPr>
      <w:r>
        <w:t>Additionally, I would like to extend my</w:t>
      </w:r>
      <w:r w:rsidR="003F654A">
        <w:t xml:space="preserve"> special</w:t>
      </w:r>
      <w:r>
        <w:t xml:space="preserve"> thanks to PD Dr. Axel Lindner for inspiring the topic of this thesis through the talk he gave </w:t>
      </w:r>
      <w:r w:rsidR="003F654A">
        <w:t xml:space="preserve">within the scope of our weekly lab meetings at the end of last year. </w:t>
      </w:r>
    </w:p>
    <w:p w14:paraId="4F6D7EA8" w14:textId="53A76A1B" w:rsidR="003F654A" w:rsidRDefault="003F654A" w:rsidP="00BA784A">
      <w:pPr>
        <w:spacing w:line="276" w:lineRule="auto"/>
      </w:pPr>
      <w:r>
        <w:t>Further, I want to thank my colleagues Hannah Rosenzopf, Sofia Wöhrstein and Britta Stammler for all the stimulating discussions and valuable input during our lunch breaks and weekly lab meetings.</w:t>
      </w:r>
      <w:r w:rsidR="000027EC">
        <w:t xml:space="preserve"> Thanks should also go to Ina Baumeister for her support in all administrative matters. </w:t>
      </w:r>
    </w:p>
    <w:p w14:paraId="39CC1DBA" w14:textId="6728B4CB" w:rsidR="004345A1" w:rsidRPr="004345A1" w:rsidRDefault="003F654A" w:rsidP="00BA784A">
      <w:pPr>
        <w:spacing w:line="276" w:lineRule="auto"/>
        <w:rPr>
          <w:rFonts w:eastAsiaTheme="majorEastAsia"/>
        </w:rPr>
      </w:pPr>
      <w:r>
        <w:t>Lastly, I want to give special thanks to my friends</w:t>
      </w:r>
      <w:r w:rsidR="00607228">
        <w:t xml:space="preserve"> Christopher Gundler (Universitätsklinikum Hamburg-Eppendorf, Hamburg), </w:t>
      </w:r>
      <w:r w:rsidR="00B2219D">
        <w:t>Hannah Terborg (Aalto University, Finland)</w:t>
      </w:r>
      <w:r w:rsidR="0075334E">
        <w:t xml:space="preserve"> and Nina Gottschewsky (Graduate Training Centre for Neuroscience, Tübingen)</w:t>
      </w:r>
      <w:r w:rsidR="00B2219D">
        <w:t xml:space="preserve"> for providing me with valuable feedback</w:t>
      </w:r>
      <w:r>
        <w:t xml:space="preserve"> and emotional support. </w:t>
      </w:r>
      <w:r w:rsidR="004345A1" w:rsidRPr="004345A1">
        <w:br w:type="page"/>
      </w:r>
    </w:p>
    <w:p w14:paraId="7A56A734" w14:textId="65EFC101" w:rsidR="003079AB" w:rsidRDefault="003079AB" w:rsidP="003079AB">
      <w:pPr>
        <w:pStyle w:val="Heading2"/>
        <w:rPr>
          <w:b w:val="0"/>
        </w:rPr>
      </w:pPr>
      <w:bookmarkStart w:id="276" w:name="_Toc116064629"/>
      <w:bookmarkStart w:id="277" w:name="_Toc117591257"/>
      <w:r>
        <w:rPr>
          <w:b w:val="0"/>
        </w:rPr>
        <w:lastRenderedPageBreak/>
        <w:t>Data Usage Statement</w:t>
      </w:r>
      <w:bookmarkEnd w:id="276"/>
      <w:bookmarkEnd w:id="277"/>
    </w:p>
    <w:p w14:paraId="531ED5E5" w14:textId="77777777" w:rsidR="003079AB" w:rsidRDefault="003079AB" w:rsidP="003079AB"/>
    <w:p w14:paraId="110E9BCB" w14:textId="3127859B" w:rsidR="003079AB" w:rsidRDefault="003079AB" w:rsidP="003079AB">
      <w:r>
        <w:t>To the largest part, custom MATLAB</w:t>
      </w:r>
      <w:r w:rsidR="008B11C2">
        <w:t xml:space="preserve"> </w:t>
      </w:r>
      <w:r>
        <w:t>scripts were used for data analysis that were written by Tamara Keßler. In some instances, however, openly available scripts published by other researchers were used:</w:t>
      </w:r>
    </w:p>
    <w:p w14:paraId="651EBE54" w14:textId="77777777" w:rsidR="00105A79" w:rsidRDefault="00105A79" w:rsidP="003079AB"/>
    <w:p w14:paraId="6D8630CA" w14:textId="66F1C218" w:rsidR="00105A79" w:rsidRDefault="00EA0F10" w:rsidP="003079AB">
      <w:r>
        <w:t>Röhrig, L.</w:t>
      </w:r>
      <w:r w:rsidR="00105A79">
        <w:t xml:space="preserve"> (2022). </w:t>
      </w:r>
      <w:r w:rsidR="00105A79" w:rsidRPr="00105A79">
        <w:t xml:space="preserve">Dataset for: </w:t>
      </w:r>
      <w:r w:rsidR="002A6659">
        <w:t>Right-hemispheric</w:t>
      </w:r>
      <w:r w:rsidR="00105A79" w:rsidRPr="00105A79">
        <w:t xml:space="preserve"> white matter hyperintensities improve the prediction of spatial negle</w:t>
      </w:r>
      <w:r w:rsidR="00105A79">
        <w:t>ct severity in acute stroke.</w:t>
      </w:r>
      <w:r w:rsidR="00105A79" w:rsidRPr="00105A79">
        <w:t xml:space="preserve"> Mendeley Data, V1, </w:t>
      </w:r>
      <w:r w:rsidR="00105A79">
        <w:t>DOI</w:t>
      </w:r>
      <w:r w:rsidR="00105A79" w:rsidRPr="00105A79">
        <w:t xml:space="preserve">: </w:t>
      </w:r>
      <w:r w:rsidR="00105A79" w:rsidRPr="00747EBA">
        <w:t>10.17632/c8n42jz525.1</w:t>
      </w:r>
      <w:r w:rsidR="00BD6708">
        <w:t xml:space="preserve"> </w:t>
      </w:r>
      <w:r w:rsidR="00105A79" w:rsidRPr="00747EBA">
        <w:t xml:space="preserve"> </w:t>
      </w:r>
      <w:r w:rsidR="00105A79">
        <w:t xml:space="preserve"> </w:t>
      </w:r>
    </w:p>
    <w:p w14:paraId="70A1A2C4" w14:textId="7D3192C3" w:rsidR="00550405" w:rsidRDefault="00550405" w:rsidP="003079AB">
      <w:r>
        <w:t>Smaczny, S</w:t>
      </w:r>
      <w:r w:rsidR="00EA0F10">
        <w:t>.</w:t>
      </w:r>
      <w:r>
        <w:t xml:space="preserve"> (2022). </w:t>
      </w:r>
      <w:r w:rsidRPr="00550405">
        <w:t>Left angular gyrus disconnection impairs multiplication fact retrieval, descriptive data and s</w:t>
      </w:r>
      <w:r>
        <w:t>cripts. Mendeley Data, V2, DOI:</w:t>
      </w:r>
      <w:r w:rsidRPr="00550405">
        <w:t xml:space="preserve"> </w:t>
      </w:r>
      <w:r w:rsidRPr="00747EBA">
        <w:t>10.17632/yjkr647mzb.2</w:t>
      </w:r>
      <w:r>
        <w:t xml:space="preserve"> </w:t>
      </w:r>
    </w:p>
    <w:p w14:paraId="10771C00" w14:textId="49C6EB87" w:rsidR="003079AB" w:rsidRPr="00527808" w:rsidRDefault="00105A79" w:rsidP="003079AB">
      <w:pPr>
        <w:rPr>
          <w:color w:val="5F5F5F"/>
        </w:rPr>
      </w:pPr>
      <w:r>
        <w:t>Sperber, C</w:t>
      </w:r>
      <w:r w:rsidR="00EA0F10">
        <w:t>.</w:t>
      </w:r>
      <w:r>
        <w:t xml:space="preserve"> (2022). </w:t>
      </w:r>
      <w:r w:rsidRPr="00105A79">
        <w:t>Scripts and tutorials for indirect structural disconnection-symptom mapping</w:t>
      </w:r>
      <w:r>
        <w:t xml:space="preserve"> by Sperber, Griffis &amp; Kasties. Mendeley Data, V2, DOI</w:t>
      </w:r>
      <w:r w:rsidRPr="00105A79">
        <w:t xml:space="preserve">: </w:t>
      </w:r>
      <w:r w:rsidRPr="00747EBA">
        <w:t>10.17632/hdzptzz8r5.2</w:t>
      </w:r>
      <w:r w:rsidR="003079AB" w:rsidRPr="003079AB">
        <w:br w:type="page"/>
      </w:r>
    </w:p>
    <w:p w14:paraId="4828141B" w14:textId="39FC4CF3" w:rsidR="00F76B93" w:rsidRPr="00F76B93" w:rsidRDefault="00D91FE5" w:rsidP="00F76B93">
      <w:pPr>
        <w:pStyle w:val="Heading2"/>
        <w:rPr>
          <w:b w:val="0"/>
          <w:bCs w:val="0"/>
        </w:rPr>
      </w:pPr>
      <w:bookmarkStart w:id="278" w:name="_Toc116064630"/>
      <w:bookmarkStart w:id="279" w:name="_Toc117591258"/>
      <w:r>
        <w:rPr>
          <w:b w:val="0"/>
          <w:bCs w:val="0"/>
        </w:rPr>
        <w:lastRenderedPageBreak/>
        <w:t>Appendix</w:t>
      </w:r>
      <w:bookmarkEnd w:id="278"/>
      <w:bookmarkEnd w:id="279"/>
    </w:p>
    <w:p w14:paraId="147D8AAF" w14:textId="77777777" w:rsidR="00F76B93" w:rsidRPr="00F76B93" w:rsidRDefault="00F76B93" w:rsidP="00F76B93"/>
    <w:p w14:paraId="2CAAA965" w14:textId="117401E9" w:rsidR="0089785B" w:rsidRDefault="00D91FE5" w:rsidP="00F76B93">
      <w:pPr>
        <w:pStyle w:val="Heading3"/>
      </w:pPr>
      <w:bookmarkStart w:id="280" w:name="_Appendix_A:_List"/>
      <w:bookmarkStart w:id="281" w:name="_Toc116064631"/>
      <w:bookmarkStart w:id="282" w:name="_Toc117591259"/>
      <w:bookmarkEnd w:id="280"/>
      <w:r>
        <w:t>Appendix</w:t>
      </w:r>
      <w:r w:rsidR="00F76B93">
        <w:t xml:space="preserve"> A: List of Abbreviations</w:t>
      </w:r>
      <w:bookmarkEnd w:id="281"/>
      <w:bookmarkEnd w:id="282"/>
    </w:p>
    <w:p w14:paraId="41F2F07F" w14:textId="20010A56" w:rsidR="00F76B93" w:rsidRDefault="00F76B93" w:rsidP="00F76B93"/>
    <w:tbl>
      <w:tblPr>
        <w:tblStyle w:val="TableGrid"/>
        <w:tblW w:w="0" w:type="auto"/>
        <w:tblLook w:val="04A0" w:firstRow="1" w:lastRow="0" w:firstColumn="1" w:lastColumn="0" w:noHBand="0" w:noVBand="1"/>
      </w:tblPr>
      <w:tblGrid>
        <w:gridCol w:w="4531"/>
        <w:gridCol w:w="4531"/>
      </w:tblGrid>
      <w:tr w:rsidR="00BA784A" w14:paraId="1F4716D8" w14:textId="77777777" w:rsidTr="00F76B93">
        <w:tc>
          <w:tcPr>
            <w:tcW w:w="4531" w:type="dxa"/>
          </w:tcPr>
          <w:p w14:paraId="4F598DA3" w14:textId="77777777" w:rsidR="00BA784A" w:rsidRDefault="00BA784A" w:rsidP="00F76B93">
            <w:r>
              <w:t>ACA</w:t>
            </w:r>
          </w:p>
        </w:tc>
        <w:tc>
          <w:tcPr>
            <w:tcW w:w="4531" w:type="dxa"/>
          </w:tcPr>
          <w:p w14:paraId="399B8B98" w14:textId="77777777" w:rsidR="00BA784A" w:rsidRDefault="00BA784A" w:rsidP="00F76B93">
            <w:r>
              <w:t>Anterior Cerebral Artery</w:t>
            </w:r>
          </w:p>
        </w:tc>
      </w:tr>
      <w:tr w:rsidR="00BA784A" w14:paraId="0E4F0AF5" w14:textId="77777777" w:rsidTr="00F76B93">
        <w:tc>
          <w:tcPr>
            <w:tcW w:w="4531" w:type="dxa"/>
          </w:tcPr>
          <w:p w14:paraId="05442108" w14:textId="77777777" w:rsidR="00BA784A" w:rsidRDefault="00BA784A" w:rsidP="00F76B93">
            <w:r>
              <w:t>BG</w:t>
            </w:r>
          </w:p>
        </w:tc>
        <w:tc>
          <w:tcPr>
            <w:tcW w:w="4531" w:type="dxa"/>
          </w:tcPr>
          <w:p w14:paraId="21B3EB1A" w14:textId="77777777" w:rsidR="00BA784A" w:rsidRDefault="00BA784A" w:rsidP="00BA784A">
            <w:pPr>
              <w:tabs>
                <w:tab w:val="center" w:pos="2157"/>
              </w:tabs>
            </w:pPr>
            <w:r>
              <w:t>Basal Ganglia</w:t>
            </w:r>
          </w:p>
        </w:tc>
      </w:tr>
      <w:tr w:rsidR="00BA784A" w14:paraId="7CA406B5" w14:textId="77777777" w:rsidTr="00F76B93">
        <w:tc>
          <w:tcPr>
            <w:tcW w:w="4531" w:type="dxa"/>
          </w:tcPr>
          <w:p w14:paraId="09640990" w14:textId="77777777" w:rsidR="00BA784A" w:rsidRDefault="00BA784A" w:rsidP="00F76B93">
            <w:r>
              <w:t>CoC</w:t>
            </w:r>
          </w:p>
        </w:tc>
        <w:tc>
          <w:tcPr>
            <w:tcW w:w="4531" w:type="dxa"/>
          </w:tcPr>
          <w:p w14:paraId="5DCF8166" w14:textId="77777777" w:rsidR="00BA784A" w:rsidRDefault="00BA784A" w:rsidP="00F76B93">
            <w:r>
              <w:t>Centre of Cancellation</w:t>
            </w:r>
          </w:p>
        </w:tc>
      </w:tr>
      <w:tr w:rsidR="00BA784A" w14:paraId="372E8565" w14:textId="77777777" w:rsidTr="00F76B93">
        <w:tc>
          <w:tcPr>
            <w:tcW w:w="4531" w:type="dxa"/>
          </w:tcPr>
          <w:p w14:paraId="3BA25A18" w14:textId="77777777" w:rsidR="00BA784A" w:rsidRDefault="00BA784A" w:rsidP="00F76B93">
            <w:r>
              <w:t>CST</w:t>
            </w:r>
          </w:p>
        </w:tc>
        <w:tc>
          <w:tcPr>
            <w:tcW w:w="4531" w:type="dxa"/>
          </w:tcPr>
          <w:p w14:paraId="5E672CCC" w14:textId="77777777" w:rsidR="00BA784A" w:rsidRDefault="00BA784A" w:rsidP="00BA784A">
            <w:pPr>
              <w:tabs>
                <w:tab w:val="center" w:pos="2157"/>
              </w:tabs>
            </w:pPr>
            <w:r>
              <w:t>Corticospinal Tract</w:t>
            </w:r>
          </w:p>
        </w:tc>
      </w:tr>
      <w:tr w:rsidR="00BA784A" w14:paraId="4CBB3B08" w14:textId="77777777" w:rsidTr="00F76B93">
        <w:tc>
          <w:tcPr>
            <w:tcW w:w="4531" w:type="dxa"/>
          </w:tcPr>
          <w:p w14:paraId="0EC05421" w14:textId="77777777" w:rsidR="00BA784A" w:rsidRDefault="00BA784A" w:rsidP="00F76B93">
            <w:r>
              <w:t>CT</w:t>
            </w:r>
          </w:p>
        </w:tc>
        <w:tc>
          <w:tcPr>
            <w:tcW w:w="4531" w:type="dxa"/>
          </w:tcPr>
          <w:p w14:paraId="036820B4" w14:textId="77777777" w:rsidR="00BA784A" w:rsidRDefault="00BA784A" w:rsidP="00F76B93">
            <w:r>
              <w:t>Computed Tomography</w:t>
            </w:r>
          </w:p>
        </w:tc>
      </w:tr>
      <w:tr w:rsidR="00BA784A" w14:paraId="5BEA9BAD" w14:textId="77777777" w:rsidTr="00F76B93">
        <w:tc>
          <w:tcPr>
            <w:tcW w:w="4531" w:type="dxa"/>
          </w:tcPr>
          <w:p w14:paraId="45D4911A" w14:textId="77777777" w:rsidR="00BA784A" w:rsidRDefault="00BA784A" w:rsidP="00F76B93">
            <w:r>
              <w:t>CV</w:t>
            </w:r>
          </w:p>
        </w:tc>
        <w:tc>
          <w:tcPr>
            <w:tcW w:w="4531" w:type="dxa"/>
          </w:tcPr>
          <w:p w14:paraId="06CF5B34" w14:textId="77777777" w:rsidR="00BA784A" w:rsidRDefault="00BA784A" w:rsidP="00F76B93">
            <w:r>
              <w:t>Cross Validation</w:t>
            </w:r>
          </w:p>
        </w:tc>
      </w:tr>
      <w:tr w:rsidR="00BA784A" w14:paraId="429D452A" w14:textId="77777777" w:rsidTr="00F76B93">
        <w:tc>
          <w:tcPr>
            <w:tcW w:w="4531" w:type="dxa"/>
          </w:tcPr>
          <w:p w14:paraId="5263281E" w14:textId="77777777" w:rsidR="00BA784A" w:rsidRDefault="00BA784A" w:rsidP="00F76B93">
            <w:r>
              <w:t>DTI</w:t>
            </w:r>
          </w:p>
        </w:tc>
        <w:tc>
          <w:tcPr>
            <w:tcW w:w="4531" w:type="dxa"/>
          </w:tcPr>
          <w:p w14:paraId="4106F2CC" w14:textId="77777777" w:rsidR="00BA784A" w:rsidRDefault="00BA784A" w:rsidP="00F76B93">
            <w:r>
              <w:t>Diffusion Tensor Imaging</w:t>
            </w:r>
          </w:p>
        </w:tc>
      </w:tr>
      <w:tr w:rsidR="00BA784A" w14:paraId="66E893ED" w14:textId="77777777" w:rsidTr="00F76B93">
        <w:tc>
          <w:tcPr>
            <w:tcW w:w="4531" w:type="dxa"/>
          </w:tcPr>
          <w:p w14:paraId="267339EC" w14:textId="77777777" w:rsidR="00BA784A" w:rsidRDefault="00BA784A" w:rsidP="00F76B93">
            <w:r>
              <w:t>DWI</w:t>
            </w:r>
          </w:p>
        </w:tc>
        <w:tc>
          <w:tcPr>
            <w:tcW w:w="4531" w:type="dxa"/>
          </w:tcPr>
          <w:p w14:paraId="2D81C829" w14:textId="77777777" w:rsidR="00BA784A" w:rsidRDefault="00BA784A" w:rsidP="00F76B93">
            <w:pPr>
              <w:rPr>
                <w:lang w:val="en-US"/>
              </w:rPr>
            </w:pPr>
            <w:r>
              <w:rPr>
                <w:lang w:val="en-US"/>
              </w:rPr>
              <w:t>Diffusion-weighted Imaging</w:t>
            </w:r>
          </w:p>
        </w:tc>
      </w:tr>
      <w:tr w:rsidR="00BA784A" w14:paraId="1C1CBA61" w14:textId="77777777" w:rsidTr="00F76B93">
        <w:tc>
          <w:tcPr>
            <w:tcW w:w="4531" w:type="dxa"/>
          </w:tcPr>
          <w:p w14:paraId="037FCC6F" w14:textId="77777777" w:rsidR="00BA784A" w:rsidRDefault="00BA784A" w:rsidP="00F76B93">
            <w:r>
              <w:t>fMRI</w:t>
            </w:r>
          </w:p>
        </w:tc>
        <w:tc>
          <w:tcPr>
            <w:tcW w:w="4531" w:type="dxa"/>
          </w:tcPr>
          <w:p w14:paraId="58D26FED" w14:textId="77777777" w:rsidR="00BA784A" w:rsidRDefault="00BA784A" w:rsidP="00F76B93">
            <w:pPr>
              <w:rPr>
                <w:lang w:val="en-US"/>
              </w:rPr>
            </w:pPr>
            <w:r>
              <w:rPr>
                <w:lang w:val="en-US"/>
              </w:rPr>
              <w:t>Functional Magnetic Resonance Imaging</w:t>
            </w:r>
          </w:p>
        </w:tc>
      </w:tr>
      <w:tr w:rsidR="00BA784A" w14:paraId="0257A9D7" w14:textId="77777777" w:rsidTr="00F76B93">
        <w:tc>
          <w:tcPr>
            <w:tcW w:w="4531" w:type="dxa"/>
          </w:tcPr>
          <w:p w14:paraId="1526E891" w14:textId="77777777" w:rsidR="00BA784A" w:rsidRDefault="00BA784A" w:rsidP="00F76B93">
            <w:r>
              <w:t>FWE</w:t>
            </w:r>
          </w:p>
        </w:tc>
        <w:tc>
          <w:tcPr>
            <w:tcW w:w="4531" w:type="dxa"/>
          </w:tcPr>
          <w:p w14:paraId="10B4C78A" w14:textId="77777777" w:rsidR="00BA784A" w:rsidRDefault="00BA784A" w:rsidP="00BA784A">
            <w:pPr>
              <w:tabs>
                <w:tab w:val="center" w:pos="2157"/>
              </w:tabs>
            </w:pPr>
            <w:r>
              <w:t>Family-wise Error</w:t>
            </w:r>
          </w:p>
        </w:tc>
      </w:tr>
      <w:tr w:rsidR="00BA784A" w14:paraId="7B49FA38" w14:textId="77777777" w:rsidTr="00F76B93">
        <w:tc>
          <w:tcPr>
            <w:tcW w:w="4531" w:type="dxa"/>
          </w:tcPr>
          <w:p w14:paraId="781B5320" w14:textId="77777777" w:rsidR="00BA784A" w:rsidRDefault="00BA784A" w:rsidP="00F76B93">
            <w:r>
              <w:t>GLM</w:t>
            </w:r>
          </w:p>
        </w:tc>
        <w:tc>
          <w:tcPr>
            <w:tcW w:w="4531" w:type="dxa"/>
          </w:tcPr>
          <w:p w14:paraId="4B50F168" w14:textId="77777777" w:rsidR="00BA784A" w:rsidRPr="00A72E7A" w:rsidRDefault="00BA784A" w:rsidP="00F76B93">
            <w:r w:rsidRPr="00A72E7A">
              <w:t>General Linear Model</w:t>
            </w:r>
          </w:p>
        </w:tc>
      </w:tr>
      <w:tr w:rsidR="00BA784A" w14:paraId="4D841BF5" w14:textId="77777777" w:rsidTr="00F76B93">
        <w:tc>
          <w:tcPr>
            <w:tcW w:w="4531" w:type="dxa"/>
          </w:tcPr>
          <w:p w14:paraId="60113592" w14:textId="77777777" w:rsidR="00BA784A" w:rsidRDefault="00BA784A" w:rsidP="00F76B93">
            <w:r>
              <w:t>GM</w:t>
            </w:r>
          </w:p>
        </w:tc>
        <w:tc>
          <w:tcPr>
            <w:tcW w:w="4531" w:type="dxa"/>
          </w:tcPr>
          <w:p w14:paraId="0F410C5E" w14:textId="77777777" w:rsidR="00BA784A" w:rsidRDefault="00BA784A" w:rsidP="00BA784A">
            <w:pPr>
              <w:tabs>
                <w:tab w:val="center" w:pos="2157"/>
              </w:tabs>
            </w:pPr>
            <w:r>
              <w:t>Grey Matter</w:t>
            </w:r>
          </w:p>
        </w:tc>
      </w:tr>
      <w:tr w:rsidR="00BA784A" w14:paraId="70928D91" w14:textId="77777777" w:rsidTr="00F76B93">
        <w:tc>
          <w:tcPr>
            <w:tcW w:w="4531" w:type="dxa"/>
          </w:tcPr>
          <w:p w14:paraId="60316D7A" w14:textId="77777777" w:rsidR="00BA784A" w:rsidRPr="00AA6B9F" w:rsidRDefault="00BA784A" w:rsidP="00F76B93">
            <w:r w:rsidRPr="00AA6B9F">
              <w:t>IFOF</w:t>
            </w:r>
          </w:p>
        </w:tc>
        <w:tc>
          <w:tcPr>
            <w:tcW w:w="4531" w:type="dxa"/>
          </w:tcPr>
          <w:p w14:paraId="6341DB9A" w14:textId="77777777" w:rsidR="00BA784A" w:rsidRPr="00AA6B9F" w:rsidRDefault="00BA784A" w:rsidP="00F76B93">
            <w:r w:rsidRPr="00AA6B9F">
              <w:t>Inferior Fronto</w:t>
            </w:r>
            <w:r>
              <w:t>-O</w:t>
            </w:r>
            <w:r w:rsidRPr="00AA6B9F">
              <w:t>ccipital Fasciculus</w:t>
            </w:r>
          </w:p>
        </w:tc>
      </w:tr>
      <w:tr w:rsidR="00BA784A" w14:paraId="22FDA0B0" w14:textId="77777777" w:rsidTr="00F76B93">
        <w:tc>
          <w:tcPr>
            <w:tcW w:w="4531" w:type="dxa"/>
          </w:tcPr>
          <w:p w14:paraId="414DDFB9" w14:textId="77777777" w:rsidR="00BA784A" w:rsidRDefault="00BA784A" w:rsidP="00F76B93">
            <w:r>
              <w:t>ILF</w:t>
            </w:r>
          </w:p>
        </w:tc>
        <w:tc>
          <w:tcPr>
            <w:tcW w:w="4531" w:type="dxa"/>
          </w:tcPr>
          <w:p w14:paraId="638C9359" w14:textId="77777777" w:rsidR="00BA784A" w:rsidRDefault="00BA784A" w:rsidP="00BA784A">
            <w:pPr>
              <w:tabs>
                <w:tab w:val="center" w:pos="2157"/>
              </w:tabs>
            </w:pPr>
            <w:r>
              <w:t>Inferior Longitudinal Fasciculus</w:t>
            </w:r>
          </w:p>
        </w:tc>
      </w:tr>
      <w:tr w:rsidR="00BA784A" w14:paraId="6F5B5935" w14:textId="77777777" w:rsidTr="00F76B93">
        <w:tc>
          <w:tcPr>
            <w:tcW w:w="4531" w:type="dxa"/>
          </w:tcPr>
          <w:p w14:paraId="770A543B" w14:textId="77777777" w:rsidR="00BA784A" w:rsidRPr="00235BF2" w:rsidRDefault="00BA784A" w:rsidP="00F76B93">
            <w:r w:rsidRPr="00235BF2">
              <w:t>IPL</w:t>
            </w:r>
          </w:p>
        </w:tc>
        <w:tc>
          <w:tcPr>
            <w:tcW w:w="4531" w:type="dxa"/>
          </w:tcPr>
          <w:p w14:paraId="624E4288" w14:textId="77777777" w:rsidR="00BA784A" w:rsidRPr="00235BF2" w:rsidRDefault="00BA784A" w:rsidP="00F76B93">
            <w:r w:rsidRPr="00235BF2">
              <w:t>Inferior Parietal Lobule</w:t>
            </w:r>
          </w:p>
        </w:tc>
      </w:tr>
      <w:tr w:rsidR="00BA784A" w14:paraId="4A979EE6" w14:textId="77777777" w:rsidTr="00F76B93">
        <w:tc>
          <w:tcPr>
            <w:tcW w:w="4531" w:type="dxa"/>
          </w:tcPr>
          <w:p w14:paraId="1E7A457C" w14:textId="77777777" w:rsidR="00BA784A" w:rsidRDefault="00BA784A" w:rsidP="00F76B93">
            <w:r>
              <w:t>ITA</w:t>
            </w:r>
          </w:p>
        </w:tc>
        <w:tc>
          <w:tcPr>
            <w:tcW w:w="4531" w:type="dxa"/>
          </w:tcPr>
          <w:p w14:paraId="53C86A02" w14:textId="77777777" w:rsidR="00BA784A" w:rsidRDefault="00BA784A" w:rsidP="00BA784A">
            <w:pPr>
              <w:tabs>
                <w:tab w:val="center" w:pos="2157"/>
              </w:tabs>
            </w:pPr>
            <w:r>
              <w:t>Interthalamic Adhesion</w:t>
            </w:r>
          </w:p>
        </w:tc>
      </w:tr>
      <w:tr w:rsidR="00BA784A" w14:paraId="58E36446" w14:textId="77777777" w:rsidTr="00F76B93">
        <w:tc>
          <w:tcPr>
            <w:tcW w:w="4531" w:type="dxa"/>
          </w:tcPr>
          <w:p w14:paraId="35B7C508" w14:textId="77777777" w:rsidR="00BA784A" w:rsidRPr="00235BF2" w:rsidRDefault="00BA784A" w:rsidP="00F76B93">
            <w:r>
              <w:t>ITG</w:t>
            </w:r>
          </w:p>
        </w:tc>
        <w:tc>
          <w:tcPr>
            <w:tcW w:w="4531" w:type="dxa"/>
          </w:tcPr>
          <w:p w14:paraId="660E97D3" w14:textId="77777777" w:rsidR="00BA784A" w:rsidRPr="00235BF2" w:rsidRDefault="00BA784A" w:rsidP="00F76B93">
            <w:r>
              <w:t>Inferior Temporal Gyrus</w:t>
            </w:r>
          </w:p>
        </w:tc>
      </w:tr>
      <w:tr w:rsidR="00BA784A" w14:paraId="47787A7B" w14:textId="77777777" w:rsidTr="00F76B93">
        <w:tc>
          <w:tcPr>
            <w:tcW w:w="4531" w:type="dxa"/>
          </w:tcPr>
          <w:p w14:paraId="268ABD7A" w14:textId="77777777" w:rsidR="00BA784A" w:rsidRDefault="00BA784A" w:rsidP="00F76B93">
            <w:r>
              <w:t>LQT</w:t>
            </w:r>
          </w:p>
        </w:tc>
        <w:tc>
          <w:tcPr>
            <w:tcW w:w="4531" w:type="dxa"/>
          </w:tcPr>
          <w:p w14:paraId="3393C850" w14:textId="77777777" w:rsidR="00BA784A" w:rsidRDefault="00BA784A" w:rsidP="00F76B93">
            <w:pPr>
              <w:rPr>
                <w:lang w:val="en-US"/>
              </w:rPr>
            </w:pPr>
            <w:r>
              <w:rPr>
                <w:lang w:val="en-US"/>
              </w:rPr>
              <w:t>Lesion Quantification Toolkit</w:t>
            </w:r>
          </w:p>
        </w:tc>
      </w:tr>
      <w:tr w:rsidR="00BA784A" w14:paraId="087AB24D" w14:textId="77777777" w:rsidTr="00F76B93">
        <w:tc>
          <w:tcPr>
            <w:tcW w:w="4531" w:type="dxa"/>
          </w:tcPr>
          <w:p w14:paraId="73FF9D38" w14:textId="77777777" w:rsidR="00BA784A" w:rsidRDefault="00BA784A" w:rsidP="00F76B93">
            <w:r>
              <w:t>MCA</w:t>
            </w:r>
          </w:p>
        </w:tc>
        <w:tc>
          <w:tcPr>
            <w:tcW w:w="4531" w:type="dxa"/>
          </w:tcPr>
          <w:p w14:paraId="303F53B2" w14:textId="77777777" w:rsidR="00BA784A" w:rsidRDefault="00BA784A" w:rsidP="00F76B93">
            <w:r>
              <w:t>Medial Cerebral Artery</w:t>
            </w:r>
          </w:p>
        </w:tc>
      </w:tr>
      <w:tr w:rsidR="00BA784A" w14:paraId="38867419" w14:textId="77777777" w:rsidTr="00F76B93">
        <w:tc>
          <w:tcPr>
            <w:tcW w:w="4531" w:type="dxa"/>
          </w:tcPr>
          <w:p w14:paraId="6616F742" w14:textId="77777777" w:rsidR="00BA784A" w:rsidRDefault="00BA784A" w:rsidP="00F76B93">
            <w:r>
              <w:t>MFG</w:t>
            </w:r>
          </w:p>
        </w:tc>
        <w:tc>
          <w:tcPr>
            <w:tcW w:w="4531" w:type="dxa"/>
          </w:tcPr>
          <w:p w14:paraId="1A187D2A" w14:textId="77777777" w:rsidR="00BA784A" w:rsidRDefault="00BA784A" w:rsidP="00BA784A">
            <w:pPr>
              <w:tabs>
                <w:tab w:val="center" w:pos="2157"/>
              </w:tabs>
            </w:pPr>
            <w:r>
              <w:t>Middle Frontal Gyrus</w:t>
            </w:r>
          </w:p>
        </w:tc>
      </w:tr>
      <w:tr w:rsidR="00BA784A" w14:paraId="61FBD3BA" w14:textId="77777777" w:rsidTr="00F76B93">
        <w:tc>
          <w:tcPr>
            <w:tcW w:w="4531" w:type="dxa"/>
          </w:tcPr>
          <w:p w14:paraId="1920B3A2" w14:textId="77777777" w:rsidR="00BA784A" w:rsidRDefault="00BA784A" w:rsidP="00F76B93">
            <w:r>
              <w:t>MNI</w:t>
            </w:r>
          </w:p>
        </w:tc>
        <w:tc>
          <w:tcPr>
            <w:tcW w:w="4531" w:type="dxa"/>
          </w:tcPr>
          <w:p w14:paraId="16980B72" w14:textId="77777777" w:rsidR="00BA784A" w:rsidRDefault="00BA784A" w:rsidP="00F76B93">
            <w:pPr>
              <w:rPr>
                <w:lang w:val="en-US"/>
              </w:rPr>
            </w:pPr>
            <w:r>
              <w:rPr>
                <w:lang w:val="en-US"/>
              </w:rPr>
              <w:t>Montreal Neurological Institute</w:t>
            </w:r>
          </w:p>
        </w:tc>
      </w:tr>
      <w:tr w:rsidR="00BA784A" w14:paraId="6E47C316" w14:textId="77777777" w:rsidTr="00F76B93">
        <w:tc>
          <w:tcPr>
            <w:tcW w:w="4531" w:type="dxa"/>
          </w:tcPr>
          <w:p w14:paraId="14F67312" w14:textId="77777777" w:rsidR="00BA784A" w:rsidRDefault="00BA784A" w:rsidP="00F76B93">
            <w:r>
              <w:t>MRI</w:t>
            </w:r>
          </w:p>
        </w:tc>
        <w:tc>
          <w:tcPr>
            <w:tcW w:w="4531" w:type="dxa"/>
          </w:tcPr>
          <w:p w14:paraId="4DA92D9D" w14:textId="77777777" w:rsidR="00BA784A" w:rsidRDefault="00BA784A" w:rsidP="00F76B93">
            <w:r>
              <w:t>Magnetic Resonance Imaging</w:t>
            </w:r>
          </w:p>
        </w:tc>
      </w:tr>
      <w:tr w:rsidR="00BA784A" w14:paraId="501845C9" w14:textId="77777777" w:rsidTr="00F76B93">
        <w:tc>
          <w:tcPr>
            <w:tcW w:w="4531" w:type="dxa"/>
          </w:tcPr>
          <w:p w14:paraId="52142824" w14:textId="77777777" w:rsidR="00BA784A" w:rsidRDefault="00BA784A" w:rsidP="00F76B93">
            <w:r>
              <w:t>MTG</w:t>
            </w:r>
          </w:p>
        </w:tc>
        <w:tc>
          <w:tcPr>
            <w:tcW w:w="4531" w:type="dxa"/>
          </w:tcPr>
          <w:p w14:paraId="6A54BE60" w14:textId="77777777" w:rsidR="00BA784A" w:rsidRDefault="00BA784A" w:rsidP="00F76B93">
            <w:r>
              <w:t>Middle Temporal Gyrus</w:t>
            </w:r>
          </w:p>
        </w:tc>
      </w:tr>
      <w:tr w:rsidR="00BA784A" w14:paraId="72D3597C" w14:textId="77777777" w:rsidTr="00F76B93">
        <w:tc>
          <w:tcPr>
            <w:tcW w:w="4531" w:type="dxa"/>
          </w:tcPr>
          <w:p w14:paraId="4E3A12D9" w14:textId="77777777" w:rsidR="00BA784A" w:rsidRDefault="00BA784A" w:rsidP="00D45A6B">
            <w:r>
              <w:t>nu-SVC</w:t>
            </w:r>
          </w:p>
        </w:tc>
        <w:tc>
          <w:tcPr>
            <w:tcW w:w="4531" w:type="dxa"/>
          </w:tcPr>
          <w:p w14:paraId="24F1FF14" w14:textId="77777777" w:rsidR="00BA784A" w:rsidRDefault="00BA784A" w:rsidP="00D45A6B">
            <w:r>
              <w:t>nu-Support Vector Classification</w:t>
            </w:r>
          </w:p>
        </w:tc>
      </w:tr>
      <w:tr w:rsidR="00BA784A" w14:paraId="67CC0273" w14:textId="77777777" w:rsidTr="00F76B93">
        <w:tc>
          <w:tcPr>
            <w:tcW w:w="4531" w:type="dxa"/>
          </w:tcPr>
          <w:p w14:paraId="311CE53B" w14:textId="77777777" w:rsidR="00BA784A" w:rsidRDefault="00BA784A" w:rsidP="00F76B93">
            <w:r>
              <w:t>OrG</w:t>
            </w:r>
          </w:p>
        </w:tc>
        <w:tc>
          <w:tcPr>
            <w:tcW w:w="4531" w:type="dxa"/>
          </w:tcPr>
          <w:p w14:paraId="3C92D396" w14:textId="77777777" w:rsidR="00BA784A" w:rsidRDefault="00BA784A" w:rsidP="00BA784A">
            <w:pPr>
              <w:tabs>
                <w:tab w:val="center" w:pos="2157"/>
              </w:tabs>
            </w:pPr>
            <w:r>
              <w:t>Orbital Gyrus</w:t>
            </w:r>
          </w:p>
        </w:tc>
      </w:tr>
      <w:tr w:rsidR="00BA784A" w14:paraId="15E44F87" w14:textId="77777777" w:rsidTr="00F76B93">
        <w:tc>
          <w:tcPr>
            <w:tcW w:w="4531" w:type="dxa"/>
          </w:tcPr>
          <w:p w14:paraId="1886D144" w14:textId="77777777" w:rsidR="00BA784A" w:rsidRPr="008F1B24" w:rsidRDefault="00BA784A" w:rsidP="00F76B93">
            <w:r w:rsidRPr="008F1B24">
              <w:t>PCA</w:t>
            </w:r>
          </w:p>
        </w:tc>
        <w:tc>
          <w:tcPr>
            <w:tcW w:w="4531" w:type="dxa"/>
          </w:tcPr>
          <w:p w14:paraId="0716EF3B" w14:textId="77777777" w:rsidR="00BA784A" w:rsidRPr="008F1B24" w:rsidRDefault="00BA784A" w:rsidP="00F76B93">
            <w:r w:rsidRPr="008F1B24">
              <w:t>Posterior Cerebral Artery</w:t>
            </w:r>
          </w:p>
        </w:tc>
      </w:tr>
      <w:tr w:rsidR="00BA784A" w14:paraId="06CFF24C" w14:textId="77777777" w:rsidTr="00F76B93">
        <w:tc>
          <w:tcPr>
            <w:tcW w:w="4531" w:type="dxa"/>
          </w:tcPr>
          <w:p w14:paraId="72CB9E25" w14:textId="77777777" w:rsidR="00BA784A" w:rsidRPr="008F1B24" w:rsidRDefault="00BA784A" w:rsidP="00F76B93">
            <w:r>
              <w:t>pSTS</w:t>
            </w:r>
          </w:p>
        </w:tc>
        <w:tc>
          <w:tcPr>
            <w:tcW w:w="4531" w:type="dxa"/>
          </w:tcPr>
          <w:p w14:paraId="087EE2D0" w14:textId="77777777" w:rsidR="00BA784A" w:rsidRPr="008F1B24" w:rsidRDefault="00BA784A" w:rsidP="00F76B93">
            <w:r>
              <w:t>Posterior Superior Temporal Sulcus</w:t>
            </w:r>
          </w:p>
        </w:tc>
      </w:tr>
      <w:tr w:rsidR="00BA784A" w14:paraId="0536B6A0" w14:textId="77777777" w:rsidTr="00F76B93">
        <w:tc>
          <w:tcPr>
            <w:tcW w:w="4531" w:type="dxa"/>
          </w:tcPr>
          <w:p w14:paraId="728F11F1" w14:textId="77777777" w:rsidR="00BA784A" w:rsidRDefault="00BA784A" w:rsidP="00F76B93">
            <w:r>
              <w:t>ROI</w:t>
            </w:r>
          </w:p>
        </w:tc>
        <w:tc>
          <w:tcPr>
            <w:tcW w:w="4531" w:type="dxa"/>
          </w:tcPr>
          <w:p w14:paraId="75B03D90" w14:textId="77777777" w:rsidR="00BA784A" w:rsidRDefault="00BA784A" w:rsidP="00F76B93">
            <w:pPr>
              <w:rPr>
                <w:lang w:val="en-US"/>
              </w:rPr>
            </w:pPr>
            <w:r>
              <w:rPr>
                <w:lang w:val="en-US"/>
              </w:rPr>
              <w:t>Region of Interest</w:t>
            </w:r>
          </w:p>
        </w:tc>
      </w:tr>
      <w:tr w:rsidR="00BA784A" w14:paraId="56F3A66A" w14:textId="77777777" w:rsidTr="00F76B93">
        <w:tc>
          <w:tcPr>
            <w:tcW w:w="4531" w:type="dxa"/>
          </w:tcPr>
          <w:p w14:paraId="1F08CE9A" w14:textId="77777777" w:rsidR="00BA784A" w:rsidRPr="00AA6B9F" w:rsidRDefault="00BA784A" w:rsidP="00F76B93">
            <w:r w:rsidRPr="00AA6B9F">
              <w:t>SFOF</w:t>
            </w:r>
          </w:p>
        </w:tc>
        <w:tc>
          <w:tcPr>
            <w:tcW w:w="4531" w:type="dxa"/>
          </w:tcPr>
          <w:p w14:paraId="2FEA9F72" w14:textId="77777777" w:rsidR="00BA784A" w:rsidRPr="00AA6B9F" w:rsidRDefault="00BA784A" w:rsidP="00F76B93">
            <w:r w:rsidRPr="00AA6B9F">
              <w:t>Superior Fronto-Occipital Fasciculus</w:t>
            </w:r>
          </w:p>
        </w:tc>
      </w:tr>
      <w:tr w:rsidR="00BA784A" w14:paraId="5AABFED5" w14:textId="77777777" w:rsidTr="00F76B93">
        <w:tc>
          <w:tcPr>
            <w:tcW w:w="4531" w:type="dxa"/>
          </w:tcPr>
          <w:p w14:paraId="5C440DB8" w14:textId="77777777" w:rsidR="00BA784A" w:rsidRPr="00AA6B9F" w:rsidRDefault="00BA784A" w:rsidP="00F76B93">
            <w:r w:rsidRPr="00AA6B9F">
              <w:t>SLF</w:t>
            </w:r>
          </w:p>
        </w:tc>
        <w:tc>
          <w:tcPr>
            <w:tcW w:w="4531" w:type="dxa"/>
          </w:tcPr>
          <w:p w14:paraId="39CF242F" w14:textId="77777777" w:rsidR="00BA784A" w:rsidRPr="00AA6B9F" w:rsidRDefault="00BA784A" w:rsidP="00F76B93">
            <w:r w:rsidRPr="00AA6B9F">
              <w:t>Superior Longitudinal Fasciculus</w:t>
            </w:r>
          </w:p>
        </w:tc>
      </w:tr>
      <w:tr w:rsidR="00BA784A" w14:paraId="1B6AA831" w14:textId="77777777" w:rsidTr="00F76B93">
        <w:tc>
          <w:tcPr>
            <w:tcW w:w="4531" w:type="dxa"/>
          </w:tcPr>
          <w:p w14:paraId="135C1077" w14:textId="77777777" w:rsidR="00BA784A" w:rsidRDefault="00BA784A" w:rsidP="00F76B93">
            <w:r>
              <w:t>SPM</w:t>
            </w:r>
          </w:p>
        </w:tc>
        <w:tc>
          <w:tcPr>
            <w:tcW w:w="4531" w:type="dxa"/>
          </w:tcPr>
          <w:p w14:paraId="4DF06BF6" w14:textId="77777777" w:rsidR="00BA784A" w:rsidRDefault="00BA784A" w:rsidP="00BA784A">
            <w:pPr>
              <w:tabs>
                <w:tab w:val="center" w:pos="2157"/>
              </w:tabs>
            </w:pPr>
            <w:r>
              <w:t>Statistical Parametric Mapping</w:t>
            </w:r>
          </w:p>
        </w:tc>
      </w:tr>
      <w:tr w:rsidR="00BA784A" w14:paraId="05D5C34E" w14:textId="77777777" w:rsidTr="00F76B93">
        <w:tc>
          <w:tcPr>
            <w:tcW w:w="4531" w:type="dxa"/>
          </w:tcPr>
          <w:p w14:paraId="65C321E3" w14:textId="77777777" w:rsidR="00BA784A" w:rsidRDefault="00BA784A" w:rsidP="00F76B93">
            <w:r>
              <w:t>STG</w:t>
            </w:r>
          </w:p>
        </w:tc>
        <w:tc>
          <w:tcPr>
            <w:tcW w:w="4531" w:type="dxa"/>
          </w:tcPr>
          <w:p w14:paraId="09F7E340" w14:textId="77777777" w:rsidR="00BA784A" w:rsidRDefault="00BA784A" w:rsidP="00F76B93">
            <w:pPr>
              <w:rPr>
                <w:lang w:val="en-US"/>
              </w:rPr>
            </w:pPr>
            <w:r>
              <w:rPr>
                <w:lang w:val="en-US"/>
              </w:rPr>
              <w:t>Superior Temporal Gyrus</w:t>
            </w:r>
          </w:p>
        </w:tc>
      </w:tr>
      <w:tr w:rsidR="00BA784A" w14:paraId="1C43E8A5" w14:textId="77777777" w:rsidTr="00F76B93">
        <w:tc>
          <w:tcPr>
            <w:tcW w:w="4531" w:type="dxa"/>
          </w:tcPr>
          <w:p w14:paraId="74B22B86" w14:textId="77777777" w:rsidR="00BA784A" w:rsidRDefault="00BA784A" w:rsidP="00F76B93">
            <w:r>
              <w:t>SVM</w:t>
            </w:r>
          </w:p>
        </w:tc>
        <w:tc>
          <w:tcPr>
            <w:tcW w:w="4531" w:type="dxa"/>
          </w:tcPr>
          <w:p w14:paraId="723CA99D" w14:textId="77777777" w:rsidR="00BA784A" w:rsidRDefault="00BA784A" w:rsidP="00BA784A">
            <w:pPr>
              <w:tabs>
                <w:tab w:val="center" w:pos="2157"/>
              </w:tabs>
            </w:pPr>
            <w:r>
              <w:t>Support Vector Machine</w:t>
            </w:r>
          </w:p>
        </w:tc>
      </w:tr>
      <w:tr w:rsidR="00BA784A" w14:paraId="564EE119" w14:textId="77777777" w:rsidTr="00F76B93">
        <w:tc>
          <w:tcPr>
            <w:tcW w:w="4531" w:type="dxa"/>
          </w:tcPr>
          <w:p w14:paraId="7440B81D" w14:textId="77777777" w:rsidR="00BA784A" w:rsidRDefault="00BA784A" w:rsidP="00F76B93">
            <w:r>
              <w:t>T2FLAIR</w:t>
            </w:r>
          </w:p>
        </w:tc>
        <w:tc>
          <w:tcPr>
            <w:tcW w:w="4531" w:type="dxa"/>
          </w:tcPr>
          <w:p w14:paraId="71E416E2" w14:textId="77777777" w:rsidR="00BA784A" w:rsidRDefault="00BA784A" w:rsidP="00F76B93">
            <w:r>
              <w:rPr>
                <w:lang w:val="en-US"/>
              </w:rPr>
              <w:t>T2-weighted Fluid Attenuated Inversion Recovery</w:t>
            </w:r>
          </w:p>
        </w:tc>
      </w:tr>
      <w:tr w:rsidR="00BA784A" w14:paraId="1F78EFFE" w14:textId="77777777" w:rsidTr="00F76B93">
        <w:tc>
          <w:tcPr>
            <w:tcW w:w="4531" w:type="dxa"/>
          </w:tcPr>
          <w:p w14:paraId="2B1E65CF" w14:textId="77777777" w:rsidR="00BA784A" w:rsidRPr="008F1B24" w:rsidRDefault="00BA784A" w:rsidP="00F76B93">
            <w:r>
              <w:t>VLBM</w:t>
            </w:r>
          </w:p>
        </w:tc>
        <w:tc>
          <w:tcPr>
            <w:tcW w:w="4531" w:type="dxa"/>
          </w:tcPr>
          <w:p w14:paraId="483474FD" w14:textId="77777777" w:rsidR="00BA784A" w:rsidRPr="008F1B24" w:rsidRDefault="00BA784A" w:rsidP="00411C97">
            <w:r>
              <w:t>Voxel-based Lesion-Behaviour Mapping</w:t>
            </w:r>
          </w:p>
        </w:tc>
      </w:tr>
      <w:tr w:rsidR="00BA784A" w14:paraId="56A238BA" w14:textId="77777777" w:rsidTr="00F76B93">
        <w:tc>
          <w:tcPr>
            <w:tcW w:w="4531" w:type="dxa"/>
          </w:tcPr>
          <w:p w14:paraId="7D9BB431" w14:textId="77777777" w:rsidR="00BA784A" w:rsidRDefault="00BA784A" w:rsidP="00F76B93">
            <w:r>
              <w:t>WM</w:t>
            </w:r>
          </w:p>
        </w:tc>
        <w:tc>
          <w:tcPr>
            <w:tcW w:w="4531" w:type="dxa"/>
          </w:tcPr>
          <w:p w14:paraId="595CC298" w14:textId="77777777" w:rsidR="00BA784A" w:rsidRDefault="00BA784A" w:rsidP="00BA784A">
            <w:pPr>
              <w:tabs>
                <w:tab w:val="center" w:pos="2157"/>
              </w:tabs>
            </w:pPr>
            <w:r>
              <w:t>White Matter</w:t>
            </w:r>
            <w:r>
              <w:tab/>
            </w:r>
          </w:p>
        </w:tc>
      </w:tr>
    </w:tbl>
    <w:p w14:paraId="62F642AE" w14:textId="2E413E15" w:rsidR="00F76B93" w:rsidRDefault="00F76B93" w:rsidP="00F76B93"/>
    <w:p w14:paraId="4C24D56F" w14:textId="77777777" w:rsidR="006502EB" w:rsidRPr="00F76B93" w:rsidRDefault="006502EB" w:rsidP="00F76B93"/>
    <w:p w14:paraId="6F9B5B44" w14:textId="77777777" w:rsidR="008F1B24" w:rsidRDefault="008F1B24">
      <w:pPr>
        <w:rPr>
          <w:rFonts w:ascii="Avenir Next LT Pro Light" w:eastAsiaTheme="majorEastAsia" w:hAnsi="Avenir Next LT Pro Light" w:cstheme="majorBidi"/>
          <w:spacing w:val="4"/>
          <w:sz w:val="24"/>
          <w:szCs w:val="24"/>
        </w:rPr>
      </w:pPr>
      <w:r>
        <w:br w:type="page"/>
      </w:r>
    </w:p>
    <w:p w14:paraId="722532CD" w14:textId="68583CE8" w:rsidR="0089785B" w:rsidRDefault="00D91FE5" w:rsidP="00A72E7A">
      <w:pPr>
        <w:pStyle w:val="Heading3"/>
      </w:pPr>
      <w:bookmarkStart w:id="283" w:name="_Toc116064632"/>
      <w:bookmarkStart w:id="284" w:name="_Toc117591260"/>
      <w:r>
        <w:lastRenderedPageBreak/>
        <w:t>Appendix</w:t>
      </w:r>
      <w:r w:rsidR="00AE3409">
        <w:t xml:space="preserve"> B: </w:t>
      </w:r>
      <w:r>
        <w:t>Supplementary</w:t>
      </w:r>
      <w:r w:rsidR="00AE3409">
        <w:t xml:space="preserve"> Tables and </w:t>
      </w:r>
      <w:r>
        <w:t>Figure</w:t>
      </w:r>
      <w:r w:rsidR="008F1B24">
        <w:t>s</w:t>
      </w:r>
      <w:bookmarkEnd w:id="283"/>
      <w:bookmarkEnd w:id="284"/>
    </w:p>
    <w:p w14:paraId="5317A780" w14:textId="4BAFC5F3" w:rsidR="00AE3409" w:rsidRDefault="00D91FE5" w:rsidP="0089785B">
      <w:bookmarkStart w:id="285" w:name="s_table01Aclinicaldata_neglect"/>
      <w:r>
        <w:rPr>
          <w:b/>
          <w:bCs/>
        </w:rPr>
        <w:t>Supplementary</w:t>
      </w:r>
      <w:r w:rsidR="008F1B24">
        <w:rPr>
          <w:b/>
          <w:bCs/>
        </w:rPr>
        <w:t xml:space="preserve"> </w:t>
      </w:r>
      <w:r>
        <w:rPr>
          <w:b/>
          <w:bCs/>
        </w:rPr>
        <w:t>Table</w:t>
      </w:r>
      <w:r w:rsidR="008F1B24">
        <w:rPr>
          <w:b/>
          <w:bCs/>
        </w:rPr>
        <w:t xml:space="preserve"> 1a</w:t>
      </w:r>
      <w:r w:rsidR="00AE3409" w:rsidRPr="00944DA2">
        <w:rPr>
          <w:b/>
          <w:bCs/>
        </w:rPr>
        <w:t>:</w:t>
      </w:r>
      <w:r w:rsidR="00AE3409">
        <w:t xml:space="preserve"> Clinical and Demographic Data of Neglect Patients</w:t>
      </w:r>
    </w:p>
    <w:tbl>
      <w:tblPr>
        <w:tblStyle w:val="PlainTab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76EB6C89" w14:textId="77777777" w:rsidR="00AE3409" w:rsidRPr="00165A5A" w:rsidRDefault="00AE3409"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40AFAA59" w14:textId="02B3E84D"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73</w:t>
            </w:r>
            <w:r w:rsidRPr="00165A5A">
              <w:rPr>
                <w:sz w:val="18"/>
                <w:szCs w:val="18"/>
              </w:rPr>
              <w:t>)</w:t>
            </w:r>
          </w:p>
        </w:tc>
        <w:tc>
          <w:tcPr>
            <w:tcW w:w="2126" w:type="dxa"/>
            <w:tcBorders>
              <w:top w:val="single" w:sz="12" w:space="0" w:color="auto"/>
              <w:bottom w:val="single" w:sz="12" w:space="0" w:color="auto"/>
            </w:tcBorders>
          </w:tcPr>
          <w:p w14:paraId="2E26E56F" w14:textId="18212052"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40</w:t>
            </w:r>
            <w:r w:rsidRPr="00165A5A">
              <w:rPr>
                <w:sz w:val="18"/>
                <w:szCs w:val="18"/>
              </w:rPr>
              <w:t>)</w:t>
            </w:r>
          </w:p>
        </w:tc>
        <w:tc>
          <w:tcPr>
            <w:tcW w:w="2126" w:type="dxa"/>
            <w:tcBorders>
              <w:top w:val="single" w:sz="12" w:space="0" w:color="auto"/>
              <w:bottom w:val="single" w:sz="12" w:space="0" w:color="auto"/>
            </w:tcBorders>
          </w:tcPr>
          <w:p w14:paraId="253CA9A5" w14:textId="7291266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8D5F2F">
              <w:rPr>
                <w:sz w:val="18"/>
                <w:szCs w:val="18"/>
              </w:rPr>
              <w:t>33</w:t>
            </w:r>
            <w:r w:rsidRPr="00165A5A">
              <w:rPr>
                <w:sz w:val="18"/>
                <w:szCs w:val="18"/>
              </w:rPr>
              <w:t>)</w:t>
            </w:r>
          </w:p>
        </w:tc>
        <w:tc>
          <w:tcPr>
            <w:tcW w:w="1276" w:type="dxa"/>
            <w:tcBorders>
              <w:top w:val="single" w:sz="12" w:space="0" w:color="auto"/>
              <w:bottom w:val="single" w:sz="12" w:space="0" w:color="auto"/>
            </w:tcBorders>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Borders>
              <w:top w:val="single" w:sz="12" w:space="0" w:color="auto"/>
              <w:bottom w:val="nil"/>
            </w:tcBorders>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Borders>
              <w:top w:val="single" w:sz="12" w:space="0" w:color="auto"/>
              <w:bottom w:val="nil"/>
            </w:tcBorders>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Borders>
              <w:top w:val="single" w:sz="12" w:space="0" w:color="auto"/>
              <w:bottom w:val="nil"/>
            </w:tcBorders>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Borders>
              <w:top w:val="nil"/>
              <w:bottom w:val="nil"/>
            </w:tcBorders>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Borders>
              <w:top w:val="nil"/>
              <w:bottom w:val="nil"/>
            </w:tcBorders>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Borders>
              <w:top w:val="nil"/>
              <w:bottom w:val="nil"/>
            </w:tcBorders>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Borders>
              <w:top w:val="nil"/>
              <w:bottom w:val="nil"/>
            </w:tcBorders>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Borders>
              <w:top w:val="nil"/>
              <w:bottom w:val="nil"/>
            </w:tcBorders>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Borders>
              <w:top w:val="nil"/>
              <w:bottom w:val="nil"/>
            </w:tcBorders>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Borders>
              <w:top w:val="nil"/>
              <w:bottom w:val="nil"/>
            </w:tcBorders>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Borders>
              <w:top w:val="nil"/>
              <w:bottom w:val="nil"/>
            </w:tcBorders>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Borders>
              <w:top w:val="nil"/>
              <w:bottom w:val="nil"/>
            </w:tcBorders>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A60F05" w:rsidRPr="0018191A" w14:paraId="53C2657A"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CA4A026" w14:textId="114169A4"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0A79A" w14:textId="7C965CF9"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5, 47, 5</w:t>
            </w:r>
          </w:p>
        </w:tc>
        <w:tc>
          <w:tcPr>
            <w:tcW w:w="2126" w:type="dxa"/>
            <w:tcBorders>
              <w:top w:val="nil"/>
              <w:bottom w:val="nil"/>
            </w:tcBorders>
            <w:shd w:val="clear" w:color="auto" w:fill="auto"/>
          </w:tcPr>
          <w:p w14:paraId="384A7199" w14:textId="5945CAD0"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5, 23, 2</w:t>
            </w:r>
          </w:p>
        </w:tc>
        <w:tc>
          <w:tcPr>
            <w:tcW w:w="2126" w:type="dxa"/>
            <w:tcBorders>
              <w:top w:val="nil"/>
              <w:bottom w:val="nil"/>
            </w:tcBorders>
            <w:shd w:val="clear" w:color="auto" w:fill="auto"/>
          </w:tcPr>
          <w:p w14:paraId="1AF4CC55" w14:textId="691B1EC7" w:rsidR="00A60F05" w:rsidRDefault="00D33CF3"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0, 24, 3</w:t>
            </w:r>
          </w:p>
        </w:tc>
        <w:tc>
          <w:tcPr>
            <w:tcW w:w="1276" w:type="dxa"/>
            <w:tcBorders>
              <w:top w:val="nil"/>
              <w:bottom w:val="nil"/>
            </w:tcBorders>
            <w:shd w:val="clear" w:color="auto" w:fill="auto"/>
          </w:tcPr>
          <w:p w14:paraId="3C4F92E0" w14:textId="0F5C879B" w:rsidR="00A60F05" w:rsidRPr="00D33CF3"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0.079</w:t>
            </w:r>
            <w:r>
              <w:rPr>
                <w:sz w:val="18"/>
                <w:szCs w:val="18"/>
                <w:vertAlign w:val="superscript"/>
              </w:rPr>
              <w:t>b</w:t>
            </w:r>
          </w:p>
        </w:tc>
      </w:tr>
      <w:tr w:rsidR="008D5F2F" w:rsidRPr="0018191A" w14:paraId="69168B25"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702CFE05" w14:textId="3FF812A0"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0919FA09" w14:textId="0CAF5329"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4.0 (2.9) [0-14]</w:t>
            </w:r>
          </w:p>
        </w:tc>
        <w:tc>
          <w:tcPr>
            <w:tcW w:w="2126" w:type="dxa"/>
            <w:tcBorders>
              <w:top w:val="nil"/>
              <w:bottom w:val="nil"/>
            </w:tcBorders>
          </w:tcPr>
          <w:p w14:paraId="4499D441" w14:textId="01DBEFF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3.8 (2.8) [0-13]</w:t>
            </w:r>
          </w:p>
        </w:tc>
        <w:tc>
          <w:tcPr>
            <w:tcW w:w="1276" w:type="dxa"/>
            <w:tcBorders>
              <w:top w:val="nil"/>
              <w:bottom w:val="nil"/>
            </w:tcBorders>
          </w:tcPr>
          <w:p w14:paraId="5C70A92A" w14:textId="6863CBC8"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0E4F0F2" w14:textId="77777777" w:rsidR="008D5F2F" w:rsidRPr="00165A5A" w:rsidRDefault="008D5F2F"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09FC39FA" w14:textId="400163A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Borders>
              <w:top w:val="nil"/>
              <w:bottom w:val="nil"/>
            </w:tcBorders>
          </w:tcPr>
          <w:p w14:paraId="2C48D8EE" w14:textId="7EAC73FA"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(0.31) [-0.02-0.99]</w:t>
            </w:r>
          </w:p>
        </w:tc>
        <w:tc>
          <w:tcPr>
            <w:tcW w:w="2126" w:type="dxa"/>
            <w:tcBorders>
              <w:top w:val="nil"/>
              <w:bottom w:val="nil"/>
            </w:tcBorders>
          </w:tcPr>
          <w:p w14:paraId="01B6E347" w14:textId="5E77B75D"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Borders>
              <w:top w:val="nil"/>
              <w:bottom w:val="nil"/>
            </w:tcBorders>
          </w:tcPr>
          <w:p w14:paraId="6039D2D6" w14:textId="20B40F7A"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5C2C463" w14:textId="77777777" w:rsidR="008D5F2F" w:rsidRPr="00165A5A" w:rsidRDefault="008D5F2F"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6BF4BF9C" w14:textId="6BE740AE"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(0.28) [-0.1-0.92]</w:t>
            </w:r>
          </w:p>
        </w:tc>
        <w:tc>
          <w:tcPr>
            <w:tcW w:w="2126" w:type="dxa"/>
            <w:tcBorders>
              <w:top w:val="nil"/>
              <w:bottom w:val="nil"/>
            </w:tcBorders>
          </w:tcPr>
          <w:p w14:paraId="2767C5F9" w14:textId="5D8CD745"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0.33 (0.28) [-0.1-0.92]</w:t>
            </w:r>
          </w:p>
        </w:tc>
        <w:tc>
          <w:tcPr>
            <w:tcW w:w="2126" w:type="dxa"/>
            <w:tcBorders>
              <w:top w:val="nil"/>
              <w:bottom w:val="nil"/>
            </w:tcBorders>
          </w:tcPr>
          <w:p w14:paraId="5322B680" w14:textId="7572FD38"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0.46 (0.27) [0-0.91]</w:t>
            </w:r>
          </w:p>
        </w:tc>
        <w:tc>
          <w:tcPr>
            <w:tcW w:w="1276" w:type="dxa"/>
            <w:tcBorders>
              <w:top w:val="nil"/>
              <w:bottom w:val="nil"/>
            </w:tcBorders>
          </w:tcPr>
          <w:p w14:paraId="75C02C8E" w14:textId="1FB5CFF0"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0057D401" w14:textId="3F483FD4"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2.93 (2.31) [0-7]</w:t>
            </w:r>
          </w:p>
        </w:tc>
        <w:tc>
          <w:tcPr>
            <w:tcW w:w="2126" w:type="dxa"/>
            <w:tcBorders>
              <w:top w:val="nil"/>
              <w:bottom w:val="nil"/>
            </w:tcBorders>
          </w:tcPr>
          <w:p w14:paraId="446CDA3E" w14:textId="1FDBE472"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2.67 (2.21) [0-7]</w:t>
            </w:r>
          </w:p>
        </w:tc>
        <w:tc>
          <w:tcPr>
            <w:tcW w:w="2126" w:type="dxa"/>
            <w:tcBorders>
              <w:top w:val="nil"/>
              <w:bottom w:val="nil"/>
            </w:tcBorders>
          </w:tcPr>
          <w:p w14:paraId="1EFD58FD" w14:textId="447E266C"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3.34 (2.35) [0-7]</w:t>
            </w:r>
          </w:p>
        </w:tc>
        <w:tc>
          <w:tcPr>
            <w:tcW w:w="1276" w:type="dxa"/>
            <w:tcBorders>
              <w:top w:val="nil"/>
              <w:bottom w:val="nil"/>
            </w:tcBorders>
          </w:tcPr>
          <w:p w14:paraId="784BA950" w14:textId="2875E621"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F7DF586" w14:textId="77777777" w:rsidR="008D5F2F" w:rsidRPr="00165A5A" w:rsidRDefault="008D5F2F"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6E40D478" w14:textId="37F828B1"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0.97 (1.05) [-0.6-3.04]</w:t>
            </w:r>
          </w:p>
        </w:tc>
        <w:tc>
          <w:tcPr>
            <w:tcW w:w="2126" w:type="dxa"/>
            <w:tcBorders>
              <w:top w:val="nil"/>
              <w:bottom w:val="nil"/>
            </w:tcBorders>
          </w:tcPr>
          <w:p w14:paraId="4823E1AD" w14:textId="3BFE1393" w:rsidR="008D5F2F" w:rsidRDefault="00FB7F54"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Borders>
              <w:top w:val="nil"/>
              <w:bottom w:val="nil"/>
            </w:tcBorders>
          </w:tcPr>
          <w:p w14:paraId="23957AD9" w14:textId="2E03841F" w:rsidR="008D5F2F"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1.19 (1.03) [-0.6-2.93]</w:t>
            </w:r>
          </w:p>
        </w:tc>
        <w:tc>
          <w:tcPr>
            <w:tcW w:w="1276" w:type="dxa"/>
            <w:tcBorders>
              <w:top w:val="nil"/>
              <w:bottom w:val="nil"/>
            </w:tcBorders>
          </w:tcPr>
          <w:p w14:paraId="389697DF" w14:textId="3249C5F6"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53D5BD9" w14:textId="3AD64152"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17</w:t>
            </w:r>
          </w:p>
        </w:tc>
        <w:tc>
          <w:tcPr>
            <w:tcW w:w="2126" w:type="dxa"/>
            <w:tcBorders>
              <w:top w:val="nil"/>
              <w:bottom w:val="single" w:sz="12" w:space="0" w:color="auto"/>
            </w:tcBorders>
          </w:tcPr>
          <w:p w14:paraId="6DF947FB" w14:textId="4894A787"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w:t>
            </w:r>
          </w:p>
        </w:tc>
        <w:tc>
          <w:tcPr>
            <w:tcW w:w="2126" w:type="dxa"/>
            <w:tcBorders>
              <w:top w:val="nil"/>
              <w:bottom w:val="single" w:sz="12" w:space="0" w:color="auto"/>
            </w:tcBorders>
          </w:tcPr>
          <w:p w14:paraId="0F4B5236" w14:textId="09EBBD7D" w:rsidR="008D5F2F" w:rsidRPr="00165A5A"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tcPr>
          <w:p w14:paraId="579D95FE" w14:textId="27F36F17"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bookmarkEnd w:id="285"/>
    </w:tbl>
    <w:p w14:paraId="52C50F03" w14:textId="6CDDB716" w:rsidR="00944DA2" w:rsidRDefault="00944DA2" w:rsidP="0089785B"/>
    <w:p w14:paraId="10C5AE65" w14:textId="3BB29AD1" w:rsidR="00944DA2" w:rsidRDefault="00D91FE5" w:rsidP="0089785B">
      <w:bookmarkStart w:id="286" w:name="s_table01Bclinicaldata_non"/>
      <w:r>
        <w:rPr>
          <w:b/>
          <w:bCs/>
        </w:rPr>
        <w:t>Supplementary</w:t>
      </w:r>
      <w:r w:rsidR="008F1B24">
        <w:rPr>
          <w:b/>
          <w:bCs/>
        </w:rPr>
        <w:t xml:space="preserve"> </w:t>
      </w:r>
      <w:r>
        <w:rPr>
          <w:b/>
          <w:bCs/>
        </w:rPr>
        <w:t>Table</w:t>
      </w:r>
      <w:r w:rsidR="008F1B24">
        <w:rPr>
          <w:b/>
          <w:bCs/>
        </w:rPr>
        <w:t xml:space="preserve"> 1b</w:t>
      </w:r>
      <w:r w:rsidR="00944DA2" w:rsidRPr="005F6410">
        <w:rPr>
          <w:b/>
          <w:bCs/>
        </w:rPr>
        <w:t>:</w:t>
      </w:r>
      <w:r w:rsidR="00944DA2">
        <w:t xml:space="preserve"> Clinical and Demographic Data of </w:t>
      </w:r>
      <w:r w:rsidR="0092385C">
        <w:t>Non-Neglect</w:t>
      </w:r>
      <w:r w:rsidR="00944DA2">
        <w:t xml:space="preserve"> Patients</w:t>
      </w:r>
    </w:p>
    <w:tbl>
      <w:tblPr>
        <w:tblStyle w:val="PlainTab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7B0B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single" w:sz="12" w:space="0" w:color="auto"/>
            </w:tcBorders>
          </w:tcPr>
          <w:p w14:paraId="445C0276" w14:textId="77777777" w:rsidR="00944DA2" w:rsidRPr="00165A5A" w:rsidRDefault="00944DA2" w:rsidP="00DE5EBB">
            <w:pPr>
              <w:jc w:val="center"/>
              <w:rPr>
                <w:sz w:val="18"/>
                <w:szCs w:val="18"/>
              </w:rPr>
            </w:pPr>
          </w:p>
        </w:tc>
        <w:tc>
          <w:tcPr>
            <w:tcW w:w="2016" w:type="dxa"/>
            <w:tcBorders>
              <w:top w:val="single" w:sz="12" w:space="0" w:color="auto"/>
              <w:bottom w:val="single" w:sz="12" w:space="0" w:color="auto"/>
            </w:tcBorders>
            <w:shd w:val="clear" w:color="auto" w:fill="F2F2F2" w:themeFill="background1" w:themeFillShade="F2"/>
          </w:tcPr>
          <w:p w14:paraId="18D75358" w14:textId="08C0080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sidRPr="00165A5A">
              <w:rPr>
                <w:sz w:val="18"/>
                <w:szCs w:val="18"/>
              </w:rPr>
              <w:t xml:space="preserve">= </w:t>
            </w:r>
            <w:r>
              <w:rPr>
                <w:sz w:val="18"/>
                <w:szCs w:val="18"/>
              </w:rPr>
              <w:t>133</w:t>
            </w:r>
            <w:r w:rsidRPr="00165A5A">
              <w:rPr>
                <w:sz w:val="18"/>
                <w:szCs w:val="18"/>
              </w:rPr>
              <w:t>)</w:t>
            </w:r>
          </w:p>
        </w:tc>
        <w:tc>
          <w:tcPr>
            <w:tcW w:w="2126" w:type="dxa"/>
            <w:tcBorders>
              <w:top w:val="single" w:sz="12" w:space="0" w:color="auto"/>
              <w:bottom w:val="single" w:sz="12" w:space="0" w:color="auto"/>
            </w:tcBorders>
          </w:tcPr>
          <w:p w14:paraId="17A50EB8" w14:textId="6B75A61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63</w:t>
            </w:r>
            <w:r w:rsidRPr="00165A5A">
              <w:rPr>
                <w:sz w:val="18"/>
                <w:szCs w:val="18"/>
              </w:rPr>
              <w:t>)</w:t>
            </w:r>
          </w:p>
        </w:tc>
        <w:tc>
          <w:tcPr>
            <w:tcW w:w="2126" w:type="dxa"/>
            <w:tcBorders>
              <w:top w:val="single" w:sz="12" w:space="0" w:color="auto"/>
              <w:bottom w:val="single" w:sz="12" w:space="0" w:color="auto"/>
            </w:tcBorders>
          </w:tcPr>
          <w:p w14:paraId="323261B7" w14:textId="711E175C"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70</w:t>
            </w:r>
            <w:r w:rsidRPr="00165A5A">
              <w:rPr>
                <w:sz w:val="18"/>
                <w:szCs w:val="18"/>
              </w:rPr>
              <w:t>)</w:t>
            </w:r>
          </w:p>
        </w:tc>
        <w:tc>
          <w:tcPr>
            <w:tcW w:w="1276" w:type="dxa"/>
            <w:tcBorders>
              <w:top w:val="single" w:sz="12" w:space="0" w:color="auto"/>
              <w:bottom w:val="single" w:sz="12" w:space="0" w:color="auto"/>
            </w:tcBorders>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single" w:sz="12" w:space="0" w:color="auto"/>
              <w:bottom w:val="nil"/>
            </w:tcBorders>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tcBorders>
              <w:top w:val="single" w:sz="12" w:space="0" w:color="auto"/>
              <w:bottom w:val="nil"/>
            </w:tcBorders>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Borders>
              <w:top w:val="single" w:sz="12" w:space="0" w:color="auto"/>
              <w:bottom w:val="nil"/>
            </w:tcBorders>
            <w:shd w:val="clear" w:color="auto" w:fill="auto"/>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Borders>
              <w:top w:val="single" w:sz="12" w:space="0" w:color="auto"/>
              <w:bottom w:val="nil"/>
            </w:tcBorders>
            <w:shd w:val="clear" w:color="auto" w:fill="auto"/>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tcBorders>
              <w:top w:val="single" w:sz="12" w:space="0" w:color="auto"/>
              <w:bottom w:val="nil"/>
            </w:tcBorders>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tcBorders>
              <w:top w:val="nil"/>
              <w:bottom w:val="nil"/>
            </w:tcBorders>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Borders>
              <w:top w:val="nil"/>
              <w:bottom w:val="nil"/>
            </w:tcBorders>
            <w:shd w:val="clear" w:color="auto" w:fill="auto"/>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Borders>
              <w:top w:val="nil"/>
              <w:bottom w:val="nil"/>
            </w:tcBorders>
            <w:shd w:val="clear" w:color="auto" w:fill="auto"/>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tcBorders>
              <w:top w:val="nil"/>
              <w:bottom w:val="nil"/>
            </w:tcBorders>
            <w:shd w:val="clear" w:color="auto" w:fill="auto"/>
          </w:tcPr>
          <w:p w14:paraId="63A85A71" w14:textId="3F882D79"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0.345</w:t>
            </w:r>
            <w:r w:rsidRPr="00EB7AE8">
              <w:rPr>
                <w:sz w:val="18"/>
                <w:szCs w:val="18"/>
                <w:vertAlign w:val="superscript"/>
              </w:rPr>
              <w:t>a</w:t>
            </w:r>
          </w:p>
        </w:tc>
      </w:tr>
      <w:tr w:rsidR="00944DA2" w:rsidRPr="00897CE1" w14:paraId="2148ED46"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tcBorders>
              <w:top w:val="nil"/>
              <w:bottom w:val="nil"/>
            </w:tcBorders>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Borders>
              <w:top w:val="nil"/>
              <w:bottom w:val="nil"/>
            </w:tcBorders>
            <w:shd w:val="clear" w:color="auto" w:fill="auto"/>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Borders>
              <w:top w:val="nil"/>
              <w:bottom w:val="nil"/>
            </w:tcBorders>
            <w:shd w:val="clear" w:color="auto" w:fill="auto"/>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tcBorders>
              <w:top w:val="nil"/>
              <w:bottom w:val="nil"/>
            </w:tcBorders>
            <w:shd w:val="clear" w:color="auto" w:fill="auto"/>
          </w:tcPr>
          <w:p w14:paraId="5C115DD0" w14:textId="5E5CD9AF"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0.507</w:t>
            </w:r>
            <w:r w:rsidRPr="00EB7AE8">
              <w:rPr>
                <w:sz w:val="18"/>
                <w:szCs w:val="18"/>
                <w:vertAlign w:val="superscript"/>
              </w:rPr>
              <w:t>b</w:t>
            </w:r>
          </w:p>
        </w:tc>
      </w:tr>
      <w:tr w:rsidR="00944DA2" w:rsidRPr="00897CE1" w14:paraId="788B201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tcBorders>
              <w:top w:val="nil"/>
              <w:bottom w:val="nil"/>
            </w:tcBorders>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Borders>
              <w:top w:val="nil"/>
              <w:bottom w:val="nil"/>
            </w:tcBorders>
            <w:shd w:val="clear" w:color="auto" w:fill="auto"/>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Borders>
              <w:top w:val="nil"/>
              <w:bottom w:val="nil"/>
            </w:tcBorders>
            <w:shd w:val="clear" w:color="auto" w:fill="auto"/>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tcBorders>
              <w:top w:val="nil"/>
              <w:bottom w:val="nil"/>
            </w:tcBorders>
            <w:shd w:val="clear" w:color="auto" w:fill="auto"/>
          </w:tcPr>
          <w:p w14:paraId="1AEC5BD1" w14:textId="472D3614" w:rsidR="00944DA2" w:rsidRPr="00EB7AE8" w:rsidRDefault="00677A1C"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0.595</w:t>
            </w:r>
            <w:r w:rsidRPr="00EB7AE8">
              <w:rPr>
                <w:sz w:val="18"/>
                <w:szCs w:val="18"/>
                <w:vertAlign w:val="superscript"/>
              </w:rPr>
              <w:t>a</w:t>
            </w:r>
          </w:p>
        </w:tc>
      </w:tr>
      <w:tr w:rsidR="00A60F05" w:rsidRPr="00897CE1" w14:paraId="763F8CD9"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A971FC5" w14:textId="31DB89AE" w:rsidR="00A60F05" w:rsidRPr="00165A5A" w:rsidRDefault="00A60F05" w:rsidP="00DE5EBB">
            <w:pPr>
              <w:rPr>
                <w:sz w:val="18"/>
                <w:szCs w:val="18"/>
              </w:rPr>
            </w:pPr>
            <w:r w:rsidRPr="00A60F05">
              <w:rPr>
                <w:sz w:val="18"/>
                <w:szCs w:val="18"/>
              </w:rPr>
              <w:t xml:space="preserve">Arterial Territory of Infarct </w:t>
            </w:r>
            <w:r w:rsidRPr="00A60F05">
              <w:rPr>
                <w:b w:val="0"/>
                <w:i/>
                <w:sz w:val="16"/>
                <w:szCs w:val="18"/>
              </w:rPr>
              <w:t>(ACA, MCA, PCA)</w:t>
            </w:r>
          </w:p>
        </w:tc>
        <w:tc>
          <w:tcPr>
            <w:tcW w:w="2016" w:type="dxa"/>
            <w:tcBorders>
              <w:top w:val="nil"/>
              <w:bottom w:val="nil"/>
            </w:tcBorders>
            <w:shd w:val="clear" w:color="auto" w:fill="F2F2F2" w:themeFill="background1" w:themeFillShade="F2"/>
          </w:tcPr>
          <w:p w14:paraId="12AACB65" w14:textId="09E28123"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7, 87, 17</w:t>
            </w:r>
          </w:p>
        </w:tc>
        <w:tc>
          <w:tcPr>
            <w:tcW w:w="2126" w:type="dxa"/>
            <w:tcBorders>
              <w:top w:val="nil"/>
              <w:bottom w:val="nil"/>
            </w:tcBorders>
            <w:shd w:val="clear" w:color="auto" w:fill="auto"/>
          </w:tcPr>
          <w:p w14:paraId="3D499ADD" w14:textId="4F3F07E6"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6, 38, 5</w:t>
            </w:r>
          </w:p>
        </w:tc>
        <w:tc>
          <w:tcPr>
            <w:tcW w:w="2126" w:type="dxa"/>
            <w:tcBorders>
              <w:top w:val="nil"/>
              <w:bottom w:val="nil"/>
            </w:tcBorders>
            <w:shd w:val="clear" w:color="auto" w:fill="auto"/>
          </w:tcPr>
          <w:p w14:paraId="4BC6DA77" w14:textId="1DE359F5" w:rsidR="00A60F05"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1, 49, 12</w:t>
            </w:r>
          </w:p>
        </w:tc>
        <w:tc>
          <w:tcPr>
            <w:tcW w:w="1276" w:type="dxa"/>
            <w:tcBorders>
              <w:top w:val="nil"/>
              <w:bottom w:val="nil"/>
            </w:tcBorders>
            <w:shd w:val="clear" w:color="auto" w:fill="auto"/>
          </w:tcPr>
          <w:p w14:paraId="26B7DA54" w14:textId="60B96FAE" w:rsidR="00A60F05" w:rsidRPr="00EB7AE8" w:rsidRDefault="00EB7AE8" w:rsidP="00DE5EBB">
            <w:pPr>
              <w:cnfStyle w:val="000000100000" w:firstRow="0" w:lastRow="0" w:firstColumn="0" w:lastColumn="0" w:oddVBand="0" w:evenVBand="0" w:oddHBand="1" w:evenHBand="0" w:firstRowFirstColumn="0" w:firstRowLastColumn="0" w:lastRowFirstColumn="0" w:lastRowLastColumn="0"/>
              <w:rPr>
                <w:b/>
                <w:bCs/>
                <w:sz w:val="18"/>
                <w:szCs w:val="18"/>
                <w:vertAlign w:val="superscript"/>
              </w:rPr>
            </w:pPr>
            <w:r w:rsidRPr="00EB7AE8">
              <w:rPr>
                <w:b/>
                <w:bCs/>
                <w:sz w:val="18"/>
                <w:szCs w:val="18"/>
              </w:rPr>
              <w:t>0.041</w:t>
            </w:r>
            <w:r w:rsidRPr="00EB7AE8">
              <w:rPr>
                <w:b/>
                <w:bCs/>
                <w:sz w:val="18"/>
                <w:szCs w:val="18"/>
                <w:vertAlign w:val="superscript"/>
              </w:rPr>
              <w:t>b</w:t>
            </w:r>
          </w:p>
        </w:tc>
      </w:tr>
      <w:tr w:rsidR="00944DA2" w:rsidRPr="00897CE1" w14:paraId="2D658B86"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tcBorders>
              <w:top w:val="nil"/>
              <w:bottom w:val="nil"/>
            </w:tcBorders>
            <w:shd w:val="clear" w:color="auto" w:fill="F2F2F2" w:themeFill="background1" w:themeFillShade="F2"/>
          </w:tcPr>
          <w:p w14:paraId="17D923D7" w14:textId="4B11BCB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 (2.6) [0-12]</w:t>
            </w:r>
          </w:p>
        </w:tc>
        <w:tc>
          <w:tcPr>
            <w:tcW w:w="2126" w:type="dxa"/>
            <w:tcBorders>
              <w:top w:val="nil"/>
              <w:bottom w:val="nil"/>
            </w:tcBorders>
            <w:shd w:val="clear" w:color="auto" w:fill="auto"/>
          </w:tcPr>
          <w:p w14:paraId="0040B8FD" w14:textId="2DBED63D"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3.9 (2.3) [1-9]</w:t>
            </w:r>
          </w:p>
        </w:tc>
        <w:tc>
          <w:tcPr>
            <w:tcW w:w="2126" w:type="dxa"/>
            <w:tcBorders>
              <w:top w:val="nil"/>
              <w:bottom w:val="nil"/>
            </w:tcBorders>
            <w:shd w:val="clear" w:color="auto" w:fill="auto"/>
          </w:tcPr>
          <w:p w14:paraId="4E057922" w14:textId="02BE2A7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 (3.0) [0-12]</w:t>
            </w:r>
          </w:p>
        </w:tc>
        <w:tc>
          <w:tcPr>
            <w:tcW w:w="1276" w:type="dxa"/>
            <w:tcBorders>
              <w:top w:val="nil"/>
              <w:bottom w:val="nil"/>
            </w:tcBorders>
            <w:shd w:val="clear" w:color="auto" w:fill="auto"/>
          </w:tcPr>
          <w:p w14:paraId="4304E22C" w14:textId="40FA09DE"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rPr>
            </w:pPr>
            <w:r w:rsidRPr="00EB7AE8">
              <w:rPr>
                <w:sz w:val="18"/>
                <w:szCs w:val="18"/>
              </w:rPr>
              <w:t>0.195</w:t>
            </w:r>
            <w:r w:rsidRPr="00EB7AE8">
              <w:rPr>
                <w:sz w:val="18"/>
                <w:szCs w:val="18"/>
                <w:vertAlign w:val="superscript"/>
              </w:rPr>
              <w:t>a</w:t>
            </w:r>
          </w:p>
        </w:tc>
      </w:tr>
      <w:tr w:rsidR="00944DA2" w:rsidRPr="00897CE1" w14:paraId="78A51F3B"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2BA66FD8" w14:textId="77777777" w:rsidR="00944DA2" w:rsidRPr="00165A5A" w:rsidRDefault="00944DA2" w:rsidP="00DE5EBB">
            <w:pPr>
              <w:rPr>
                <w:sz w:val="18"/>
                <w:szCs w:val="18"/>
              </w:rPr>
            </w:pPr>
            <w:r w:rsidRPr="00165A5A">
              <w:rPr>
                <w:sz w:val="18"/>
                <w:szCs w:val="18"/>
              </w:rPr>
              <w:t>Letter CoC</w:t>
            </w:r>
          </w:p>
        </w:tc>
        <w:tc>
          <w:tcPr>
            <w:tcW w:w="2016" w:type="dxa"/>
            <w:tcBorders>
              <w:top w:val="nil"/>
              <w:bottom w:val="nil"/>
            </w:tcBorders>
            <w:shd w:val="clear" w:color="auto" w:fill="F2F2F2" w:themeFill="background1" w:themeFillShade="F2"/>
          </w:tcPr>
          <w:p w14:paraId="2B1D74FB" w14:textId="2799763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(0.07) [-0.06-0.78]</w:t>
            </w:r>
          </w:p>
        </w:tc>
        <w:tc>
          <w:tcPr>
            <w:tcW w:w="2126" w:type="dxa"/>
            <w:tcBorders>
              <w:top w:val="nil"/>
              <w:bottom w:val="nil"/>
            </w:tcBorders>
            <w:shd w:val="clear" w:color="auto" w:fill="auto"/>
          </w:tcPr>
          <w:p w14:paraId="241D8DEA" w14:textId="30E3C98A"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(0.02) [-0.02-0.08]</w:t>
            </w:r>
          </w:p>
        </w:tc>
        <w:tc>
          <w:tcPr>
            <w:tcW w:w="2126" w:type="dxa"/>
            <w:tcBorders>
              <w:top w:val="nil"/>
              <w:bottom w:val="nil"/>
            </w:tcBorders>
            <w:shd w:val="clear" w:color="auto" w:fill="auto"/>
          </w:tcPr>
          <w:p w14:paraId="1CD9FD7C" w14:textId="0F622C5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0.02 (0.10) [-0.06-0.80]</w:t>
            </w:r>
          </w:p>
        </w:tc>
        <w:tc>
          <w:tcPr>
            <w:tcW w:w="1276" w:type="dxa"/>
            <w:tcBorders>
              <w:top w:val="nil"/>
              <w:bottom w:val="nil"/>
            </w:tcBorders>
            <w:shd w:val="clear" w:color="auto" w:fill="auto"/>
          </w:tcPr>
          <w:p w14:paraId="71DE4FB7" w14:textId="3E44D3A7"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0.987</w:t>
            </w:r>
            <w:r w:rsidRPr="00EB7AE8">
              <w:rPr>
                <w:sz w:val="18"/>
                <w:szCs w:val="18"/>
                <w:vertAlign w:val="superscript"/>
              </w:rPr>
              <w:t>a</w:t>
            </w:r>
          </w:p>
        </w:tc>
      </w:tr>
      <w:tr w:rsidR="00944DA2" w:rsidRPr="00897CE1" w14:paraId="65B9A3C7" w14:textId="77777777" w:rsidTr="00930AD5">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71AC0F18" w14:textId="77777777" w:rsidR="00944DA2" w:rsidRPr="00165A5A" w:rsidRDefault="00944DA2" w:rsidP="00DE5EBB">
            <w:pPr>
              <w:rPr>
                <w:sz w:val="18"/>
                <w:szCs w:val="18"/>
              </w:rPr>
            </w:pPr>
            <w:r w:rsidRPr="00165A5A">
              <w:rPr>
                <w:sz w:val="18"/>
                <w:szCs w:val="18"/>
              </w:rPr>
              <w:t>Bells CoC</w:t>
            </w:r>
          </w:p>
        </w:tc>
        <w:tc>
          <w:tcPr>
            <w:tcW w:w="2016" w:type="dxa"/>
            <w:tcBorders>
              <w:top w:val="nil"/>
              <w:bottom w:val="nil"/>
            </w:tcBorders>
            <w:shd w:val="clear" w:color="auto" w:fill="F2F2F2" w:themeFill="background1" w:themeFillShade="F2"/>
          </w:tcPr>
          <w:p w14:paraId="70CC04E0" w14:textId="09F2DE97"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(0.09) [-0.11-0.83]</w:t>
            </w:r>
          </w:p>
        </w:tc>
        <w:tc>
          <w:tcPr>
            <w:tcW w:w="2126" w:type="dxa"/>
            <w:tcBorders>
              <w:top w:val="nil"/>
              <w:bottom w:val="nil"/>
            </w:tcBorders>
            <w:shd w:val="clear" w:color="auto" w:fill="auto"/>
          </w:tcPr>
          <w:p w14:paraId="5DE3FAA3" w14:textId="1D38285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(0.05) [-0.04-0.26]</w:t>
            </w:r>
          </w:p>
        </w:tc>
        <w:tc>
          <w:tcPr>
            <w:tcW w:w="2126" w:type="dxa"/>
            <w:tcBorders>
              <w:top w:val="nil"/>
              <w:bottom w:val="nil"/>
            </w:tcBorders>
            <w:shd w:val="clear" w:color="auto" w:fill="auto"/>
          </w:tcPr>
          <w:p w14:paraId="0E132366" w14:textId="1564E04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(0.11) [-0.11-0.83]</w:t>
            </w:r>
          </w:p>
        </w:tc>
        <w:tc>
          <w:tcPr>
            <w:tcW w:w="1276" w:type="dxa"/>
            <w:tcBorders>
              <w:top w:val="nil"/>
              <w:bottom w:val="nil"/>
            </w:tcBorders>
            <w:shd w:val="clear" w:color="auto" w:fill="auto"/>
          </w:tcPr>
          <w:p w14:paraId="0F41ADEA" w14:textId="1F07EB8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0.665</w:t>
            </w:r>
            <w:r w:rsidRPr="00EB7AE8">
              <w:rPr>
                <w:sz w:val="18"/>
                <w:szCs w:val="18"/>
                <w:vertAlign w:val="superscript"/>
              </w:rPr>
              <w:t>a</w:t>
            </w:r>
          </w:p>
        </w:tc>
      </w:tr>
      <w:tr w:rsidR="00944DA2" w:rsidRPr="00897CE1" w14:paraId="6F233654"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tcBorders>
              <w:top w:val="nil"/>
              <w:bottom w:val="nil"/>
            </w:tcBorders>
            <w:shd w:val="clear" w:color="auto" w:fill="F2F2F2" w:themeFill="background1" w:themeFillShade="F2"/>
          </w:tcPr>
          <w:p w14:paraId="58747E0C" w14:textId="4591820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Borders>
              <w:top w:val="nil"/>
              <w:bottom w:val="nil"/>
            </w:tcBorders>
            <w:shd w:val="clear" w:color="auto" w:fill="auto"/>
          </w:tcPr>
          <w:p w14:paraId="0814800F" w14:textId="3C1D8FEF"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0.27 (0.65) [0-4]</w:t>
            </w:r>
          </w:p>
        </w:tc>
        <w:tc>
          <w:tcPr>
            <w:tcW w:w="2126" w:type="dxa"/>
            <w:tcBorders>
              <w:top w:val="nil"/>
              <w:bottom w:val="nil"/>
            </w:tcBorders>
            <w:shd w:val="clear" w:color="auto" w:fill="auto"/>
          </w:tcPr>
          <w:p w14:paraId="15816FEE" w14:textId="43D99992"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0.16 (0.51) [0-3]</w:t>
            </w:r>
          </w:p>
        </w:tc>
        <w:tc>
          <w:tcPr>
            <w:tcW w:w="1276" w:type="dxa"/>
            <w:tcBorders>
              <w:top w:val="nil"/>
              <w:bottom w:val="nil"/>
            </w:tcBorders>
            <w:shd w:val="clear" w:color="auto" w:fill="auto"/>
          </w:tcPr>
          <w:p w14:paraId="21AFC4F2" w14:textId="39840046" w:rsidR="00944DA2" w:rsidRPr="00EB7AE8" w:rsidRDefault="00D33CF3"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B7AE8">
              <w:rPr>
                <w:sz w:val="18"/>
                <w:szCs w:val="18"/>
              </w:rPr>
              <w:t>0.288</w:t>
            </w:r>
            <w:r w:rsidRPr="00EB7AE8">
              <w:rPr>
                <w:sz w:val="18"/>
                <w:szCs w:val="18"/>
                <w:vertAlign w:val="superscript"/>
              </w:rPr>
              <w:t>a</w:t>
            </w:r>
          </w:p>
        </w:tc>
      </w:tr>
      <w:tr w:rsidR="00944DA2" w:rsidRPr="00897CE1" w14:paraId="064D1B91" w14:textId="77777777" w:rsidTr="00930AD5">
        <w:trPr>
          <w:trHeight w:val="58"/>
        </w:trPr>
        <w:tc>
          <w:tcPr>
            <w:cnfStyle w:val="001000000000" w:firstRow="0" w:lastRow="0" w:firstColumn="1" w:lastColumn="0" w:oddVBand="0" w:evenVBand="0" w:oddHBand="0" w:evenHBand="0" w:firstRowFirstColumn="0" w:firstRowLastColumn="0" w:lastRowFirstColumn="0" w:lastRowLastColumn="0"/>
            <w:tcW w:w="2096" w:type="dxa"/>
            <w:tcBorders>
              <w:top w:val="nil"/>
              <w:bottom w:val="nil"/>
            </w:tcBorders>
          </w:tcPr>
          <w:p w14:paraId="34E81A1F" w14:textId="77777777" w:rsidR="00944DA2" w:rsidRPr="00165A5A" w:rsidRDefault="00944DA2" w:rsidP="00DE5EBB">
            <w:pPr>
              <w:rPr>
                <w:sz w:val="18"/>
                <w:szCs w:val="18"/>
              </w:rPr>
            </w:pPr>
            <w:r>
              <w:rPr>
                <w:sz w:val="18"/>
                <w:szCs w:val="18"/>
              </w:rPr>
              <w:t>Mean z-Score</w:t>
            </w:r>
          </w:p>
        </w:tc>
        <w:tc>
          <w:tcPr>
            <w:tcW w:w="2016" w:type="dxa"/>
            <w:tcBorders>
              <w:top w:val="nil"/>
              <w:bottom w:val="nil"/>
            </w:tcBorders>
            <w:shd w:val="clear" w:color="auto" w:fill="F2F2F2" w:themeFill="background1" w:themeFillShade="F2"/>
          </w:tcPr>
          <w:p w14:paraId="473ED66D" w14:textId="782BB871"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(0.25) [-0.75-1.99]</w:t>
            </w:r>
          </w:p>
        </w:tc>
        <w:tc>
          <w:tcPr>
            <w:tcW w:w="2126" w:type="dxa"/>
            <w:tcBorders>
              <w:top w:val="nil"/>
              <w:bottom w:val="nil"/>
            </w:tcBorders>
            <w:shd w:val="clear" w:color="auto" w:fill="auto"/>
          </w:tcPr>
          <w:p w14:paraId="50B4F228" w14:textId="2BEC91B5"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 (0.14) [-0.64-0.09]</w:t>
            </w:r>
          </w:p>
        </w:tc>
        <w:tc>
          <w:tcPr>
            <w:tcW w:w="2126" w:type="dxa"/>
            <w:tcBorders>
              <w:top w:val="nil"/>
              <w:bottom w:val="nil"/>
            </w:tcBorders>
            <w:shd w:val="clear" w:color="auto" w:fill="auto"/>
          </w:tcPr>
          <w:p w14:paraId="48BACB36" w14:textId="6ABC4963" w:rsidR="00944DA2" w:rsidRDefault="00857E0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-0.51 (0.32) [-0.75-1.99]</w:t>
            </w:r>
          </w:p>
        </w:tc>
        <w:tc>
          <w:tcPr>
            <w:tcW w:w="1276" w:type="dxa"/>
            <w:tcBorders>
              <w:top w:val="nil"/>
              <w:bottom w:val="nil"/>
            </w:tcBorders>
            <w:shd w:val="clear" w:color="auto" w:fill="auto"/>
          </w:tcPr>
          <w:p w14:paraId="4112B8EC" w14:textId="661205AC" w:rsidR="00944DA2" w:rsidRPr="00EB7AE8" w:rsidRDefault="00D33CF3"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sidRPr="00EB7AE8">
              <w:rPr>
                <w:sz w:val="18"/>
                <w:szCs w:val="18"/>
              </w:rPr>
              <w:t>0.76</w:t>
            </w:r>
            <w:r w:rsidR="00EB7AE8" w:rsidRPr="00EB7AE8">
              <w:rPr>
                <w:sz w:val="18"/>
                <w:szCs w:val="18"/>
              </w:rPr>
              <w:t>2</w:t>
            </w:r>
            <w:r w:rsidR="00EB7AE8" w:rsidRPr="00EB7AE8">
              <w:rPr>
                <w:sz w:val="18"/>
                <w:szCs w:val="18"/>
                <w:vertAlign w:val="superscript"/>
              </w:rPr>
              <w:t>a</w:t>
            </w:r>
          </w:p>
        </w:tc>
      </w:tr>
      <w:tr w:rsidR="00944DA2" w:rsidRPr="00897CE1" w14:paraId="0E5AF643"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Borders>
              <w:top w:val="nil"/>
              <w:bottom w:val="single" w:sz="12" w:space="0" w:color="auto"/>
            </w:tcBorders>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tcBorders>
              <w:top w:val="nil"/>
              <w:bottom w:val="single" w:sz="12" w:space="0" w:color="auto"/>
            </w:tcBorders>
            <w:shd w:val="clear" w:color="auto" w:fill="F2F2F2" w:themeFill="background1" w:themeFillShade="F2"/>
          </w:tcPr>
          <w:p w14:paraId="16847CCD" w14:textId="300E29BB"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15</w:t>
            </w:r>
          </w:p>
        </w:tc>
        <w:tc>
          <w:tcPr>
            <w:tcW w:w="2126" w:type="dxa"/>
            <w:tcBorders>
              <w:top w:val="nil"/>
              <w:bottom w:val="single" w:sz="12" w:space="0" w:color="auto"/>
            </w:tcBorders>
            <w:shd w:val="clear" w:color="auto" w:fill="auto"/>
          </w:tcPr>
          <w:p w14:paraId="73B481E9" w14:textId="2A63C6C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c>
          <w:tcPr>
            <w:tcW w:w="2126" w:type="dxa"/>
            <w:tcBorders>
              <w:top w:val="nil"/>
              <w:bottom w:val="single" w:sz="12" w:space="0" w:color="auto"/>
            </w:tcBorders>
            <w:shd w:val="clear" w:color="auto" w:fill="auto"/>
          </w:tcPr>
          <w:p w14:paraId="6EE8C5BF" w14:textId="50CE4E1C" w:rsidR="00944DA2" w:rsidRPr="00165A5A" w:rsidRDefault="00443230"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1276" w:type="dxa"/>
            <w:tcBorders>
              <w:top w:val="nil"/>
              <w:bottom w:val="single" w:sz="12" w:space="0" w:color="auto"/>
            </w:tcBorders>
            <w:shd w:val="clear" w:color="auto" w:fill="auto"/>
          </w:tcPr>
          <w:p w14:paraId="72F72532" w14:textId="7D826C20" w:rsidR="00944DA2" w:rsidRPr="00EB7AE8" w:rsidRDefault="00EB7AE8" w:rsidP="00DE5EBB">
            <w:pPr>
              <w:cnfStyle w:val="000000100000" w:firstRow="0" w:lastRow="0" w:firstColumn="0" w:lastColumn="0" w:oddVBand="0" w:evenVBand="0" w:oddHBand="1" w:evenHBand="0" w:firstRowFirstColumn="0" w:firstRowLastColumn="0" w:lastRowFirstColumn="0" w:lastRowLastColumn="0"/>
              <w:rPr>
                <w:sz w:val="18"/>
                <w:szCs w:val="18"/>
              </w:rPr>
            </w:pPr>
            <w:r w:rsidRPr="00EB7AE8">
              <w:rPr>
                <w:sz w:val="18"/>
                <w:szCs w:val="18"/>
              </w:rPr>
              <w:t>0.954</w:t>
            </w:r>
            <w:r w:rsidRPr="00EB7AE8">
              <w:rPr>
                <w:sz w:val="18"/>
                <w:szCs w:val="18"/>
                <w:vertAlign w:val="superscript"/>
              </w:rPr>
              <w:t>b</w:t>
            </w:r>
          </w:p>
        </w:tc>
      </w:tr>
    </w:tbl>
    <w:p w14:paraId="5DE6523D" w14:textId="1A37AF27" w:rsidR="00071492" w:rsidRDefault="00F23203" w:rsidP="0089785B">
      <w:pPr>
        <w:rPr>
          <w:sz w:val="18"/>
          <w:szCs w:val="18"/>
          <w:lang w:val="en-US"/>
        </w:rPr>
      </w:pPr>
      <w:r>
        <w:br/>
      </w:r>
      <w:r w:rsidR="00E43438" w:rsidRPr="00A91C22">
        <w:rPr>
          <w:sz w:val="18"/>
          <w:szCs w:val="18"/>
          <w:lang w:val="en-US"/>
        </w:rPr>
        <w:t>Results are given as either number of patients or mean (standard deviation) [range]. The lesion volume was computed for the normalised lesion in MNI space. For the calculation of p-values, it was first confirmed that the samples had equal variances and then either an equal variances t-test (‘a’, for continuous variables) or a Chi</w:t>
      </w:r>
      <w:r w:rsidR="00E43438" w:rsidRPr="00A91C22">
        <w:rPr>
          <w:sz w:val="18"/>
          <w:szCs w:val="18"/>
          <w:vertAlign w:val="superscript"/>
          <w:lang w:val="en-US"/>
        </w:rPr>
        <w:t xml:space="preserve">2 </w:t>
      </w:r>
      <w:r w:rsidR="00E43438" w:rsidRPr="00A91C22">
        <w:rPr>
          <w:sz w:val="18"/>
          <w:szCs w:val="18"/>
          <w:lang w:val="en-US"/>
        </w:rPr>
        <w:t xml:space="preserve">test (‘b’, for categorical variables) was calculated. </w:t>
      </w:r>
      <w:proofErr w:type="gramStart"/>
      <w:r w:rsidR="00E43438" w:rsidRPr="00A91C22">
        <w:rPr>
          <w:sz w:val="18"/>
          <w:szCs w:val="18"/>
          <w:lang w:val="en-US"/>
        </w:rPr>
        <w:t>p-values</w:t>
      </w:r>
      <w:proofErr w:type="gramEnd"/>
      <w:r w:rsidR="00E43438" w:rsidRPr="00A91C22">
        <w:rPr>
          <w:sz w:val="18"/>
          <w:szCs w:val="18"/>
          <w:lang w:val="en-US"/>
        </w:rPr>
        <w:t xml:space="preserve"> &lt; 0.05 </w:t>
      </w:r>
      <w:r w:rsidR="00E43438">
        <w:rPr>
          <w:sz w:val="18"/>
          <w:szCs w:val="18"/>
          <w:lang w:val="en-US"/>
        </w:rPr>
        <w:t>are</w:t>
      </w:r>
      <w:r w:rsidR="00E43438" w:rsidRPr="00A91C22">
        <w:rPr>
          <w:sz w:val="18"/>
          <w:szCs w:val="18"/>
          <w:lang w:val="en-US"/>
        </w:rPr>
        <w:t xml:space="preserve"> considered significant</w:t>
      </w:r>
      <w:r w:rsidR="00E43438">
        <w:rPr>
          <w:sz w:val="18"/>
          <w:szCs w:val="18"/>
          <w:lang w:val="en-US"/>
        </w:rPr>
        <w:t xml:space="preserve"> and highlighted in bold</w:t>
      </w:r>
      <w:r w:rsidR="00E43438" w:rsidRPr="00A91C22">
        <w:rPr>
          <w:sz w:val="18"/>
          <w:szCs w:val="18"/>
          <w:lang w:val="en-US"/>
        </w:rPr>
        <w:t>.</w:t>
      </w:r>
      <w:r w:rsidR="00E43438" w:rsidRPr="00A91C22">
        <w:rPr>
          <w:sz w:val="18"/>
          <w:szCs w:val="18"/>
          <w:lang w:val="en-US"/>
        </w:rPr>
        <w:br/>
        <w:t xml:space="preserve">Abbreviations: </w:t>
      </w:r>
      <w:r w:rsidR="00264910">
        <w:rPr>
          <w:i/>
          <w:iCs/>
          <w:sz w:val="18"/>
          <w:szCs w:val="18"/>
          <w:lang w:val="en-US"/>
        </w:rPr>
        <w:t xml:space="preserve">n </w:t>
      </w:r>
      <w:r w:rsidR="00E43438" w:rsidRPr="00A91C22">
        <w:rPr>
          <w:sz w:val="18"/>
          <w:szCs w:val="18"/>
          <w:lang w:val="en-US"/>
        </w:rPr>
        <w:t>– Number of patients</w:t>
      </w:r>
      <w:r w:rsidR="00E43438">
        <w:rPr>
          <w:sz w:val="18"/>
          <w:szCs w:val="18"/>
          <w:lang w:val="en-US"/>
        </w:rPr>
        <w:t xml:space="preserve">, </w:t>
      </w:r>
      <w:r w:rsidR="00E43438" w:rsidRPr="00196F92">
        <w:rPr>
          <w:i/>
          <w:sz w:val="18"/>
          <w:szCs w:val="18"/>
          <w:lang w:val="en-US"/>
        </w:rPr>
        <w:t>ACA</w:t>
      </w:r>
      <w:r w:rsidR="00E43438">
        <w:rPr>
          <w:sz w:val="18"/>
          <w:szCs w:val="18"/>
          <w:lang w:val="en-US"/>
        </w:rPr>
        <w:t xml:space="preserve"> – Anterior Cerebral Artery, </w:t>
      </w:r>
      <w:r w:rsidR="00E43438" w:rsidRPr="00196F92">
        <w:rPr>
          <w:i/>
          <w:sz w:val="18"/>
          <w:szCs w:val="18"/>
          <w:lang w:val="en-US"/>
        </w:rPr>
        <w:t>MCA</w:t>
      </w:r>
      <w:r w:rsidR="00E43438">
        <w:rPr>
          <w:sz w:val="18"/>
          <w:szCs w:val="18"/>
          <w:lang w:val="en-US"/>
        </w:rPr>
        <w:t xml:space="preserve"> – Medial Cerebral Artery, </w:t>
      </w:r>
      <w:r w:rsidR="00E43438" w:rsidRPr="00196F92">
        <w:rPr>
          <w:i/>
          <w:sz w:val="18"/>
          <w:szCs w:val="18"/>
          <w:lang w:val="en-US"/>
        </w:rPr>
        <w:t>PCA</w:t>
      </w:r>
      <w:r w:rsidR="00E43438">
        <w:rPr>
          <w:sz w:val="18"/>
          <w:szCs w:val="18"/>
          <w:lang w:val="en-US"/>
        </w:rPr>
        <w:t xml:space="preserve"> – Posterior Cerebral Artery, </w:t>
      </w:r>
      <w:r w:rsidR="00E43438" w:rsidRPr="00A91C22">
        <w:rPr>
          <w:i/>
          <w:iCs/>
          <w:sz w:val="18"/>
          <w:szCs w:val="18"/>
          <w:lang w:val="en-US"/>
        </w:rPr>
        <w:t>CoC</w:t>
      </w:r>
      <w:r w:rsidR="00E43438" w:rsidRPr="00A91C22">
        <w:rPr>
          <w:sz w:val="18"/>
          <w:szCs w:val="18"/>
          <w:lang w:val="en-US"/>
        </w:rPr>
        <w:t xml:space="preserve"> – Centre of Cancellation (</w:t>
      </w:r>
      <w:hyperlink w:anchor="rordenkarnath2010" w:history="1">
        <w:r w:rsidR="00E43438" w:rsidRPr="00AD62E4">
          <w:rPr>
            <w:rStyle w:val="Hyperlink"/>
            <w:rFonts w:ascii="Ebrima" w:hAnsi="Ebrima"/>
            <w:sz w:val="18"/>
            <w:szCs w:val="18"/>
            <w:lang w:val="en-US"/>
          </w:rPr>
          <w:t>Rorden &amp; Karnath, 2010</w:t>
        </w:r>
      </w:hyperlink>
      <w:r w:rsidR="00E43438">
        <w:rPr>
          <w:sz w:val="18"/>
          <w:szCs w:val="18"/>
          <w:lang w:val="en-US"/>
        </w:rPr>
        <w:t>)</w:t>
      </w:r>
      <w:r w:rsidR="00A7162F">
        <w:rPr>
          <w:sz w:val="18"/>
          <w:szCs w:val="18"/>
          <w:lang w:val="en-US"/>
        </w:rPr>
        <w:tab/>
      </w:r>
    </w:p>
    <w:bookmarkEnd w:id="286"/>
    <w:p w14:paraId="3955CF96" w14:textId="2E3BAE78" w:rsidR="00A72E7A" w:rsidRPr="00A161AB" w:rsidRDefault="00CE2208" w:rsidP="0089785B">
      <w:pPr>
        <w:rPr>
          <w:sz w:val="18"/>
          <w:szCs w:val="18"/>
          <w:lang w:val="en-US"/>
        </w:rPr>
      </w:pPr>
      <w:r>
        <w:rPr>
          <w:sz w:val="18"/>
          <w:szCs w:val="18"/>
          <w:lang w:val="en-US"/>
        </w:rPr>
        <w:br/>
      </w:r>
      <w:bookmarkStart w:id="287" w:name="s_table02Ascans_lesion"/>
      <w:r w:rsidR="00D91FE5" w:rsidRPr="00930AD5">
        <w:rPr>
          <w:b/>
          <w:bCs/>
        </w:rPr>
        <w:t>Supplementary</w:t>
      </w:r>
      <w:r w:rsidR="008D0B96" w:rsidRPr="00930AD5">
        <w:rPr>
          <w:b/>
          <w:bCs/>
        </w:rPr>
        <w:t xml:space="preserve"> </w:t>
      </w:r>
      <w:r w:rsidR="00D91FE5" w:rsidRPr="00930AD5">
        <w:rPr>
          <w:b/>
          <w:bCs/>
        </w:rPr>
        <w:t>Table</w:t>
      </w:r>
      <w:r w:rsidR="00A72E7A" w:rsidRPr="00930AD5">
        <w:rPr>
          <w:b/>
          <w:bCs/>
        </w:rPr>
        <w:t xml:space="preserve"> </w:t>
      </w:r>
      <w:r w:rsidR="008D0B96" w:rsidRPr="00930AD5">
        <w:rPr>
          <w:b/>
          <w:bCs/>
        </w:rPr>
        <w:t>2</w:t>
      </w:r>
      <w:r w:rsidR="007F163D" w:rsidRPr="00930AD5">
        <w:rPr>
          <w:b/>
          <w:bCs/>
        </w:rPr>
        <w:t>a</w:t>
      </w:r>
      <w:r w:rsidR="00A72E7A" w:rsidRPr="00930AD5">
        <w:rPr>
          <w:b/>
          <w:bCs/>
        </w:rPr>
        <w:t>:</w:t>
      </w:r>
      <w:r w:rsidR="00A72E7A" w:rsidRPr="00930AD5">
        <w:t xml:space="preserve"> </w:t>
      </w:r>
      <w:r w:rsidR="009C731D" w:rsidRPr="00930AD5">
        <w:t xml:space="preserve">Scan Modalities </w:t>
      </w:r>
      <w:r w:rsidR="007F163D" w:rsidRPr="00930AD5">
        <w:t xml:space="preserve">Used for Lesion Delineation </w:t>
      </w:r>
    </w:p>
    <w:tbl>
      <w:tblPr>
        <w:tblStyle w:val="PlainTable2"/>
        <w:tblW w:w="8505" w:type="dxa"/>
        <w:tblLook w:val="04A0" w:firstRow="1" w:lastRow="0" w:firstColumn="1" w:lastColumn="0" w:noHBand="0" w:noVBand="1"/>
      </w:tblPr>
      <w:tblGrid>
        <w:gridCol w:w="1812"/>
        <w:gridCol w:w="2583"/>
        <w:gridCol w:w="2409"/>
        <w:gridCol w:w="1701"/>
      </w:tblGrid>
      <w:tr w:rsidR="007F163D" w:rsidRPr="00165A5A" w14:paraId="12A23CB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44BBD13A" w14:textId="77777777" w:rsidR="007F163D" w:rsidRPr="00165A5A" w:rsidRDefault="007F163D" w:rsidP="0028051B">
            <w:pPr>
              <w:jc w:val="cente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74568A44" w14:textId="77A86C7E"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206)</w:t>
            </w:r>
          </w:p>
        </w:tc>
        <w:tc>
          <w:tcPr>
            <w:tcW w:w="2409" w:type="dxa"/>
            <w:tcBorders>
              <w:top w:val="single" w:sz="12" w:space="0" w:color="auto"/>
              <w:bottom w:val="single" w:sz="12" w:space="0" w:color="auto"/>
            </w:tcBorders>
          </w:tcPr>
          <w:p w14:paraId="370337A2" w14:textId="110EA705"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c>
          <w:tcPr>
            <w:tcW w:w="1701" w:type="dxa"/>
            <w:tcBorders>
              <w:top w:val="single" w:sz="12" w:space="0" w:color="auto"/>
              <w:bottom w:val="single" w:sz="12" w:space="0" w:color="auto"/>
            </w:tcBorders>
          </w:tcPr>
          <w:p w14:paraId="117A0F1B" w14:textId="3E7F81E8" w:rsidR="007F163D" w:rsidRPr="00165A5A" w:rsidRDefault="007F163D" w:rsidP="0028051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Pr>
                <w:sz w:val="18"/>
                <w:szCs w:val="18"/>
              </w:rPr>
              <w:t>103</w:t>
            </w:r>
            <w:r w:rsidRPr="00165A5A">
              <w:rPr>
                <w:sz w:val="18"/>
                <w:szCs w:val="18"/>
              </w:rPr>
              <w:t>)</w:t>
            </w:r>
          </w:p>
        </w:tc>
      </w:tr>
      <w:tr w:rsidR="007F163D" w:rsidRPr="00897CE1" w14:paraId="40967295"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74FF7A36" w14:textId="77777777" w:rsidR="007F163D" w:rsidRPr="00165A5A" w:rsidRDefault="007F163D" w:rsidP="0028051B">
            <w:pPr>
              <w:rPr>
                <w:sz w:val="18"/>
                <w:szCs w:val="18"/>
              </w:rPr>
            </w:pPr>
            <w:r>
              <w:rPr>
                <w:sz w:val="18"/>
                <w:szCs w:val="18"/>
              </w:rPr>
              <w:t>CT</w:t>
            </w:r>
          </w:p>
        </w:tc>
        <w:tc>
          <w:tcPr>
            <w:tcW w:w="2583" w:type="dxa"/>
            <w:tcBorders>
              <w:top w:val="single" w:sz="12" w:space="0" w:color="auto"/>
              <w:bottom w:val="nil"/>
            </w:tcBorders>
            <w:shd w:val="clear" w:color="auto" w:fill="F2F2F2" w:themeFill="background1" w:themeFillShade="F2"/>
          </w:tcPr>
          <w:p w14:paraId="08006BFF"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Borders>
              <w:top w:val="single" w:sz="12" w:space="0" w:color="auto"/>
              <w:bottom w:val="nil"/>
            </w:tcBorders>
          </w:tcPr>
          <w:p w14:paraId="133BCB37"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1701" w:type="dxa"/>
            <w:tcBorders>
              <w:top w:val="single" w:sz="12" w:space="0" w:color="auto"/>
              <w:bottom w:val="nil"/>
            </w:tcBorders>
          </w:tcPr>
          <w:p w14:paraId="77EFAB95" w14:textId="77777777" w:rsidR="007F163D" w:rsidRPr="00165A5A" w:rsidRDefault="007F163D"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7F163D" w:rsidRPr="00897CE1" w14:paraId="50BF6126"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66B696EB" w14:textId="77777777" w:rsidR="007F163D" w:rsidRPr="00165A5A" w:rsidRDefault="007F163D" w:rsidP="0028051B">
            <w:pPr>
              <w:rPr>
                <w:sz w:val="18"/>
                <w:szCs w:val="18"/>
              </w:rPr>
            </w:pPr>
            <w:r>
              <w:rPr>
                <w:sz w:val="18"/>
                <w:szCs w:val="18"/>
              </w:rPr>
              <w:t>T2FLAIR</w:t>
            </w:r>
          </w:p>
        </w:tc>
        <w:tc>
          <w:tcPr>
            <w:tcW w:w="2583" w:type="dxa"/>
            <w:tcBorders>
              <w:top w:val="nil"/>
              <w:bottom w:val="nil"/>
            </w:tcBorders>
            <w:shd w:val="clear" w:color="auto" w:fill="F2F2F2" w:themeFill="background1" w:themeFillShade="F2"/>
          </w:tcPr>
          <w:p w14:paraId="05C89894" w14:textId="375C5A1D"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65</w:t>
            </w:r>
          </w:p>
        </w:tc>
        <w:tc>
          <w:tcPr>
            <w:tcW w:w="2409" w:type="dxa"/>
            <w:tcBorders>
              <w:top w:val="nil"/>
              <w:bottom w:val="nil"/>
            </w:tcBorders>
          </w:tcPr>
          <w:p w14:paraId="7B922C1F" w14:textId="72745163"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28</w:t>
            </w:r>
          </w:p>
        </w:tc>
        <w:tc>
          <w:tcPr>
            <w:tcW w:w="1701" w:type="dxa"/>
            <w:tcBorders>
              <w:top w:val="nil"/>
              <w:bottom w:val="nil"/>
            </w:tcBorders>
          </w:tcPr>
          <w:p w14:paraId="31B3909B" w14:textId="17971411" w:rsidR="007F163D" w:rsidRPr="00165A5A" w:rsidRDefault="00DF45C5" w:rsidP="0028051B">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37</w:t>
            </w:r>
          </w:p>
        </w:tc>
      </w:tr>
      <w:tr w:rsidR="007F163D" w:rsidRPr="00897CE1" w14:paraId="27C0680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2462A9C8" w14:textId="77777777" w:rsidR="007F163D" w:rsidRPr="00165A5A" w:rsidRDefault="007F163D" w:rsidP="0028051B">
            <w:pPr>
              <w:rPr>
                <w:sz w:val="18"/>
                <w:szCs w:val="18"/>
              </w:rPr>
            </w:pPr>
            <w:r>
              <w:rPr>
                <w:sz w:val="18"/>
                <w:szCs w:val="18"/>
              </w:rPr>
              <w:t>DWI</w:t>
            </w:r>
          </w:p>
        </w:tc>
        <w:tc>
          <w:tcPr>
            <w:tcW w:w="2583" w:type="dxa"/>
            <w:tcBorders>
              <w:top w:val="nil"/>
              <w:bottom w:val="single" w:sz="12" w:space="0" w:color="auto"/>
            </w:tcBorders>
            <w:shd w:val="clear" w:color="auto" w:fill="F2F2F2" w:themeFill="background1" w:themeFillShade="F2"/>
          </w:tcPr>
          <w:p w14:paraId="78181999" w14:textId="4E86951B"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43</w:t>
            </w:r>
          </w:p>
        </w:tc>
        <w:tc>
          <w:tcPr>
            <w:tcW w:w="2409" w:type="dxa"/>
            <w:tcBorders>
              <w:top w:val="nil"/>
              <w:bottom w:val="single" w:sz="12" w:space="0" w:color="auto"/>
            </w:tcBorders>
          </w:tcPr>
          <w:p w14:paraId="4F9AE869" w14:textId="4BE87EFC"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18</w:t>
            </w:r>
          </w:p>
        </w:tc>
        <w:tc>
          <w:tcPr>
            <w:tcW w:w="1701" w:type="dxa"/>
            <w:tcBorders>
              <w:top w:val="nil"/>
              <w:bottom w:val="single" w:sz="12" w:space="0" w:color="auto"/>
            </w:tcBorders>
          </w:tcPr>
          <w:p w14:paraId="04D2D84B" w14:textId="5B001C59" w:rsidR="007F163D" w:rsidRPr="00165A5A" w:rsidRDefault="00DF45C5" w:rsidP="0028051B">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25</w:t>
            </w:r>
          </w:p>
        </w:tc>
      </w:tr>
    </w:tbl>
    <w:bookmarkEnd w:id="287"/>
    <w:p w14:paraId="1ECA4B35" w14:textId="3EACED00" w:rsidR="00E13A04" w:rsidRPr="009C731D" w:rsidRDefault="00AA6B9F" w:rsidP="00E13A04">
      <w:r>
        <w:rPr>
          <w:b/>
          <w:bCs/>
        </w:rPr>
        <w:lastRenderedPageBreak/>
        <w:br/>
      </w:r>
      <w:bookmarkStart w:id="288" w:name="s_table02Bscans_normalisation"/>
      <w:r w:rsidR="00DF45C5" w:rsidRPr="00930AD5">
        <w:rPr>
          <w:b/>
          <w:bCs/>
        </w:rPr>
        <w:t>Supplementary Table 2b:</w:t>
      </w:r>
      <w:r w:rsidR="00987D2F">
        <w:t xml:space="preserve"> Additional Scans U</w:t>
      </w:r>
      <w:r w:rsidR="00DF45C5">
        <w:t>sed for Normalisation</w:t>
      </w:r>
      <w:r w:rsidR="00E13A04">
        <w:tab/>
      </w:r>
      <w:r w:rsidR="000D3033">
        <w:tab/>
      </w:r>
      <w:r w:rsidR="00E13A04">
        <w:tab/>
      </w:r>
    </w:p>
    <w:tbl>
      <w:tblPr>
        <w:tblStyle w:val="PlainTable2"/>
        <w:tblW w:w="8505" w:type="dxa"/>
        <w:tblLook w:val="04A0" w:firstRow="1" w:lastRow="0" w:firstColumn="1" w:lastColumn="0" w:noHBand="0" w:noVBand="1"/>
      </w:tblPr>
      <w:tblGrid>
        <w:gridCol w:w="1812"/>
        <w:gridCol w:w="2583"/>
        <w:gridCol w:w="2409"/>
        <w:gridCol w:w="1701"/>
      </w:tblGrid>
      <w:tr w:rsidR="009C731D" w:rsidRPr="00165A5A" w14:paraId="72332D14" w14:textId="77777777" w:rsidTr="00930A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3FC774B" w14:textId="77777777" w:rsidR="009C731D" w:rsidRPr="00165A5A" w:rsidRDefault="009C731D" w:rsidP="00E13A04">
            <w:pPr>
              <w:rPr>
                <w:sz w:val="18"/>
                <w:szCs w:val="18"/>
              </w:rPr>
            </w:pPr>
          </w:p>
        </w:tc>
        <w:tc>
          <w:tcPr>
            <w:tcW w:w="2583" w:type="dxa"/>
            <w:tcBorders>
              <w:top w:val="single" w:sz="12" w:space="0" w:color="auto"/>
              <w:bottom w:val="single" w:sz="12" w:space="0" w:color="auto"/>
            </w:tcBorders>
            <w:shd w:val="clear" w:color="auto" w:fill="F2F2F2" w:themeFill="background1" w:themeFillShade="F2"/>
          </w:tcPr>
          <w:p w14:paraId="37796E8F" w14:textId="015058BF"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w:t>
            </w:r>
            <w:r w:rsidR="00264910">
              <w:rPr>
                <w:sz w:val="18"/>
                <w:szCs w:val="18"/>
              </w:rPr>
              <w:t xml:space="preserve">n </w:t>
            </w:r>
            <w:r>
              <w:rPr>
                <w:sz w:val="18"/>
                <w:szCs w:val="18"/>
              </w:rPr>
              <w:t xml:space="preserve">= </w:t>
            </w:r>
            <w:r w:rsidR="00930AD5">
              <w:rPr>
                <w:sz w:val="18"/>
                <w:szCs w:val="18"/>
              </w:rPr>
              <w:t>36</w:t>
            </w:r>
            <w:r>
              <w:rPr>
                <w:sz w:val="18"/>
                <w:szCs w:val="18"/>
              </w:rPr>
              <w:t>)</w:t>
            </w:r>
          </w:p>
        </w:tc>
        <w:tc>
          <w:tcPr>
            <w:tcW w:w="2409" w:type="dxa"/>
            <w:tcBorders>
              <w:top w:val="single" w:sz="12" w:space="0" w:color="auto"/>
              <w:bottom w:val="single" w:sz="12" w:space="0" w:color="auto"/>
            </w:tcBorders>
          </w:tcPr>
          <w:p w14:paraId="48933698" w14:textId="1C97CFE4"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14</w:t>
            </w:r>
            <w:r w:rsidRPr="00165A5A">
              <w:rPr>
                <w:sz w:val="18"/>
                <w:szCs w:val="18"/>
              </w:rPr>
              <w:t>)</w:t>
            </w:r>
          </w:p>
        </w:tc>
        <w:tc>
          <w:tcPr>
            <w:tcW w:w="1701" w:type="dxa"/>
            <w:tcBorders>
              <w:top w:val="single" w:sz="12" w:space="0" w:color="auto"/>
              <w:bottom w:val="single" w:sz="12" w:space="0" w:color="auto"/>
            </w:tcBorders>
          </w:tcPr>
          <w:p w14:paraId="52A24C78" w14:textId="6B5D824E"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w:t>
            </w:r>
            <w:r w:rsidR="00264910">
              <w:rPr>
                <w:sz w:val="18"/>
                <w:szCs w:val="18"/>
              </w:rPr>
              <w:t xml:space="preserve">n </w:t>
            </w:r>
            <w:r w:rsidRPr="00165A5A">
              <w:rPr>
                <w:sz w:val="18"/>
                <w:szCs w:val="18"/>
              </w:rPr>
              <w:t xml:space="preserve">= </w:t>
            </w:r>
            <w:r w:rsidR="00930AD5">
              <w:rPr>
                <w:sz w:val="18"/>
                <w:szCs w:val="18"/>
              </w:rPr>
              <w:t>22</w:t>
            </w:r>
            <w:r w:rsidRPr="00165A5A">
              <w:rPr>
                <w:sz w:val="18"/>
                <w:szCs w:val="18"/>
              </w:rPr>
              <w:t>)</w:t>
            </w:r>
          </w:p>
        </w:tc>
      </w:tr>
      <w:tr w:rsidR="009C731D" w:rsidRPr="00897CE1" w14:paraId="42EC01FD"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0EBE59C" w14:textId="609640F6" w:rsidR="009C731D" w:rsidRPr="00165A5A" w:rsidRDefault="009C731D" w:rsidP="00DE5EBB">
            <w:pPr>
              <w:rPr>
                <w:sz w:val="18"/>
                <w:szCs w:val="18"/>
              </w:rPr>
            </w:pPr>
            <w:r>
              <w:rPr>
                <w:sz w:val="18"/>
                <w:szCs w:val="18"/>
              </w:rPr>
              <w:t>T2FLAIR + T1</w:t>
            </w:r>
          </w:p>
        </w:tc>
        <w:tc>
          <w:tcPr>
            <w:tcW w:w="2583" w:type="dxa"/>
            <w:tcBorders>
              <w:top w:val="nil"/>
              <w:bottom w:val="nil"/>
            </w:tcBorders>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Borders>
              <w:top w:val="nil"/>
              <w:bottom w:val="nil"/>
            </w:tcBorders>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1701" w:type="dxa"/>
            <w:tcBorders>
              <w:top w:val="nil"/>
              <w:bottom w:val="nil"/>
            </w:tcBorders>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FCA1BC3" w14:textId="77777777" w:rsidTr="00930AD5">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tcBorders>
              <w:top w:val="nil"/>
              <w:bottom w:val="nil"/>
            </w:tcBorders>
            <w:shd w:val="clear" w:color="auto" w:fill="F2F2F2" w:themeFill="background1" w:themeFillShade="F2"/>
          </w:tcPr>
          <w:p w14:paraId="3A3F5F7D" w14:textId="5FC036F9"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p>
        </w:tc>
        <w:tc>
          <w:tcPr>
            <w:tcW w:w="2409" w:type="dxa"/>
            <w:tcBorders>
              <w:top w:val="nil"/>
              <w:bottom w:val="nil"/>
            </w:tcBorders>
          </w:tcPr>
          <w:p w14:paraId="2C3F20B8" w14:textId="6C09E7D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701" w:type="dxa"/>
            <w:tcBorders>
              <w:top w:val="nil"/>
              <w:bottom w:val="nil"/>
            </w:tcBorders>
          </w:tcPr>
          <w:p w14:paraId="0CD6F250" w14:textId="28E31097"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11</w:t>
            </w:r>
          </w:p>
        </w:tc>
      </w:tr>
      <w:tr w:rsidR="009C731D" w:rsidRPr="00897CE1" w14:paraId="0E186DA7" w14:textId="77777777" w:rsidTr="00930A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3797EBA5" w14:textId="0A4F09F1" w:rsidR="009C731D" w:rsidRPr="00165A5A" w:rsidRDefault="009C731D" w:rsidP="00DE5EBB">
            <w:pPr>
              <w:rPr>
                <w:sz w:val="18"/>
                <w:szCs w:val="18"/>
              </w:rPr>
            </w:pPr>
            <w:r>
              <w:rPr>
                <w:sz w:val="18"/>
                <w:szCs w:val="18"/>
              </w:rPr>
              <w:t>DWI + T2FLAIR</w:t>
            </w:r>
          </w:p>
        </w:tc>
        <w:tc>
          <w:tcPr>
            <w:tcW w:w="2583" w:type="dxa"/>
            <w:tcBorders>
              <w:top w:val="nil"/>
              <w:bottom w:val="single" w:sz="12" w:space="0" w:color="auto"/>
            </w:tcBorders>
            <w:shd w:val="clear" w:color="auto" w:fill="F2F2F2" w:themeFill="background1" w:themeFillShade="F2"/>
          </w:tcPr>
          <w:p w14:paraId="5A37F0AE" w14:textId="2A004A5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w:t>
            </w:r>
          </w:p>
        </w:tc>
        <w:tc>
          <w:tcPr>
            <w:tcW w:w="2409" w:type="dxa"/>
            <w:tcBorders>
              <w:top w:val="nil"/>
              <w:bottom w:val="single" w:sz="12" w:space="0" w:color="auto"/>
            </w:tcBorders>
          </w:tcPr>
          <w:p w14:paraId="2F1937F3" w14:textId="683000FB"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701" w:type="dxa"/>
            <w:tcBorders>
              <w:top w:val="nil"/>
              <w:bottom w:val="single" w:sz="12" w:space="0" w:color="auto"/>
            </w:tcBorders>
          </w:tcPr>
          <w:p w14:paraId="75843EF7" w14:textId="14A28B2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r>
    </w:tbl>
    <w:p w14:paraId="5A0E4C7C" w14:textId="62A2B1FC" w:rsidR="00CE2208" w:rsidRPr="00AA6B9F" w:rsidRDefault="00930AD5" w:rsidP="00CE2208">
      <w:pPr>
        <w:rPr>
          <w:sz w:val="18"/>
          <w:szCs w:val="18"/>
          <w:lang w:val="en-US"/>
        </w:rPr>
      </w:pPr>
      <w:r>
        <w:rPr>
          <w:sz w:val="18"/>
          <w:szCs w:val="18"/>
          <w:lang w:val="en-US"/>
        </w:rPr>
        <w:br/>
      </w:r>
      <w:r w:rsidR="00A60F05">
        <w:rPr>
          <w:sz w:val="18"/>
          <w:szCs w:val="18"/>
          <w:lang w:val="en-US"/>
        </w:rPr>
        <w:t>Results are given as</w:t>
      </w:r>
      <w:r w:rsidR="00A60F05" w:rsidRPr="00A91C22">
        <w:rPr>
          <w:sz w:val="18"/>
          <w:szCs w:val="18"/>
          <w:lang w:val="en-US"/>
        </w:rPr>
        <w:t xml:space="preserve"> number of patients</w:t>
      </w:r>
      <w:r w:rsidR="00A60F05">
        <w:rPr>
          <w:sz w:val="18"/>
          <w:szCs w:val="18"/>
          <w:lang w:val="en-US"/>
        </w:rPr>
        <w:t>.</w:t>
      </w:r>
      <w:r w:rsidR="00734638">
        <w:rPr>
          <w:sz w:val="18"/>
          <w:szCs w:val="18"/>
          <w:lang w:val="en-US"/>
        </w:rPr>
        <w:t xml:space="preserve"> </w:t>
      </w:r>
      <w:r w:rsidR="00EC203E">
        <w:rPr>
          <w:sz w:val="18"/>
          <w:szCs w:val="18"/>
          <w:lang w:val="en-US"/>
        </w:rPr>
        <w:t>MR scans were preferred over CT scans, if both modalities were available. In patients with multiple MR modalities, we preferentially used DWI if the images were acquired less than 48 hours after stroke and T2FLAIR for images that were acquired later.</w:t>
      </w:r>
      <w:r w:rsidR="000D3033">
        <w:rPr>
          <w:sz w:val="18"/>
          <w:szCs w:val="18"/>
          <w:lang w:val="en-US"/>
        </w:rPr>
        <w:t xml:space="preserve"> B) The first modality is the one used to delineate the lesion, the second one was used to improve </w:t>
      </w:r>
      <w:r w:rsidRPr="00930AD5">
        <w:rPr>
          <w:sz w:val="18"/>
          <w:szCs w:val="18"/>
        </w:rPr>
        <w:t>normalisation quality</w:t>
      </w:r>
      <w:r w:rsidR="000D3033">
        <w:rPr>
          <w:sz w:val="18"/>
          <w:szCs w:val="18"/>
          <w:lang w:val="en-US"/>
        </w:rPr>
        <w:t xml:space="preserve">. </w:t>
      </w:r>
      <w:r w:rsidR="00EC203E">
        <w:rPr>
          <w:sz w:val="18"/>
          <w:szCs w:val="18"/>
          <w:lang w:val="en-US"/>
        </w:rPr>
        <w:t xml:space="preserve">Abbreviations: See </w:t>
      </w:r>
      <w:hyperlink w:anchor="_Appendix_A:_List" w:history="1">
        <w:r w:rsidR="00D91FE5" w:rsidRPr="0021286C">
          <w:rPr>
            <w:rStyle w:val="Hyperlink"/>
            <w:rFonts w:ascii="Ebrima" w:hAnsi="Ebrima"/>
            <w:sz w:val="18"/>
            <w:szCs w:val="18"/>
            <w:lang w:val="en-US"/>
          </w:rPr>
          <w:t>Appendix</w:t>
        </w:r>
        <w:r w:rsidR="00EC203E" w:rsidRPr="0021286C">
          <w:rPr>
            <w:rStyle w:val="Hyperlink"/>
            <w:rFonts w:ascii="Ebrima" w:hAnsi="Ebrima"/>
            <w:sz w:val="18"/>
            <w:szCs w:val="18"/>
            <w:lang w:val="en-US"/>
          </w:rPr>
          <w:t xml:space="preserve"> A</w:t>
        </w:r>
      </w:hyperlink>
      <w:r w:rsidR="00EC203E" w:rsidRPr="00747EBA">
        <w:rPr>
          <w:sz w:val="18"/>
          <w:szCs w:val="18"/>
          <w:lang w:val="en-US"/>
        </w:rPr>
        <w:t>.</w:t>
      </w:r>
      <w:bookmarkEnd w:id="288"/>
      <w:r w:rsidR="00AA6B9F">
        <w:rPr>
          <w:sz w:val="18"/>
          <w:szCs w:val="18"/>
          <w:lang w:val="en-US"/>
        </w:rPr>
        <w:br/>
      </w:r>
      <w:r w:rsidR="00CE2208">
        <w:rPr>
          <w:rStyle w:val="Hyperlink"/>
          <w:rFonts w:ascii="Ebrima" w:hAnsi="Ebrima"/>
          <w:sz w:val="18"/>
          <w:szCs w:val="18"/>
          <w:lang w:val="en-US"/>
        </w:rPr>
        <w:br/>
      </w:r>
      <w:bookmarkStart w:id="289" w:name="s_table03arteries"/>
      <w:r w:rsidR="00CE2208">
        <w:rPr>
          <w:b/>
          <w:bCs/>
        </w:rPr>
        <w:t>Supplementary Table 3</w:t>
      </w:r>
      <w:r w:rsidR="00CE2208" w:rsidRPr="00335A09">
        <w:rPr>
          <w:b/>
          <w:bCs/>
        </w:rPr>
        <w:t xml:space="preserve">: </w:t>
      </w:r>
      <w:r w:rsidR="00CE2208">
        <w:t>Affected Arterial Territories in Ischaemic Stroke Patients</w:t>
      </w:r>
      <w:r w:rsidR="00E13A04">
        <w:tab/>
      </w:r>
    </w:p>
    <w:tbl>
      <w:tblPr>
        <w:tblStyle w:val="PlainTable2"/>
        <w:tblW w:w="0" w:type="auto"/>
        <w:tblLook w:val="04A0" w:firstRow="1" w:lastRow="0" w:firstColumn="1" w:lastColumn="0" w:noHBand="0" w:noVBand="1"/>
      </w:tblPr>
      <w:tblGrid>
        <w:gridCol w:w="1812"/>
        <w:gridCol w:w="1812"/>
        <w:gridCol w:w="1812"/>
        <w:gridCol w:w="1813"/>
        <w:gridCol w:w="1813"/>
      </w:tblGrid>
      <w:tr w:rsidR="00CE2208" w14:paraId="54EEBE6F" w14:textId="77777777" w:rsidTr="00CE2208">
        <w:trPr>
          <w:cnfStyle w:val="100000000000" w:firstRow="1" w:lastRow="0" w:firstColumn="0" w:lastColumn="0" w:oddVBand="0" w:evenVBand="0" w:oddHBand="0"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single" w:sz="12" w:space="0" w:color="auto"/>
            </w:tcBorders>
          </w:tcPr>
          <w:p w14:paraId="719917B2" w14:textId="77777777" w:rsidR="00CE2208" w:rsidRPr="00464C51" w:rsidRDefault="00CE2208" w:rsidP="00AD3510"/>
        </w:tc>
        <w:tc>
          <w:tcPr>
            <w:tcW w:w="1812" w:type="dxa"/>
            <w:tcBorders>
              <w:top w:val="single" w:sz="12" w:space="0" w:color="auto"/>
              <w:bottom w:val="single" w:sz="12" w:space="0" w:color="auto"/>
            </w:tcBorders>
            <w:shd w:val="clear" w:color="auto" w:fill="F2F2F2" w:themeFill="background1" w:themeFillShade="F2"/>
          </w:tcPr>
          <w:p w14:paraId="192F0206"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All</w:t>
            </w:r>
            <w:r w:rsidRPr="00464C51">
              <w:rPr>
                <w:sz w:val="18"/>
                <w:szCs w:val="18"/>
              </w:rPr>
              <w:br/>
              <w:t>(n = 168)</w:t>
            </w:r>
          </w:p>
        </w:tc>
        <w:tc>
          <w:tcPr>
            <w:tcW w:w="1812" w:type="dxa"/>
            <w:tcBorders>
              <w:top w:val="single" w:sz="12" w:space="0" w:color="auto"/>
              <w:bottom w:val="single" w:sz="12" w:space="0" w:color="auto"/>
            </w:tcBorders>
          </w:tcPr>
          <w:p w14:paraId="3B6D6B7C"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Female</w:t>
            </w:r>
            <w:r w:rsidRPr="00464C51">
              <w:rPr>
                <w:sz w:val="18"/>
                <w:szCs w:val="18"/>
              </w:rPr>
              <w:br/>
              <w:t>(n = 79)</w:t>
            </w:r>
          </w:p>
        </w:tc>
        <w:tc>
          <w:tcPr>
            <w:tcW w:w="1813" w:type="dxa"/>
            <w:tcBorders>
              <w:top w:val="single" w:sz="12" w:space="0" w:color="auto"/>
              <w:bottom w:val="single" w:sz="12" w:space="0" w:color="auto"/>
            </w:tcBorders>
          </w:tcPr>
          <w:p w14:paraId="6FC13C93"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Male</w:t>
            </w:r>
            <w:r w:rsidRPr="00464C51">
              <w:rPr>
                <w:sz w:val="18"/>
                <w:szCs w:val="18"/>
              </w:rPr>
              <w:br/>
              <w:t>(n = 89)</w:t>
            </w:r>
          </w:p>
        </w:tc>
        <w:tc>
          <w:tcPr>
            <w:tcW w:w="1813" w:type="dxa"/>
            <w:tcBorders>
              <w:top w:val="single" w:sz="12" w:space="0" w:color="auto"/>
              <w:bottom w:val="single" w:sz="12" w:space="0" w:color="auto"/>
            </w:tcBorders>
          </w:tcPr>
          <w:p w14:paraId="633DCD02" w14:textId="77777777" w:rsidR="00CE2208" w:rsidRPr="00464C51" w:rsidRDefault="00CE2208" w:rsidP="00AD3510">
            <w:pPr>
              <w:jc w:val="center"/>
              <w:cnfStyle w:val="100000000000" w:firstRow="1" w:lastRow="0" w:firstColumn="0" w:lastColumn="0" w:oddVBand="0" w:evenVBand="0" w:oddHBand="0" w:evenHBand="0" w:firstRowFirstColumn="0" w:firstRowLastColumn="0" w:lastRowFirstColumn="0" w:lastRowLastColumn="0"/>
            </w:pPr>
            <w:r w:rsidRPr="00464C51">
              <w:rPr>
                <w:sz w:val="18"/>
                <w:szCs w:val="18"/>
              </w:rPr>
              <w:t>p-value</w:t>
            </w:r>
          </w:p>
        </w:tc>
      </w:tr>
      <w:tr w:rsidR="00CE2208" w14:paraId="6080AD31"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single" w:sz="12" w:space="0" w:color="auto"/>
              <w:bottom w:val="nil"/>
            </w:tcBorders>
          </w:tcPr>
          <w:p w14:paraId="660C9A10" w14:textId="77777777" w:rsidR="00CE2208" w:rsidRPr="00464C51" w:rsidRDefault="00CE2208" w:rsidP="00AD3510">
            <w:r w:rsidRPr="00464C51">
              <w:rPr>
                <w:sz w:val="18"/>
                <w:szCs w:val="18"/>
              </w:rPr>
              <w:t>ACA</w:t>
            </w:r>
            <w:r>
              <w:rPr>
                <w:sz w:val="18"/>
                <w:szCs w:val="18"/>
              </w:rPr>
              <w:t xml:space="preserve"> </w:t>
            </w:r>
            <w:r w:rsidRPr="00E90967">
              <w:rPr>
                <w:b w:val="0"/>
                <w:bCs w:val="0"/>
                <w:sz w:val="18"/>
                <w:szCs w:val="18"/>
              </w:rPr>
              <w:t>(incl. BG)</w:t>
            </w:r>
          </w:p>
        </w:tc>
        <w:tc>
          <w:tcPr>
            <w:tcW w:w="1812" w:type="dxa"/>
            <w:tcBorders>
              <w:top w:val="single" w:sz="12" w:space="0" w:color="auto"/>
              <w:bottom w:val="nil"/>
            </w:tcBorders>
            <w:shd w:val="clear" w:color="auto" w:fill="F2F2F2" w:themeFill="background1" w:themeFillShade="F2"/>
          </w:tcPr>
          <w:p w14:paraId="0C7F4DAE"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12</w:t>
            </w:r>
          </w:p>
        </w:tc>
        <w:tc>
          <w:tcPr>
            <w:tcW w:w="1812" w:type="dxa"/>
            <w:tcBorders>
              <w:top w:val="single" w:sz="12" w:space="0" w:color="auto"/>
              <w:bottom w:val="nil"/>
            </w:tcBorders>
          </w:tcPr>
          <w:p w14:paraId="0AD3B4F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11</w:t>
            </w:r>
          </w:p>
        </w:tc>
        <w:tc>
          <w:tcPr>
            <w:tcW w:w="1813" w:type="dxa"/>
            <w:tcBorders>
              <w:top w:val="single" w:sz="12" w:space="0" w:color="auto"/>
              <w:bottom w:val="nil"/>
            </w:tcBorders>
          </w:tcPr>
          <w:p w14:paraId="76D2871A"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w:t>
            </w:r>
          </w:p>
        </w:tc>
        <w:tc>
          <w:tcPr>
            <w:tcW w:w="1813" w:type="dxa"/>
            <w:tcBorders>
              <w:top w:val="single" w:sz="12" w:space="0" w:color="auto"/>
              <w:bottom w:val="nil"/>
            </w:tcBorders>
          </w:tcPr>
          <w:p w14:paraId="0595D7B3" w14:textId="77777777" w:rsidR="00CE2208" w:rsidRPr="00335A09" w:rsidRDefault="00CE2208" w:rsidP="00CE2208">
            <w:pPr>
              <w:jc w:val="center"/>
              <w:cnfStyle w:val="000000100000" w:firstRow="0" w:lastRow="0" w:firstColumn="0" w:lastColumn="0" w:oddVBand="0" w:evenVBand="0" w:oddHBand="1" w:evenHBand="0" w:firstRowFirstColumn="0" w:firstRowLastColumn="0" w:lastRowFirstColumn="0" w:lastRowLastColumn="0"/>
              <w:rPr>
                <w:b/>
                <w:bCs/>
              </w:rPr>
            </w:pPr>
            <w:r w:rsidRPr="00335A09">
              <w:rPr>
                <w:b/>
                <w:bCs/>
                <w:sz w:val="18"/>
                <w:szCs w:val="18"/>
              </w:rPr>
              <w:t>0.001</w:t>
            </w:r>
          </w:p>
        </w:tc>
      </w:tr>
      <w:tr w:rsidR="00CE2208" w14:paraId="5045B5F0" w14:textId="77777777" w:rsidTr="00AD3510">
        <w:tc>
          <w:tcPr>
            <w:cnfStyle w:val="001000000000" w:firstRow="0" w:lastRow="0" w:firstColumn="1" w:lastColumn="0" w:oddVBand="0" w:evenVBand="0" w:oddHBand="0" w:evenHBand="0" w:firstRowFirstColumn="0" w:firstRowLastColumn="0" w:lastRowFirstColumn="0" w:lastRowLastColumn="0"/>
            <w:tcW w:w="1812" w:type="dxa"/>
            <w:tcBorders>
              <w:top w:val="nil"/>
              <w:bottom w:val="nil"/>
            </w:tcBorders>
          </w:tcPr>
          <w:p w14:paraId="43810F5C" w14:textId="77777777" w:rsidR="00CE2208" w:rsidRPr="00464C51" w:rsidRDefault="00CE2208" w:rsidP="00AD3510">
            <w:r w:rsidRPr="00464C51">
              <w:rPr>
                <w:sz w:val="18"/>
                <w:szCs w:val="18"/>
              </w:rPr>
              <w:t>MCA</w:t>
            </w:r>
          </w:p>
        </w:tc>
        <w:tc>
          <w:tcPr>
            <w:tcW w:w="1812" w:type="dxa"/>
            <w:tcBorders>
              <w:top w:val="nil"/>
              <w:bottom w:val="nil"/>
            </w:tcBorders>
            <w:shd w:val="clear" w:color="auto" w:fill="F2F2F2" w:themeFill="background1" w:themeFillShade="F2"/>
          </w:tcPr>
          <w:p w14:paraId="49371F1A"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134</w:t>
            </w:r>
          </w:p>
        </w:tc>
        <w:tc>
          <w:tcPr>
            <w:tcW w:w="1812" w:type="dxa"/>
            <w:tcBorders>
              <w:top w:val="nil"/>
              <w:bottom w:val="nil"/>
            </w:tcBorders>
          </w:tcPr>
          <w:p w14:paraId="62B10AC0"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61</w:t>
            </w:r>
          </w:p>
        </w:tc>
        <w:tc>
          <w:tcPr>
            <w:tcW w:w="1813" w:type="dxa"/>
            <w:tcBorders>
              <w:top w:val="nil"/>
              <w:bottom w:val="nil"/>
            </w:tcBorders>
          </w:tcPr>
          <w:p w14:paraId="3CF64D94"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73</w:t>
            </w:r>
          </w:p>
        </w:tc>
        <w:tc>
          <w:tcPr>
            <w:tcW w:w="1813" w:type="dxa"/>
            <w:tcBorders>
              <w:top w:val="nil"/>
              <w:bottom w:val="nil"/>
            </w:tcBorders>
          </w:tcPr>
          <w:p w14:paraId="500AFAD6" w14:textId="77777777" w:rsidR="00CE2208" w:rsidRPr="00464C51" w:rsidRDefault="00CE2208" w:rsidP="00CE2208">
            <w:pPr>
              <w:jc w:val="center"/>
              <w:cnfStyle w:val="000000000000" w:firstRow="0" w:lastRow="0" w:firstColumn="0" w:lastColumn="0" w:oddVBand="0" w:evenVBand="0" w:oddHBand="0" w:evenHBand="0" w:firstRowFirstColumn="0" w:firstRowLastColumn="0" w:lastRowFirstColumn="0" w:lastRowLastColumn="0"/>
            </w:pPr>
            <w:r w:rsidRPr="00464C51">
              <w:rPr>
                <w:sz w:val="18"/>
                <w:szCs w:val="18"/>
              </w:rPr>
              <w:t>0.439</w:t>
            </w:r>
          </w:p>
        </w:tc>
      </w:tr>
      <w:tr w:rsidR="00CE2208" w14:paraId="5CD00C0A" w14:textId="77777777" w:rsidTr="00AD35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2" w:type="dxa"/>
            <w:tcBorders>
              <w:top w:val="nil"/>
              <w:bottom w:val="single" w:sz="12" w:space="0" w:color="auto"/>
            </w:tcBorders>
          </w:tcPr>
          <w:p w14:paraId="1D619BFF" w14:textId="77777777" w:rsidR="00CE2208" w:rsidRPr="00464C51" w:rsidRDefault="00CE2208" w:rsidP="00AD3510">
            <w:r w:rsidRPr="00464C51">
              <w:rPr>
                <w:sz w:val="18"/>
                <w:szCs w:val="18"/>
              </w:rPr>
              <w:t>PCA</w:t>
            </w:r>
            <w:r>
              <w:rPr>
                <w:sz w:val="18"/>
                <w:szCs w:val="18"/>
              </w:rPr>
              <w:t xml:space="preserve"> </w:t>
            </w:r>
            <w:r w:rsidRPr="00E90967">
              <w:rPr>
                <w:b w:val="0"/>
                <w:bCs w:val="0"/>
                <w:sz w:val="18"/>
                <w:szCs w:val="18"/>
              </w:rPr>
              <w:t>(incl. Tha)</w:t>
            </w:r>
          </w:p>
        </w:tc>
        <w:tc>
          <w:tcPr>
            <w:tcW w:w="1812" w:type="dxa"/>
            <w:tcBorders>
              <w:top w:val="nil"/>
              <w:bottom w:val="single" w:sz="12" w:space="0" w:color="auto"/>
            </w:tcBorders>
            <w:shd w:val="clear" w:color="auto" w:fill="F2F2F2" w:themeFill="background1" w:themeFillShade="F2"/>
          </w:tcPr>
          <w:p w14:paraId="44AA370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22</w:t>
            </w:r>
          </w:p>
        </w:tc>
        <w:tc>
          <w:tcPr>
            <w:tcW w:w="1812" w:type="dxa"/>
            <w:tcBorders>
              <w:top w:val="nil"/>
              <w:bottom w:val="single" w:sz="12" w:space="0" w:color="auto"/>
            </w:tcBorders>
          </w:tcPr>
          <w:p w14:paraId="510D62D4"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7</w:t>
            </w:r>
          </w:p>
        </w:tc>
        <w:tc>
          <w:tcPr>
            <w:tcW w:w="1813" w:type="dxa"/>
            <w:tcBorders>
              <w:top w:val="nil"/>
              <w:bottom w:val="single" w:sz="12" w:space="0" w:color="auto"/>
            </w:tcBorders>
          </w:tcPr>
          <w:p w14:paraId="099538B5" w14:textId="77777777"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15</w:t>
            </w:r>
          </w:p>
        </w:tc>
        <w:tc>
          <w:tcPr>
            <w:tcW w:w="1813" w:type="dxa"/>
            <w:tcBorders>
              <w:top w:val="nil"/>
              <w:bottom w:val="single" w:sz="12" w:space="0" w:color="auto"/>
            </w:tcBorders>
          </w:tcPr>
          <w:p w14:paraId="3CAD3B7D" w14:textId="0CEFC535" w:rsidR="00CE2208" w:rsidRPr="00464C51" w:rsidRDefault="00CE2208" w:rsidP="00CE2208">
            <w:pPr>
              <w:jc w:val="center"/>
              <w:cnfStyle w:val="000000100000" w:firstRow="0" w:lastRow="0" w:firstColumn="0" w:lastColumn="0" w:oddVBand="0" w:evenVBand="0" w:oddHBand="1" w:evenHBand="0" w:firstRowFirstColumn="0" w:firstRowLastColumn="0" w:lastRowFirstColumn="0" w:lastRowLastColumn="0"/>
            </w:pPr>
            <w:r w:rsidRPr="00464C51">
              <w:rPr>
                <w:sz w:val="18"/>
                <w:szCs w:val="18"/>
              </w:rPr>
              <w:t>0.125</w:t>
            </w:r>
          </w:p>
        </w:tc>
      </w:tr>
    </w:tbl>
    <w:p w14:paraId="443FAE4B" w14:textId="6D3BD8D5" w:rsidR="00CE2208" w:rsidRPr="00A7162F" w:rsidRDefault="00CE2208" w:rsidP="0089785B">
      <w:r>
        <w:rPr>
          <w:sz w:val="18"/>
          <w:szCs w:val="18"/>
          <w:lang w:val="en-US"/>
        </w:rPr>
        <w:br/>
      </w:r>
      <w:r w:rsidRPr="00A91C22">
        <w:rPr>
          <w:sz w:val="18"/>
          <w:szCs w:val="18"/>
          <w:lang w:val="en-US"/>
        </w:rPr>
        <w:t>Results are given as</w:t>
      </w:r>
      <w:r>
        <w:rPr>
          <w:sz w:val="18"/>
          <w:szCs w:val="18"/>
          <w:lang w:val="en-US"/>
        </w:rPr>
        <w:t xml:space="preserve"> </w:t>
      </w:r>
      <w:r w:rsidRPr="00A91C22">
        <w:rPr>
          <w:sz w:val="18"/>
          <w:szCs w:val="18"/>
          <w:lang w:val="en-US"/>
        </w:rPr>
        <w:t>number of patients</w:t>
      </w:r>
      <w:r>
        <w:rPr>
          <w:sz w:val="18"/>
          <w:szCs w:val="18"/>
          <w:lang w:val="en-US"/>
        </w:rPr>
        <w:t>. For 4 patients (</w:t>
      </w:r>
      <w:proofErr w:type="gramStart"/>
      <w:r>
        <w:rPr>
          <w:sz w:val="18"/>
          <w:szCs w:val="18"/>
          <w:lang w:val="en-US"/>
        </w:rPr>
        <w:t>N(</w:t>
      </w:r>
      <w:proofErr w:type="gramEnd"/>
      <w:r>
        <w:rPr>
          <w:sz w:val="18"/>
          <w:szCs w:val="18"/>
          <w:lang w:val="en-US"/>
        </w:rPr>
        <w:t>F) = 2; N(M) = 2) the arterial territory could not be determined, so they were excluded from this analysis. For</w:t>
      </w:r>
      <w:r w:rsidRPr="00A91C22">
        <w:rPr>
          <w:sz w:val="18"/>
          <w:szCs w:val="18"/>
          <w:lang w:val="en-US"/>
        </w:rPr>
        <w:t xml:space="preserve"> the calculation of p-values, </w:t>
      </w:r>
      <w:r>
        <w:rPr>
          <w:sz w:val="18"/>
          <w:szCs w:val="18"/>
          <w:lang w:val="en-US"/>
        </w:rPr>
        <w:t>we first confirmed</w:t>
      </w:r>
      <w:r w:rsidRPr="00A91C22">
        <w:rPr>
          <w:sz w:val="18"/>
          <w:szCs w:val="18"/>
          <w:lang w:val="en-US"/>
        </w:rPr>
        <w:t xml:space="preserve"> that the samples had equal variances and then a Chi</w:t>
      </w:r>
      <w:r w:rsidRPr="00A91C22">
        <w:rPr>
          <w:sz w:val="18"/>
          <w:szCs w:val="18"/>
          <w:vertAlign w:val="superscript"/>
          <w:lang w:val="en-US"/>
        </w:rPr>
        <w:t xml:space="preserve">2 </w:t>
      </w:r>
      <w:r w:rsidRPr="00A91C22">
        <w:rPr>
          <w:sz w:val="18"/>
          <w:szCs w:val="18"/>
          <w:lang w:val="en-US"/>
        </w:rPr>
        <w:t xml:space="preserve">test was calculated. </w:t>
      </w:r>
      <w:proofErr w:type="gramStart"/>
      <w:r w:rsidRPr="00A91C22">
        <w:rPr>
          <w:sz w:val="18"/>
          <w:szCs w:val="18"/>
          <w:lang w:val="en-US"/>
        </w:rPr>
        <w:t>p-values</w:t>
      </w:r>
      <w:proofErr w:type="gramEnd"/>
      <w:r w:rsidRPr="00A91C22">
        <w:rPr>
          <w:sz w:val="18"/>
          <w:szCs w:val="18"/>
          <w:lang w:val="en-US"/>
        </w:rPr>
        <w:t xml:space="preserve"> &lt; 0.05 </w:t>
      </w:r>
      <w:r>
        <w:rPr>
          <w:sz w:val="18"/>
          <w:szCs w:val="18"/>
          <w:lang w:val="en-US"/>
        </w:rPr>
        <w:t>are</w:t>
      </w:r>
      <w:r w:rsidRPr="00A91C22">
        <w:rPr>
          <w:sz w:val="18"/>
          <w:szCs w:val="18"/>
          <w:lang w:val="en-US"/>
        </w:rPr>
        <w:t xml:space="preserve"> considered significant</w:t>
      </w:r>
      <w:r>
        <w:rPr>
          <w:sz w:val="18"/>
          <w:szCs w:val="18"/>
          <w:lang w:val="en-US"/>
        </w:rPr>
        <w:t xml:space="preserve"> and highlighted in bold</w:t>
      </w:r>
      <w:r w:rsidRPr="00A91C22">
        <w:rPr>
          <w:sz w:val="18"/>
          <w:szCs w:val="18"/>
          <w:lang w:val="en-US"/>
        </w:rPr>
        <w:t>.</w:t>
      </w:r>
      <w:r>
        <w:rPr>
          <w:sz w:val="18"/>
          <w:szCs w:val="18"/>
          <w:lang w:val="en-US"/>
        </w:rPr>
        <w:t xml:space="preserve"> </w:t>
      </w:r>
      <w:r w:rsidRPr="00A91C22">
        <w:rPr>
          <w:sz w:val="18"/>
          <w:szCs w:val="18"/>
          <w:lang w:val="en-US"/>
        </w:rPr>
        <w:t>Abbreviations:</w:t>
      </w:r>
      <w:r>
        <w:rPr>
          <w:sz w:val="18"/>
          <w:szCs w:val="18"/>
          <w:lang w:val="en-US"/>
        </w:rPr>
        <w:t xml:space="preserve"> </w:t>
      </w:r>
      <w:r w:rsidR="00264910">
        <w:rPr>
          <w:i/>
          <w:iCs/>
          <w:sz w:val="18"/>
          <w:szCs w:val="18"/>
          <w:lang w:val="en-US"/>
        </w:rPr>
        <w:t xml:space="preserve">n </w:t>
      </w:r>
      <w:r w:rsidRPr="00A91C22">
        <w:rPr>
          <w:sz w:val="18"/>
          <w:szCs w:val="18"/>
          <w:lang w:val="en-US"/>
        </w:rPr>
        <w:t>– Number of patients</w:t>
      </w:r>
      <w:r>
        <w:rPr>
          <w:sz w:val="18"/>
          <w:szCs w:val="18"/>
          <w:lang w:val="en-US"/>
        </w:rPr>
        <w:t xml:space="preserve">, </w:t>
      </w:r>
      <w:r w:rsidRPr="00196F92">
        <w:rPr>
          <w:i/>
          <w:sz w:val="18"/>
          <w:szCs w:val="18"/>
          <w:lang w:val="en-US"/>
        </w:rPr>
        <w:t>ACA</w:t>
      </w:r>
      <w:r>
        <w:rPr>
          <w:sz w:val="18"/>
          <w:szCs w:val="18"/>
          <w:lang w:val="en-US"/>
        </w:rPr>
        <w:t xml:space="preserve"> – Anterior Cerebral Artery, </w:t>
      </w:r>
      <w:r w:rsidRPr="00335A09">
        <w:rPr>
          <w:i/>
          <w:iCs/>
          <w:sz w:val="18"/>
          <w:szCs w:val="18"/>
          <w:lang w:val="en-US"/>
        </w:rPr>
        <w:t>BG</w:t>
      </w:r>
      <w:r>
        <w:rPr>
          <w:sz w:val="18"/>
          <w:szCs w:val="18"/>
          <w:lang w:val="en-US"/>
        </w:rPr>
        <w:t xml:space="preserve"> – Basal Ganglia, </w:t>
      </w:r>
      <w:r w:rsidRPr="00196F92">
        <w:rPr>
          <w:i/>
          <w:sz w:val="18"/>
          <w:szCs w:val="18"/>
          <w:lang w:val="en-US"/>
        </w:rPr>
        <w:t>MCA</w:t>
      </w:r>
      <w:r>
        <w:rPr>
          <w:sz w:val="18"/>
          <w:szCs w:val="18"/>
          <w:lang w:val="en-US"/>
        </w:rPr>
        <w:t xml:space="preserve"> – Medial Cerebral Artery, </w:t>
      </w:r>
      <w:r w:rsidRPr="00196F92">
        <w:rPr>
          <w:i/>
          <w:sz w:val="18"/>
          <w:szCs w:val="18"/>
          <w:lang w:val="en-US"/>
        </w:rPr>
        <w:t>PCA</w:t>
      </w:r>
      <w:r>
        <w:rPr>
          <w:sz w:val="18"/>
          <w:szCs w:val="18"/>
          <w:lang w:val="en-US"/>
        </w:rPr>
        <w:t xml:space="preserve"> – Posterior Cerebral Artery, </w:t>
      </w:r>
      <w:r w:rsidRPr="00335A09">
        <w:rPr>
          <w:i/>
          <w:iCs/>
          <w:sz w:val="18"/>
          <w:szCs w:val="18"/>
          <w:lang w:val="en-US"/>
        </w:rPr>
        <w:t>Tha</w:t>
      </w:r>
      <w:r>
        <w:rPr>
          <w:sz w:val="18"/>
          <w:szCs w:val="18"/>
          <w:lang w:val="en-US"/>
        </w:rPr>
        <w:t xml:space="preserve"> – Thalamus</w:t>
      </w:r>
    </w:p>
    <w:bookmarkEnd w:id="289"/>
    <w:p w14:paraId="4DDD5654" w14:textId="117A7C17" w:rsidR="008F1B24" w:rsidRPr="002B5302" w:rsidRDefault="00A7162F" w:rsidP="0089785B">
      <w:pPr>
        <w:rPr>
          <w:b/>
        </w:rPr>
      </w:pPr>
      <w:r>
        <w:rPr>
          <w:b/>
        </w:rPr>
        <w:br w:type="page"/>
      </w:r>
      <w:bookmarkStart w:id="290" w:name="s_table04sigDCs_regions"/>
      <w:r w:rsidR="002B5302">
        <w:rPr>
          <w:b/>
        </w:rPr>
        <w:lastRenderedPageBreak/>
        <w:br/>
      </w:r>
      <w:r w:rsidR="00D91FE5" w:rsidRPr="004C1AE0">
        <w:rPr>
          <w:b/>
        </w:rPr>
        <w:t>Supplementary</w:t>
      </w:r>
      <w:r w:rsidR="007700C1" w:rsidRPr="004C1AE0">
        <w:rPr>
          <w:b/>
        </w:rPr>
        <w:t xml:space="preserve"> </w:t>
      </w:r>
      <w:r w:rsidR="00D91FE5" w:rsidRPr="004C1AE0">
        <w:rPr>
          <w:b/>
        </w:rPr>
        <w:t>Table</w:t>
      </w:r>
      <w:r w:rsidR="007700C1" w:rsidRPr="004C1AE0">
        <w:rPr>
          <w:b/>
        </w:rPr>
        <w:t xml:space="preserve"> </w:t>
      </w:r>
      <w:r w:rsidR="00CE2208" w:rsidRPr="004C1AE0">
        <w:rPr>
          <w:b/>
        </w:rPr>
        <w:t>4</w:t>
      </w:r>
      <w:r w:rsidR="007700C1" w:rsidRPr="004C1AE0">
        <w:t xml:space="preserve">: </w:t>
      </w:r>
      <w:r w:rsidR="00775B6B">
        <w:t>A</w:t>
      </w:r>
      <w:r w:rsidR="00987D2F">
        <w:t>bsolute and Relative A</w:t>
      </w:r>
      <w:r w:rsidR="00775B6B">
        <w:t>mount</w:t>
      </w:r>
      <w:r w:rsidR="0092609B" w:rsidRPr="004C1AE0">
        <w:t xml:space="preserve"> </w:t>
      </w:r>
      <w:r w:rsidR="00987D2F">
        <w:t>of Significant D</w:t>
      </w:r>
      <w:r w:rsidR="001E66E8" w:rsidRPr="004C1AE0">
        <w:t>isconnections per Region at p = 0.05</w:t>
      </w:r>
    </w:p>
    <w:tbl>
      <w:tblPr>
        <w:tblStyle w:val="PlainTable2"/>
        <w:tblW w:w="9026" w:type="dxa"/>
        <w:tblLook w:val="04A0" w:firstRow="1" w:lastRow="0" w:firstColumn="1" w:lastColumn="0" w:noHBand="0" w:noVBand="1"/>
      </w:tblPr>
      <w:tblGrid>
        <w:gridCol w:w="3600"/>
        <w:gridCol w:w="411"/>
        <w:gridCol w:w="1279"/>
        <w:gridCol w:w="561"/>
        <w:gridCol w:w="6"/>
        <w:gridCol w:w="1197"/>
        <w:gridCol w:w="6"/>
        <w:gridCol w:w="140"/>
        <w:gridCol w:w="535"/>
        <w:gridCol w:w="20"/>
        <w:gridCol w:w="1265"/>
        <w:gridCol w:w="6"/>
      </w:tblGrid>
      <w:tr w:rsidR="00604194" w:rsidRPr="004C1AE0" w14:paraId="10CB8EC6" w14:textId="77777777" w:rsidTr="00604194">
        <w:trPr>
          <w:gridAfter w:val="1"/>
          <w:cnfStyle w:val="100000000000" w:firstRow="1" w:lastRow="0" w:firstColumn="0" w:lastColumn="0" w:oddVBand="0" w:evenVBand="0" w:oddHBand="0"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single" w:sz="12" w:space="0" w:color="auto"/>
            </w:tcBorders>
          </w:tcPr>
          <w:p w14:paraId="5B1BAFA0" w14:textId="77777777" w:rsidR="000D3033" w:rsidRPr="00051912" w:rsidRDefault="000D3033" w:rsidP="00585720">
            <w:pPr>
              <w:jc w:val="center"/>
              <w:rPr>
                <w:sz w:val="18"/>
                <w:szCs w:val="18"/>
              </w:rPr>
            </w:pPr>
          </w:p>
        </w:tc>
        <w:tc>
          <w:tcPr>
            <w:tcW w:w="1690" w:type="dxa"/>
            <w:gridSpan w:val="2"/>
            <w:tcBorders>
              <w:top w:val="single" w:sz="12" w:space="0" w:color="auto"/>
              <w:bottom w:val="single" w:sz="12" w:space="0" w:color="auto"/>
            </w:tcBorders>
            <w:shd w:val="clear" w:color="auto" w:fill="F2F2F2" w:themeFill="background1" w:themeFillShade="F2"/>
          </w:tcPr>
          <w:p w14:paraId="502D6338" w14:textId="3CBD400E" w:rsidR="000D3033" w:rsidRPr="00604194" w:rsidRDefault="000D3033" w:rsidP="0005191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Total </w:t>
            </w:r>
            <w:r w:rsidRPr="00604194">
              <w:rPr>
                <w:sz w:val="18"/>
                <w:szCs w:val="18"/>
              </w:rPr>
              <w:br/>
              <w:t>(</w:t>
            </w:r>
            <w:r w:rsidR="00264910">
              <w:rPr>
                <w:sz w:val="18"/>
                <w:szCs w:val="18"/>
              </w:rPr>
              <w:t xml:space="preserve">n </w:t>
            </w:r>
            <w:r w:rsidRPr="00604194">
              <w:rPr>
                <w:sz w:val="18"/>
                <w:szCs w:val="18"/>
              </w:rPr>
              <w:t xml:space="preserve">= </w:t>
            </w:r>
            <w:r w:rsidR="00604194">
              <w:rPr>
                <w:sz w:val="18"/>
                <w:szCs w:val="18"/>
              </w:rPr>
              <w:t>198</w:t>
            </w:r>
            <w:r w:rsidRPr="00604194">
              <w:rPr>
                <w:sz w:val="18"/>
                <w:szCs w:val="18"/>
              </w:rPr>
              <w:t>)</w:t>
            </w:r>
          </w:p>
        </w:tc>
        <w:tc>
          <w:tcPr>
            <w:tcW w:w="1910" w:type="dxa"/>
            <w:gridSpan w:val="5"/>
            <w:tcBorders>
              <w:top w:val="single" w:sz="12" w:space="0" w:color="auto"/>
              <w:bottom w:val="single" w:sz="12" w:space="0" w:color="auto"/>
            </w:tcBorders>
          </w:tcPr>
          <w:p w14:paraId="784429DE" w14:textId="4CDDC83F" w:rsidR="000D3033" w:rsidRPr="00604194" w:rsidRDefault="000D3033" w:rsidP="00604194">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 xml:space="preserve">Female </w:t>
            </w:r>
            <w:r w:rsidRPr="00604194">
              <w:rPr>
                <w:sz w:val="18"/>
                <w:szCs w:val="18"/>
              </w:rPr>
              <w:br/>
            </w:r>
            <w:r w:rsidR="00051912" w:rsidRPr="00604194">
              <w:rPr>
                <w:sz w:val="18"/>
                <w:szCs w:val="18"/>
              </w:rPr>
              <w:t>(</w:t>
            </w:r>
            <w:r w:rsidR="00264910">
              <w:rPr>
                <w:sz w:val="18"/>
                <w:szCs w:val="18"/>
              </w:rPr>
              <w:t xml:space="preserve">n </w:t>
            </w:r>
            <w:r w:rsidR="00051912" w:rsidRPr="00604194">
              <w:rPr>
                <w:sz w:val="18"/>
                <w:szCs w:val="18"/>
              </w:rPr>
              <w:t xml:space="preserve">= </w:t>
            </w:r>
            <w:r w:rsidR="00604194">
              <w:rPr>
                <w:sz w:val="18"/>
                <w:szCs w:val="18"/>
              </w:rPr>
              <w:t>60</w:t>
            </w:r>
            <w:r w:rsidRPr="00604194">
              <w:rPr>
                <w:sz w:val="18"/>
                <w:szCs w:val="18"/>
              </w:rPr>
              <w:t>)</w:t>
            </w:r>
          </w:p>
        </w:tc>
        <w:tc>
          <w:tcPr>
            <w:tcW w:w="1820" w:type="dxa"/>
            <w:gridSpan w:val="3"/>
            <w:tcBorders>
              <w:top w:val="single" w:sz="12" w:space="0" w:color="auto"/>
              <w:bottom w:val="single" w:sz="12" w:space="0" w:color="auto"/>
            </w:tcBorders>
          </w:tcPr>
          <w:p w14:paraId="6A071146" w14:textId="138B52C4" w:rsidR="000D3033" w:rsidRPr="00604194" w:rsidRDefault="000D3033" w:rsidP="002B5302">
            <w:pPr>
              <w:jc w:val="center"/>
              <w:cnfStyle w:val="100000000000" w:firstRow="1" w:lastRow="0" w:firstColumn="0" w:lastColumn="0" w:oddVBand="0" w:evenVBand="0" w:oddHBand="0" w:evenHBand="0" w:firstRowFirstColumn="0" w:firstRowLastColumn="0" w:lastRowFirstColumn="0" w:lastRowLastColumn="0"/>
              <w:rPr>
                <w:sz w:val="18"/>
                <w:szCs w:val="18"/>
              </w:rPr>
            </w:pPr>
            <w:r w:rsidRPr="00604194">
              <w:rPr>
                <w:sz w:val="18"/>
                <w:szCs w:val="18"/>
              </w:rPr>
              <w:t>Male</w:t>
            </w:r>
            <w:r w:rsidRPr="00604194">
              <w:rPr>
                <w:sz w:val="18"/>
                <w:szCs w:val="18"/>
              </w:rPr>
              <w:br/>
              <w:t>(</w:t>
            </w:r>
            <w:r w:rsidR="00264910">
              <w:rPr>
                <w:sz w:val="18"/>
                <w:szCs w:val="18"/>
              </w:rPr>
              <w:t xml:space="preserve">n </w:t>
            </w:r>
            <w:r w:rsidR="00051912" w:rsidRPr="00604194">
              <w:rPr>
                <w:sz w:val="18"/>
                <w:szCs w:val="18"/>
              </w:rPr>
              <w:t xml:space="preserve">= </w:t>
            </w:r>
            <w:r w:rsidR="002B5302">
              <w:rPr>
                <w:sz w:val="18"/>
                <w:szCs w:val="18"/>
              </w:rPr>
              <w:t>138</w:t>
            </w:r>
            <w:r w:rsidRPr="00604194">
              <w:rPr>
                <w:sz w:val="18"/>
                <w:szCs w:val="18"/>
              </w:rPr>
              <w:t>)</w:t>
            </w:r>
          </w:p>
        </w:tc>
      </w:tr>
      <w:tr w:rsidR="00604194" w:rsidRPr="00CD35C2" w14:paraId="1229D5AE"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single" w:sz="12" w:space="0" w:color="auto"/>
              <w:bottom w:val="nil"/>
            </w:tcBorders>
            <w:vAlign w:val="bottom"/>
          </w:tcPr>
          <w:p w14:paraId="05CD2C4F" w14:textId="512129B7" w:rsidR="00604194" w:rsidRPr="00604194" w:rsidRDefault="00604194" w:rsidP="00604194">
            <w:pPr>
              <w:rPr>
                <w:sz w:val="18"/>
                <w:szCs w:val="18"/>
                <w:lang w:val="en-US"/>
              </w:rPr>
            </w:pPr>
            <w:r w:rsidRPr="00604194">
              <w:rPr>
                <w:rFonts w:cs="Calibri"/>
                <w:color w:val="000000"/>
                <w:sz w:val="18"/>
                <w:szCs w:val="18"/>
              </w:rPr>
              <w:t xml:space="preserve">Amygdala </w:t>
            </w:r>
            <w:r w:rsidRPr="00604194">
              <w:rPr>
                <w:rFonts w:cs="Calibri"/>
                <w:b w:val="0"/>
                <w:color w:val="000000"/>
                <w:sz w:val="18"/>
                <w:szCs w:val="18"/>
              </w:rPr>
              <w:t>(Amyg)</w:t>
            </w:r>
          </w:p>
        </w:tc>
        <w:tc>
          <w:tcPr>
            <w:tcW w:w="411" w:type="dxa"/>
            <w:tcBorders>
              <w:top w:val="single" w:sz="12" w:space="0" w:color="auto"/>
              <w:bottom w:val="nil"/>
            </w:tcBorders>
            <w:shd w:val="clear" w:color="auto" w:fill="F2F2F2" w:themeFill="background1" w:themeFillShade="F2"/>
            <w:vAlign w:val="bottom"/>
          </w:tcPr>
          <w:p w14:paraId="0436951A" w14:textId="4ACBC1E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3</w:t>
            </w:r>
          </w:p>
        </w:tc>
        <w:tc>
          <w:tcPr>
            <w:tcW w:w="1279" w:type="dxa"/>
            <w:tcBorders>
              <w:top w:val="single" w:sz="12" w:space="0" w:color="auto"/>
              <w:bottom w:val="nil"/>
            </w:tcBorders>
            <w:shd w:val="clear" w:color="auto" w:fill="F2F2F2" w:themeFill="background1" w:themeFillShade="F2"/>
            <w:vAlign w:val="bottom"/>
          </w:tcPr>
          <w:p w14:paraId="2B297F82" w14:textId="0BFD90C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1.52%</w:t>
            </w:r>
          </w:p>
        </w:tc>
        <w:tc>
          <w:tcPr>
            <w:tcW w:w="561" w:type="dxa"/>
            <w:tcBorders>
              <w:top w:val="single" w:sz="12" w:space="0" w:color="auto"/>
              <w:bottom w:val="nil"/>
            </w:tcBorders>
            <w:vAlign w:val="bottom"/>
          </w:tcPr>
          <w:p w14:paraId="14DBECAA" w14:textId="32314562"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03" w:type="dxa"/>
            <w:gridSpan w:val="2"/>
            <w:tcBorders>
              <w:top w:val="single" w:sz="12" w:space="0" w:color="auto"/>
              <w:bottom w:val="nil"/>
            </w:tcBorders>
            <w:vAlign w:val="bottom"/>
          </w:tcPr>
          <w:p w14:paraId="720D77E6" w14:textId="181C860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1.67%</w:t>
            </w:r>
          </w:p>
        </w:tc>
        <w:tc>
          <w:tcPr>
            <w:tcW w:w="681" w:type="dxa"/>
            <w:gridSpan w:val="3"/>
            <w:tcBorders>
              <w:top w:val="single" w:sz="12" w:space="0" w:color="auto"/>
              <w:bottom w:val="nil"/>
            </w:tcBorders>
            <w:vAlign w:val="bottom"/>
          </w:tcPr>
          <w:p w14:paraId="6DF94FFF" w14:textId="57DC97F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2</w:t>
            </w:r>
          </w:p>
        </w:tc>
        <w:tc>
          <w:tcPr>
            <w:tcW w:w="1285" w:type="dxa"/>
            <w:gridSpan w:val="2"/>
            <w:tcBorders>
              <w:top w:val="single" w:sz="12" w:space="0" w:color="auto"/>
              <w:bottom w:val="nil"/>
            </w:tcBorders>
            <w:vAlign w:val="bottom"/>
          </w:tcPr>
          <w:p w14:paraId="09BDAC21" w14:textId="388EBC1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1.45%</w:t>
            </w:r>
          </w:p>
        </w:tc>
      </w:tr>
      <w:tr w:rsidR="00604194" w:rsidRPr="00CD35C2" w14:paraId="0517F2B6"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69F72E47" w14:textId="0348DA88" w:rsidR="00604194" w:rsidRPr="00051912" w:rsidRDefault="00604194" w:rsidP="00604194">
            <w:pPr>
              <w:rPr>
                <w:sz w:val="18"/>
                <w:szCs w:val="18"/>
              </w:rPr>
            </w:pPr>
            <w:r w:rsidRPr="00051912">
              <w:rPr>
                <w:rFonts w:cs="Calibri"/>
                <w:color w:val="000000"/>
                <w:sz w:val="18"/>
                <w:szCs w:val="18"/>
              </w:rPr>
              <w:t xml:space="preserve">Basal Ganglia </w:t>
            </w:r>
            <w:r w:rsidRPr="00051912">
              <w:rPr>
                <w:rFonts w:cs="Calibri"/>
                <w:b w:val="0"/>
                <w:color w:val="000000"/>
                <w:sz w:val="18"/>
                <w:szCs w:val="18"/>
              </w:rPr>
              <w:t>(BG)</w:t>
            </w:r>
          </w:p>
        </w:tc>
        <w:tc>
          <w:tcPr>
            <w:tcW w:w="411" w:type="dxa"/>
            <w:tcBorders>
              <w:top w:val="nil"/>
              <w:bottom w:val="nil"/>
            </w:tcBorders>
            <w:shd w:val="clear" w:color="auto" w:fill="F2F2F2" w:themeFill="background1" w:themeFillShade="F2"/>
            <w:vAlign w:val="bottom"/>
          </w:tcPr>
          <w:p w14:paraId="2777A668" w14:textId="51DD4DD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4AB7513A" w14:textId="208B46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rPr>
            </w:pPr>
            <w:r>
              <w:rPr>
                <w:rFonts w:cs="Calibri"/>
                <w:color w:val="000000"/>
                <w:sz w:val="18"/>
                <w:szCs w:val="18"/>
              </w:rPr>
              <w:t>0.51%</w:t>
            </w:r>
          </w:p>
        </w:tc>
        <w:tc>
          <w:tcPr>
            <w:tcW w:w="561" w:type="dxa"/>
            <w:tcBorders>
              <w:top w:val="nil"/>
              <w:bottom w:val="nil"/>
            </w:tcBorders>
            <w:vAlign w:val="bottom"/>
          </w:tcPr>
          <w:p w14:paraId="045E7D47" w14:textId="1CDAC9E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75B40C70" w14:textId="6EB034F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54108BB5" w14:textId="1FA0337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174E13E2" w14:textId="56D27D72"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18A59025"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2C6F608" w14:textId="64208A8E" w:rsidR="00604194" w:rsidRPr="00051912" w:rsidRDefault="00604194" w:rsidP="00604194">
            <w:pPr>
              <w:rPr>
                <w:sz w:val="18"/>
                <w:szCs w:val="18"/>
                <w:lang w:val="en-US"/>
              </w:rPr>
            </w:pPr>
            <w:r w:rsidRPr="00051912">
              <w:rPr>
                <w:rFonts w:cs="Calibri"/>
                <w:color w:val="000000"/>
                <w:sz w:val="18"/>
                <w:szCs w:val="18"/>
              </w:rPr>
              <w:t xml:space="preserve">Fusiform Gyrus </w:t>
            </w:r>
            <w:r w:rsidRPr="00051912">
              <w:rPr>
                <w:rFonts w:cs="Calibri"/>
                <w:b w:val="0"/>
                <w:color w:val="000000"/>
                <w:sz w:val="18"/>
                <w:szCs w:val="18"/>
              </w:rPr>
              <w:t>(FuG)</w:t>
            </w:r>
          </w:p>
        </w:tc>
        <w:tc>
          <w:tcPr>
            <w:tcW w:w="411" w:type="dxa"/>
            <w:tcBorders>
              <w:top w:val="nil"/>
              <w:bottom w:val="nil"/>
            </w:tcBorders>
            <w:shd w:val="clear" w:color="auto" w:fill="F2F2F2" w:themeFill="background1" w:themeFillShade="F2"/>
            <w:vAlign w:val="bottom"/>
          </w:tcPr>
          <w:p w14:paraId="7F560402" w14:textId="35E6E3A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25D93014" w14:textId="54ECD13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7D209FB" w14:textId="7F86DD5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8163853" w14:textId="78ED9251"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1868841" w14:textId="508CB2D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277B9674" w14:textId="43DA503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7EE5B84C" w14:textId="77777777" w:rsidTr="00604194">
        <w:trPr>
          <w:gridAfter w:val="1"/>
          <w:wAfter w:w="6" w:type="dxa"/>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22979656" w14:textId="03922714" w:rsidR="00604194" w:rsidRPr="00051912" w:rsidRDefault="00604194" w:rsidP="00604194">
            <w:pPr>
              <w:rPr>
                <w:b w:val="0"/>
                <w:sz w:val="18"/>
                <w:szCs w:val="18"/>
                <w:lang w:val="en-US"/>
              </w:rPr>
            </w:pPr>
            <w:r w:rsidRPr="00051912">
              <w:rPr>
                <w:rFonts w:cs="Calibri"/>
                <w:color w:val="000000"/>
                <w:sz w:val="18"/>
                <w:szCs w:val="18"/>
              </w:rPr>
              <w:t xml:space="preserve">Hippocampus </w:t>
            </w:r>
            <w:r w:rsidRPr="00051912">
              <w:rPr>
                <w:rFonts w:cs="Calibri"/>
                <w:b w:val="0"/>
                <w:color w:val="000000"/>
                <w:sz w:val="18"/>
                <w:szCs w:val="18"/>
              </w:rPr>
              <w:t>(Hipp)</w:t>
            </w:r>
          </w:p>
        </w:tc>
        <w:tc>
          <w:tcPr>
            <w:tcW w:w="411" w:type="dxa"/>
            <w:tcBorders>
              <w:top w:val="nil"/>
              <w:bottom w:val="nil"/>
            </w:tcBorders>
            <w:shd w:val="clear" w:color="auto" w:fill="F2F2F2" w:themeFill="background1" w:themeFillShade="F2"/>
            <w:vAlign w:val="bottom"/>
          </w:tcPr>
          <w:p w14:paraId="7336213D" w14:textId="49720A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2C6F323E" w14:textId="094B16F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1" w:type="dxa"/>
            <w:tcBorders>
              <w:top w:val="nil"/>
              <w:bottom w:val="nil"/>
            </w:tcBorders>
            <w:vAlign w:val="bottom"/>
          </w:tcPr>
          <w:p w14:paraId="7CEB5116" w14:textId="7481FDA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40E73590" w14:textId="4D13277C"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78B2ADED" w14:textId="79FF976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85" w:type="dxa"/>
            <w:gridSpan w:val="2"/>
            <w:tcBorders>
              <w:top w:val="nil"/>
              <w:bottom w:val="nil"/>
            </w:tcBorders>
            <w:vAlign w:val="bottom"/>
          </w:tcPr>
          <w:p w14:paraId="00FEA245" w14:textId="2944A0C1"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r w:rsidR="00604194" w:rsidRPr="00CD35C2" w14:paraId="7CE342E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DDC47F3" w14:textId="3EFD730A" w:rsidR="00604194" w:rsidRPr="00051912" w:rsidRDefault="00604194" w:rsidP="00604194">
            <w:pPr>
              <w:rPr>
                <w:b w:val="0"/>
                <w:i/>
                <w:sz w:val="18"/>
                <w:szCs w:val="18"/>
                <w:lang w:val="en-US"/>
              </w:rPr>
            </w:pPr>
            <w:r w:rsidRPr="00051912">
              <w:rPr>
                <w:rFonts w:cs="Calibri"/>
                <w:color w:val="000000"/>
                <w:sz w:val="18"/>
                <w:szCs w:val="18"/>
              </w:rPr>
              <w:t xml:space="preserve">Inferior Frontal Gyrus </w:t>
            </w:r>
            <w:r w:rsidRPr="00051912">
              <w:rPr>
                <w:rFonts w:cs="Calibri"/>
                <w:b w:val="0"/>
                <w:color w:val="000000"/>
                <w:sz w:val="18"/>
                <w:szCs w:val="18"/>
              </w:rPr>
              <w:t>(IFG)</w:t>
            </w:r>
          </w:p>
        </w:tc>
        <w:tc>
          <w:tcPr>
            <w:tcW w:w="411" w:type="dxa"/>
            <w:tcBorders>
              <w:top w:val="nil"/>
              <w:bottom w:val="nil"/>
            </w:tcBorders>
            <w:shd w:val="clear" w:color="auto" w:fill="F2F2F2" w:themeFill="background1" w:themeFillShade="F2"/>
            <w:vAlign w:val="bottom"/>
          </w:tcPr>
          <w:p w14:paraId="633F4588" w14:textId="7E72D80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79" w:type="dxa"/>
            <w:tcBorders>
              <w:top w:val="nil"/>
              <w:bottom w:val="nil"/>
            </w:tcBorders>
            <w:shd w:val="clear" w:color="auto" w:fill="F2F2F2" w:themeFill="background1" w:themeFillShade="F2"/>
            <w:vAlign w:val="bottom"/>
          </w:tcPr>
          <w:p w14:paraId="16C1175C" w14:textId="2C122C8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9.09%</w:t>
            </w:r>
          </w:p>
        </w:tc>
        <w:tc>
          <w:tcPr>
            <w:tcW w:w="561" w:type="dxa"/>
            <w:tcBorders>
              <w:top w:val="nil"/>
              <w:bottom w:val="nil"/>
            </w:tcBorders>
            <w:vAlign w:val="bottom"/>
          </w:tcPr>
          <w:p w14:paraId="2B0126F1" w14:textId="790C84A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08A9F559" w14:textId="72DE95D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8A94A6A" w14:textId="594CD935"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7B361166" w14:textId="0CA5799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A7A45B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58B7B3B" w14:textId="239915EE" w:rsidR="00604194" w:rsidRPr="00051912" w:rsidRDefault="00604194" w:rsidP="00604194">
            <w:pPr>
              <w:rPr>
                <w:b w:val="0"/>
                <w:sz w:val="18"/>
                <w:szCs w:val="18"/>
                <w:lang w:val="en-US"/>
              </w:rPr>
            </w:pPr>
            <w:r w:rsidRPr="00051912">
              <w:rPr>
                <w:rFonts w:cs="Calibri"/>
                <w:color w:val="000000"/>
                <w:sz w:val="18"/>
                <w:szCs w:val="18"/>
              </w:rPr>
              <w:t xml:space="preserve">Insula </w:t>
            </w:r>
            <w:r w:rsidRPr="00CD35C2">
              <w:rPr>
                <w:rFonts w:cs="Calibri"/>
                <w:b w:val="0"/>
                <w:color w:val="000000"/>
                <w:sz w:val="18"/>
                <w:szCs w:val="18"/>
              </w:rPr>
              <w:t>(INS)</w:t>
            </w:r>
          </w:p>
        </w:tc>
        <w:tc>
          <w:tcPr>
            <w:tcW w:w="411" w:type="dxa"/>
            <w:tcBorders>
              <w:top w:val="nil"/>
              <w:bottom w:val="nil"/>
            </w:tcBorders>
            <w:shd w:val="clear" w:color="auto" w:fill="F2F2F2" w:themeFill="background1" w:themeFillShade="F2"/>
            <w:vAlign w:val="bottom"/>
          </w:tcPr>
          <w:p w14:paraId="552EADD7" w14:textId="62EAEF5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43034719" w14:textId="5395D23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12F47FD3" w14:textId="30C4898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6FCB5A8D" w14:textId="6027321E"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1A77ED9E" w14:textId="0918B67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w:t>
            </w:r>
          </w:p>
        </w:tc>
        <w:tc>
          <w:tcPr>
            <w:tcW w:w="1285" w:type="dxa"/>
            <w:gridSpan w:val="2"/>
            <w:tcBorders>
              <w:top w:val="nil"/>
              <w:bottom w:val="nil"/>
            </w:tcBorders>
            <w:vAlign w:val="bottom"/>
          </w:tcPr>
          <w:p w14:paraId="675DD692" w14:textId="0846D4CB"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2.90%</w:t>
            </w:r>
          </w:p>
        </w:tc>
      </w:tr>
      <w:tr w:rsidR="00604194" w:rsidRPr="00CD35C2" w14:paraId="1F3BB4D1"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FD21722" w14:textId="1F601421" w:rsidR="00604194" w:rsidRPr="00051912" w:rsidRDefault="00604194" w:rsidP="00604194">
            <w:pPr>
              <w:rPr>
                <w:b w:val="0"/>
                <w:sz w:val="18"/>
                <w:szCs w:val="18"/>
                <w:lang w:val="en-US"/>
              </w:rPr>
            </w:pPr>
            <w:r w:rsidRPr="00051912">
              <w:rPr>
                <w:rFonts w:cs="Calibri"/>
                <w:color w:val="000000"/>
                <w:sz w:val="18"/>
                <w:szCs w:val="18"/>
              </w:rPr>
              <w:t xml:space="preserve">Inferior Parietal Lobule </w:t>
            </w:r>
            <w:r w:rsidRPr="00CD35C2">
              <w:rPr>
                <w:rFonts w:cs="Calibri"/>
                <w:b w:val="0"/>
                <w:color w:val="000000"/>
                <w:sz w:val="18"/>
                <w:szCs w:val="18"/>
              </w:rPr>
              <w:t>(IPL)</w:t>
            </w:r>
          </w:p>
        </w:tc>
        <w:tc>
          <w:tcPr>
            <w:tcW w:w="411" w:type="dxa"/>
            <w:tcBorders>
              <w:top w:val="nil"/>
              <w:bottom w:val="nil"/>
            </w:tcBorders>
            <w:shd w:val="clear" w:color="auto" w:fill="F2F2F2" w:themeFill="background1" w:themeFillShade="F2"/>
            <w:vAlign w:val="bottom"/>
          </w:tcPr>
          <w:p w14:paraId="166F9D78" w14:textId="59CE203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20</w:t>
            </w:r>
          </w:p>
        </w:tc>
        <w:tc>
          <w:tcPr>
            <w:tcW w:w="1279" w:type="dxa"/>
            <w:tcBorders>
              <w:top w:val="nil"/>
              <w:bottom w:val="nil"/>
            </w:tcBorders>
            <w:shd w:val="clear" w:color="auto" w:fill="F2F2F2" w:themeFill="background1" w:themeFillShade="F2"/>
            <w:vAlign w:val="bottom"/>
          </w:tcPr>
          <w:p w14:paraId="39CE6B63" w14:textId="453A4DBC"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10.10%</w:t>
            </w:r>
          </w:p>
        </w:tc>
        <w:tc>
          <w:tcPr>
            <w:tcW w:w="561" w:type="dxa"/>
            <w:tcBorders>
              <w:top w:val="nil"/>
              <w:bottom w:val="nil"/>
            </w:tcBorders>
            <w:vAlign w:val="bottom"/>
          </w:tcPr>
          <w:p w14:paraId="4D187CC7" w14:textId="0303506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3EFA8E81" w14:textId="71D21EEA"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2A889CE9" w14:textId="6F9D607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18</w:t>
            </w:r>
          </w:p>
        </w:tc>
        <w:tc>
          <w:tcPr>
            <w:tcW w:w="1285" w:type="dxa"/>
            <w:gridSpan w:val="2"/>
            <w:tcBorders>
              <w:top w:val="nil"/>
              <w:bottom w:val="nil"/>
            </w:tcBorders>
            <w:vAlign w:val="bottom"/>
          </w:tcPr>
          <w:p w14:paraId="2D39C707" w14:textId="63C4CA0B"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13.04%</w:t>
            </w:r>
          </w:p>
        </w:tc>
      </w:tr>
      <w:tr w:rsidR="00604194" w:rsidRPr="00CD35C2" w14:paraId="3F2B2D5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946967" w14:textId="0A530A5F" w:rsidR="00604194" w:rsidRPr="00051912" w:rsidRDefault="00604194" w:rsidP="00604194">
            <w:pPr>
              <w:rPr>
                <w:sz w:val="18"/>
                <w:szCs w:val="18"/>
                <w:lang w:val="en-US"/>
              </w:rPr>
            </w:pPr>
            <w:r w:rsidRPr="00051912">
              <w:rPr>
                <w:rFonts w:cs="Calibri"/>
                <w:color w:val="000000"/>
                <w:sz w:val="18"/>
                <w:szCs w:val="18"/>
              </w:rPr>
              <w:t xml:space="preserve">Inferior Temporal Gyrus </w:t>
            </w:r>
            <w:r w:rsidRPr="00CD35C2">
              <w:rPr>
                <w:rFonts w:cs="Calibri"/>
                <w:b w:val="0"/>
                <w:color w:val="000000"/>
                <w:sz w:val="18"/>
                <w:szCs w:val="18"/>
              </w:rPr>
              <w:t>(ITG)</w:t>
            </w:r>
          </w:p>
        </w:tc>
        <w:tc>
          <w:tcPr>
            <w:tcW w:w="411" w:type="dxa"/>
            <w:tcBorders>
              <w:top w:val="nil"/>
              <w:bottom w:val="nil"/>
            </w:tcBorders>
            <w:shd w:val="clear" w:color="auto" w:fill="F2F2F2" w:themeFill="background1" w:themeFillShade="F2"/>
            <w:vAlign w:val="bottom"/>
          </w:tcPr>
          <w:p w14:paraId="5E9E08A9" w14:textId="3317B54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11</w:t>
            </w:r>
          </w:p>
        </w:tc>
        <w:tc>
          <w:tcPr>
            <w:tcW w:w="1279" w:type="dxa"/>
            <w:tcBorders>
              <w:top w:val="nil"/>
              <w:bottom w:val="nil"/>
            </w:tcBorders>
            <w:shd w:val="clear" w:color="auto" w:fill="F2F2F2" w:themeFill="background1" w:themeFillShade="F2"/>
            <w:vAlign w:val="bottom"/>
          </w:tcPr>
          <w:p w14:paraId="689C6616" w14:textId="34DCCAC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5.56%</w:t>
            </w:r>
          </w:p>
        </w:tc>
        <w:tc>
          <w:tcPr>
            <w:tcW w:w="561" w:type="dxa"/>
            <w:tcBorders>
              <w:top w:val="nil"/>
              <w:bottom w:val="nil"/>
            </w:tcBorders>
            <w:vAlign w:val="bottom"/>
          </w:tcPr>
          <w:p w14:paraId="2B57FCA5" w14:textId="353CBA2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530559BE" w14:textId="0E6601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462ADFAA" w14:textId="198082F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10</w:t>
            </w:r>
          </w:p>
        </w:tc>
        <w:tc>
          <w:tcPr>
            <w:tcW w:w="1285" w:type="dxa"/>
            <w:gridSpan w:val="2"/>
            <w:tcBorders>
              <w:top w:val="nil"/>
              <w:bottom w:val="nil"/>
            </w:tcBorders>
            <w:vAlign w:val="bottom"/>
          </w:tcPr>
          <w:p w14:paraId="0F50C29D" w14:textId="6AA5D08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7.25%</w:t>
            </w:r>
          </w:p>
        </w:tc>
      </w:tr>
      <w:tr w:rsidR="00604194" w:rsidRPr="00CD35C2" w14:paraId="24118E00"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678034D" w14:textId="46A5FD86" w:rsidR="00604194" w:rsidRPr="00051912" w:rsidRDefault="00604194" w:rsidP="00604194">
            <w:pPr>
              <w:rPr>
                <w:sz w:val="18"/>
                <w:szCs w:val="18"/>
                <w:lang w:val="en-US"/>
              </w:rPr>
            </w:pPr>
            <w:r w:rsidRPr="00051912">
              <w:rPr>
                <w:rFonts w:cs="Calibri"/>
                <w:color w:val="000000"/>
                <w:sz w:val="18"/>
                <w:szCs w:val="18"/>
              </w:rPr>
              <w:t xml:space="preserve">Lateral Occiptal Cortex </w:t>
            </w:r>
            <w:r w:rsidRPr="00CD35C2">
              <w:rPr>
                <w:rFonts w:cs="Calibri"/>
                <w:b w:val="0"/>
                <w:color w:val="000000"/>
                <w:sz w:val="18"/>
                <w:szCs w:val="18"/>
              </w:rPr>
              <w:t>(LOcC)</w:t>
            </w:r>
          </w:p>
        </w:tc>
        <w:tc>
          <w:tcPr>
            <w:tcW w:w="411" w:type="dxa"/>
            <w:tcBorders>
              <w:top w:val="nil"/>
              <w:bottom w:val="nil"/>
            </w:tcBorders>
            <w:shd w:val="clear" w:color="auto" w:fill="F2F2F2" w:themeFill="background1" w:themeFillShade="F2"/>
            <w:vAlign w:val="bottom"/>
          </w:tcPr>
          <w:p w14:paraId="3500F121" w14:textId="420D388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5239BDA" w14:textId="46D28E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78F4C50E" w14:textId="512D9C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03" w:type="dxa"/>
            <w:gridSpan w:val="2"/>
            <w:tcBorders>
              <w:top w:val="nil"/>
              <w:bottom w:val="nil"/>
            </w:tcBorders>
            <w:vAlign w:val="bottom"/>
          </w:tcPr>
          <w:p w14:paraId="721EF633" w14:textId="7A4D871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5</w:t>
            </w:r>
            <w:r>
              <w:rPr>
                <w:rFonts w:cs="Calibri"/>
                <w:color w:val="000000"/>
                <w:sz w:val="18"/>
                <w:szCs w:val="18"/>
              </w:rPr>
              <w:t>%</w:t>
            </w:r>
          </w:p>
        </w:tc>
        <w:tc>
          <w:tcPr>
            <w:tcW w:w="681" w:type="dxa"/>
            <w:gridSpan w:val="3"/>
            <w:tcBorders>
              <w:top w:val="nil"/>
              <w:bottom w:val="nil"/>
            </w:tcBorders>
            <w:vAlign w:val="bottom"/>
          </w:tcPr>
          <w:p w14:paraId="5DEF9693" w14:textId="20AE3DA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28D7F40C" w14:textId="3657B1F0"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2CF18665"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081638D" w14:textId="78A0FA5E" w:rsidR="00604194" w:rsidRPr="00051912" w:rsidRDefault="00604194" w:rsidP="00604194">
            <w:pPr>
              <w:rPr>
                <w:b w:val="0"/>
                <w:sz w:val="18"/>
                <w:szCs w:val="18"/>
                <w:lang w:val="en-US"/>
              </w:rPr>
            </w:pPr>
            <w:r w:rsidRPr="00051912">
              <w:rPr>
                <w:rFonts w:cs="Calibri"/>
                <w:color w:val="000000"/>
                <w:sz w:val="18"/>
                <w:szCs w:val="18"/>
              </w:rPr>
              <w:t xml:space="preserve">Middle Frontal Gyrus </w:t>
            </w:r>
            <w:r w:rsidRPr="00CD35C2">
              <w:rPr>
                <w:rFonts w:cs="Calibri"/>
                <w:b w:val="0"/>
                <w:color w:val="000000"/>
                <w:sz w:val="18"/>
                <w:szCs w:val="18"/>
              </w:rPr>
              <w:t>(MFG)</w:t>
            </w:r>
          </w:p>
        </w:tc>
        <w:tc>
          <w:tcPr>
            <w:tcW w:w="411" w:type="dxa"/>
            <w:tcBorders>
              <w:top w:val="nil"/>
              <w:bottom w:val="nil"/>
            </w:tcBorders>
            <w:shd w:val="clear" w:color="auto" w:fill="F2F2F2" w:themeFill="background1" w:themeFillShade="F2"/>
            <w:vAlign w:val="bottom"/>
          </w:tcPr>
          <w:p w14:paraId="2C5684D1" w14:textId="13E3C209"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35</w:t>
            </w:r>
          </w:p>
        </w:tc>
        <w:tc>
          <w:tcPr>
            <w:tcW w:w="1279" w:type="dxa"/>
            <w:tcBorders>
              <w:top w:val="nil"/>
              <w:bottom w:val="nil"/>
            </w:tcBorders>
            <w:shd w:val="clear" w:color="auto" w:fill="F2F2F2" w:themeFill="background1" w:themeFillShade="F2"/>
            <w:vAlign w:val="bottom"/>
          </w:tcPr>
          <w:p w14:paraId="0ED4F1FD" w14:textId="5EB031A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17.68%</w:t>
            </w:r>
          </w:p>
        </w:tc>
        <w:tc>
          <w:tcPr>
            <w:tcW w:w="561" w:type="dxa"/>
            <w:tcBorders>
              <w:top w:val="nil"/>
              <w:bottom w:val="nil"/>
            </w:tcBorders>
            <w:vAlign w:val="bottom"/>
          </w:tcPr>
          <w:p w14:paraId="462E07EA" w14:textId="132867F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A54419E" w14:textId="01C4094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2ED71D3A" w14:textId="2B01378F"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34</w:t>
            </w:r>
          </w:p>
        </w:tc>
        <w:tc>
          <w:tcPr>
            <w:tcW w:w="1285" w:type="dxa"/>
            <w:gridSpan w:val="2"/>
            <w:tcBorders>
              <w:top w:val="nil"/>
              <w:bottom w:val="nil"/>
            </w:tcBorders>
            <w:vAlign w:val="bottom"/>
          </w:tcPr>
          <w:p w14:paraId="2D66018C" w14:textId="49C6FBFA"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24.64%</w:t>
            </w:r>
          </w:p>
        </w:tc>
      </w:tr>
      <w:tr w:rsidR="00604194" w:rsidRPr="00CD35C2" w14:paraId="160C6A79"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8BD8AE9" w14:textId="789F011E" w:rsidR="00604194" w:rsidRPr="00051912" w:rsidRDefault="00604194" w:rsidP="00604194">
            <w:pPr>
              <w:rPr>
                <w:b w:val="0"/>
                <w:sz w:val="18"/>
                <w:szCs w:val="18"/>
                <w:lang w:val="en-US"/>
              </w:rPr>
            </w:pPr>
            <w:r w:rsidRPr="00051912">
              <w:rPr>
                <w:rFonts w:cs="Calibri"/>
                <w:color w:val="000000"/>
                <w:sz w:val="18"/>
                <w:szCs w:val="18"/>
              </w:rPr>
              <w:t xml:space="preserve">Middle Temporal Gyrus </w:t>
            </w:r>
            <w:r w:rsidRPr="00CD35C2">
              <w:rPr>
                <w:rFonts w:cs="Calibri"/>
                <w:b w:val="0"/>
                <w:color w:val="000000"/>
                <w:sz w:val="18"/>
                <w:szCs w:val="18"/>
              </w:rPr>
              <w:t>(MTG)</w:t>
            </w:r>
          </w:p>
        </w:tc>
        <w:tc>
          <w:tcPr>
            <w:tcW w:w="411" w:type="dxa"/>
            <w:tcBorders>
              <w:top w:val="nil"/>
              <w:bottom w:val="nil"/>
            </w:tcBorders>
            <w:shd w:val="clear" w:color="auto" w:fill="F2F2F2" w:themeFill="background1" w:themeFillShade="F2"/>
            <w:vAlign w:val="bottom"/>
          </w:tcPr>
          <w:p w14:paraId="15598D66" w14:textId="4F479B1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79" w:type="dxa"/>
            <w:tcBorders>
              <w:top w:val="nil"/>
              <w:bottom w:val="nil"/>
            </w:tcBorders>
            <w:shd w:val="clear" w:color="auto" w:fill="F2F2F2" w:themeFill="background1" w:themeFillShade="F2"/>
            <w:vAlign w:val="bottom"/>
          </w:tcPr>
          <w:p w14:paraId="2A86EBA8" w14:textId="26D1C6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3.03%</w:t>
            </w:r>
          </w:p>
        </w:tc>
        <w:tc>
          <w:tcPr>
            <w:tcW w:w="561" w:type="dxa"/>
            <w:tcBorders>
              <w:top w:val="nil"/>
              <w:bottom w:val="nil"/>
            </w:tcBorders>
            <w:vAlign w:val="bottom"/>
          </w:tcPr>
          <w:p w14:paraId="2C6F1A7E" w14:textId="76599EC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150B4BCC" w14:textId="58A5DF0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21B4FCF1" w14:textId="6E34F1B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6</w:t>
            </w:r>
          </w:p>
        </w:tc>
        <w:tc>
          <w:tcPr>
            <w:tcW w:w="1285" w:type="dxa"/>
            <w:gridSpan w:val="2"/>
            <w:tcBorders>
              <w:top w:val="nil"/>
              <w:bottom w:val="nil"/>
            </w:tcBorders>
            <w:vAlign w:val="bottom"/>
          </w:tcPr>
          <w:p w14:paraId="6D679AB0" w14:textId="55A1E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4.35%</w:t>
            </w:r>
          </w:p>
        </w:tc>
      </w:tr>
      <w:tr w:rsidR="00604194" w:rsidRPr="00CD35C2" w14:paraId="6797957A"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55D4E37" w14:textId="64EDFBAA" w:rsidR="00604194" w:rsidRPr="00051912" w:rsidRDefault="00604194" w:rsidP="00604194">
            <w:pPr>
              <w:rPr>
                <w:sz w:val="18"/>
                <w:szCs w:val="18"/>
                <w:lang w:val="en-US"/>
              </w:rPr>
            </w:pPr>
            <w:r w:rsidRPr="00051912">
              <w:rPr>
                <w:rFonts w:cs="Calibri"/>
                <w:color w:val="000000"/>
                <w:sz w:val="18"/>
                <w:szCs w:val="18"/>
              </w:rPr>
              <w:t xml:space="preserve">Mediovental Occipital Cortex </w:t>
            </w:r>
            <w:r w:rsidRPr="00CD35C2">
              <w:rPr>
                <w:rFonts w:cs="Calibri"/>
                <w:b w:val="0"/>
                <w:color w:val="000000"/>
                <w:sz w:val="14"/>
                <w:szCs w:val="18"/>
              </w:rPr>
              <w:t>(MVOcC)</w:t>
            </w:r>
          </w:p>
        </w:tc>
        <w:tc>
          <w:tcPr>
            <w:tcW w:w="411" w:type="dxa"/>
            <w:tcBorders>
              <w:top w:val="nil"/>
              <w:bottom w:val="nil"/>
            </w:tcBorders>
            <w:shd w:val="clear" w:color="auto" w:fill="F2F2F2" w:themeFill="background1" w:themeFillShade="F2"/>
            <w:vAlign w:val="bottom"/>
          </w:tcPr>
          <w:p w14:paraId="31D28F55" w14:textId="5C5347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78E7EE8" w14:textId="6F81A4F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1" w:type="dxa"/>
            <w:tcBorders>
              <w:top w:val="nil"/>
              <w:bottom w:val="nil"/>
            </w:tcBorders>
            <w:vAlign w:val="bottom"/>
          </w:tcPr>
          <w:p w14:paraId="24DC9D3E" w14:textId="01C0D54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0A7458D" w14:textId="6E6B279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6337DA50" w14:textId="0F59368A"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3C23FFB3" w14:textId="00B0A2B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CD35C2" w14:paraId="06DA27BD"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D4E4675" w14:textId="12D22502" w:rsidR="00604194" w:rsidRPr="00051912" w:rsidRDefault="00604194" w:rsidP="00604194">
            <w:pPr>
              <w:rPr>
                <w:b w:val="0"/>
                <w:sz w:val="18"/>
                <w:szCs w:val="18"/>
                <w:lang w:val="en-US"/>
              </w:rPr>
            </w:pPr>
            <w:r w:rsidRPr="00051912">
              <w:rPr>
                <w:rFonts w:cs="Calibri"/>
                <w:color w:val="000000"/>
                <w:sz w:val="18"/>
                <w:szCs w:val="18"/>
              </w:rPr>
              <w:t xml:space="preserve">Orbital Gyrus </w:t>
            </w:r>
            <w:r w:rsidRPr="00CD35C2">
              <w:rPr>
                <w:rFonts w:cs="Calibri"/>
                <w:b w:val="0"/>
                <w:color w:val="000000"/>
                <w:sz w:val="18"/>
                <w:szCs w:val="18"/>
              </w:rPr>
              <w:t>(OrG)</w:t>
            </w:r>
          </w:p>
        </w:tc>
        <w:tc>
          <w:tcPr>
            <w:tcW w:w="411" w:type="dxa"/>
            <w:tcBorders>
              <w:top w:val="nil"/>
              <w:bottom w:val="nil"/>
            </w:tcBorders>
            <w:shd w:val="clear" w:color="auto" w:fill="F2F2F2" w:themeFill="background1" w:themeFillShade="F2"/>
            <w:vAlign w:val="bottom"/>
          </w:tcPr>
          <w:p w14:paraId="3C3472E9" w14:textId="49E5584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7EF1C7DF" w14:textId="324A498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1" w:type="dxa"/>
            <w:tcBorders>
              <w:top w:val="nil"/>
              <w:bottom w:val="nil"/>
            </w:tcBorders>
            <w:vAlign w:val="bottom"/>
          </w:tcPr>
          <w:p w14:paraId="3FADCC58" w14:textId="39AEE1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03" w:type="dxa"/>
            <w:gridSpan w:val="2"/>
            <w:tcBorders>
              <w:top w:val="nil"/>
              <w:bottom w:val="nil"/>
            </w:tcBorders>
            <w:vAlign w:val="bottom"/>
          </w:tcPr>
          <w:p w14:paraId="1C8DC042" w14:textId="27882959"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1.67%</w:t>
            </w:r>
          </w:p>
        </w:tc>
        <w:tc>
          <w:tcPr>
            <w:tcW w:w="681" w:type="dxa"/>
            <w:gridSpan w:val="3"/>
            <w:tcBorders>
              <w:top w:val="nil"/>
              <w:bottom w:val="nil"/>
            </w:tcBorders>
            <w:vAlign w:val="bottom"/>
          </w:tcPr>
          <w:p w14:paraId="709B5DB2" w14:textId="222F8297"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13</w:t>
            </w:r>
          </w:p>
        </w:tc>
        <w:tc>
          <w:tcPr>
            <w:tcW w:w="1285" w:type="dxa"/>
            <w:gridSpan w:val="2"/>
            <w:tcBorders>
              <w:top w:val="nil"/>
              <w:bottom w:val="nil"/>
            </w:tcBorders>
            <w:vAlign w:val="bottom"/>
          </w:tcPr>
          <w:p w14:paraId="05155C67" w14:textId="2C162849"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9.42%</w:t>
            </w:r>
          </w:p>
        </w:tc>
      </w:tr>
      <w:tr w:rsidR="00604194" w:rsidRPr="00CD35C2" w14:paraId="60D4333C" w14:textId="77777777" w:rsidTr="00604194">
        <w:trPr>
          <w:gridAfter w:val="1"/>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A333E3F" w14:textId="5E1F2FA6" w:rsidR="00604194" w:rsidRPr="00051912" w:rsidRDefault="00604194" w:rsidP="00604194">
            <w:pPr>
              <w:rPr>
                <w:b w:val="0"/>
                <w:sz w:val="18"/>
                <w:szCs w:val="18"/>
                <w:lang w:val="en-US"/>
              </w:rPr>
            </w:pPr>
            <w:r w:rsidRPr="00051912">
              <w:rPr>
                <w:rFonts w:cs="Calibri"/>
                <w:color w:val="000000"/>
                <w:sz w:val="18"/>
                <w:szCs w:val="18"/>
              </w:rPr>
              <w:t xml:space="preserve">Paracentral Lobule </w:t>
            </w:r>
            <w:r w:rsidRPr="00CD35C2">
              <w:rPr>
                <w:rFonts w:cs="Calibri"/>
                <w:b w:val="0"/>
                <w:color w:val="000000"/>
                <w:sz w:val="18"/>
                <w:szCs w:val="18"/>
              </w:rPr>
              <w:t>(PCL)</w:t>
            </w:r>
          </w:p>
        </w:tc>
        <w:tc>
          <w:tcPr>
            <w:tcW w:w="411" w:type="dxa"/>
            <w:tcBorders>
              <w:top w:val="nil"/>
              <w:bottom w:val="nil"/>
            </w:tcBorders>
            <w:shd w:val="clear" w:color="auto" w:fill="F2F2F2" w:themeFill="background1" w:themeFillShade="F2"/>
            <w:vAlign w:val="bottom"/>
          </w:tcPr>
          <w:p w14:paraId="729FFCF1" w14:textId="138738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1AE7E6C2" w14:textId="588D780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0.51%</w:t>
            </w:r>
          </w:p>
        </w:tc>
        <w:tc>
          <w:tcPr>
            <w:tcW w:w="561" w:type="dxa"/>
            <w:tcBorders>
              <w:top w:val="nil"/>
              <w:bottom w:val="nil"/>
            </w:tcBorders>
            <w:vAlign w:val="bottom"/>
          </w:tcPr>
          <w:p w14:paraId="07997CAB" w14:textId="77AEAD6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D8C5B4B" w14:textId="2DA6F315"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81" w:type="dxa"/>
            <w:gridSpan w:val="3"/>
            <w:tcBorders>
              <w:top w:val="nil"/>
              <w:bottom w:val="nil"/>
            </w:tcBorders>
            <w:vAlign w:val="bottom"/>
          </w:tcPr>
          <w:p w14:paraId="71E975AB" w14:textId="7E3A7B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1</w:t>
            </w:r>
          </w:p>
        </w:tc>
        <w:tc>
          <w:tcPr>
            <w:tcW w:w="1285" w:type="dxa"/>
            <w:gridSpan w:val="2"/>
            <w:tcBorders>
              <w:top w:val="nil"/>
              <w:bottom w:val="nil"/>
            </w:tcBorders>
            <w:vAlign w:val="bottom"/>
          </w:tcPr>
          <w:p w14:paraId="1C973CA4" w14:textId="31A959DC"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0.72%</w:t>
            </w:r>
          </w:p>
        </w:tc>
      </w:tr>
      <w:tr w:rsidR="00604194" w:rsidRPr="00CD35C2" w14:paraId="7D2F691B" w14:textId="77777777" w:rsidTr="00604194">
        <w:trPr>
          <w:gridAfter w:val="1"/>
          <w:cnfStyle w:val="000000100000" w:firstRow="0" w:lastRow="0" w:firstColumn="0" w:lastColumn="0" w:oddVBand="0" w:evenVBand="0" w:oddHBand="1" w:evenHBand="0" w:firstRowFirstColumn="0" w:firstRowLastColumn="0" w:lastRowFirstColumn="0" w:lastRowLastColumn="0"/>
          <w:wAfter w:w="6" w:type="dxa"/>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47BE7736" w14:textId="38EFAA20" w:rsidR="00604194" w:rsidRPr="00051912" w:rsidRDefault="00604194" w:rsidP="00604194">
            <w:pPr>
              <w:rPr>
                <w:b w:val="0"/>
                <w:sz w:val="18"/>
                <w:szCs w:val="18"/>
                <w:lang w:val="en-US"/>
              </w:rPr>
            </w:pPr>
            <w:r w:rsidRPr="00051912">
              <w:rPr>
                <w:rFonts w:cs="Calibri"/>
                <w:color w:val="000000"/>
                <w:sz w:val="18"/>
                <w:szCs w:val="18"/>
              </w:rPr>
              <w:t xml:space="preserve">Precuneus </w:t>
            </w:r>
            <w:r w:rsidRPr="00CD35C2">
              <w:rPr>
                <w:rFonts w:cs="Calibri"/>
                <w:b w:val="0"/>
                <w:color w:val="000000"/>
                <w:sz w:val="18"/>
                <w:szCs w:val="18"/>
              </w:rPr>
              <w:t>(Pcun)</w:t>
            </w:r>
          </w:p>
        </w:tc>
        <w:tc>
          <w:tcPr>
            <w:tcW w:w="411" w:type="dxa"/>
            <w:tcBorders>
              <w:top w:val="nil"/>
              <w:bottom w:val="nil"/>
            </w:tcBorders>
            <w:shd w:val="clear" w:color="auto" w:fill="F2F2F2" w:themeFill="background1" w:themeFillShade="F2"/>
            <w:vAlign w:val="bottom"/>
          </w:tcPr>
          <w:p w14:paraId="7884DD23" w14:textId="583B3AE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4</w:t>
            </w:r>
          </w:p>
        </w:tc>
        <w:tc>
          <w:tcPr>
            <w:tcW w:w="1279" w:type="dxa"/>
            <w:tcBorders>
              <w:top w:val="nil"/>
              <w:bottom w:val="nil"/>
            </w:tcBorders>
            <w:shd w:val="clear" w:color="auto" w:fill="F2F2F2" w:themeFill="background1" w:themeFillShade="F2"/>
            <w:vAlign w:val="bottom"/>
          </w:tcPr>
          <w:p w14:paraId="70F03A77" w14:textId="373B65E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2.02%</w:t>
            </w:r>
          </w:p>
        </w:tc>
        <w:tc>
          <w:tcPr>
            <w:tcW w:w="561" w:type="dxa"/>
            <w:tcBorders>
              <w:top w:val="nil"/>
              <w:bottom w:val="nil"/>
            </w:tcBorders>
            <w:vAlign w:val="bottom"/>
          </w:tcPr>
          <w:p w14:paraId="6BD67F3C" w14:textId="49BBCF6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4AFFDDFE" w14:textId="4E34A032"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3.33%</w:t>
            </w:r>
          </w:p>
        </w:tc>
        <w:tc>
          <w:tcPr>
            <w:tcW w:w="681" w:type="dxa"/>
            <w:gridSpan w:val="3"/>
            <w:tcBorders>
              <w:top w:val="nil"/>
              <w:bottom w:val="nil"/>
            </w:tcBorders>
            <w:vAlign w:val="bottom"/>
          </w:tcPr>
          <w:p w14:paraId="7A3E5A9E" w14:textId="0784D976"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85" w:type="dxa"/>
            <w:gridSpan w:val="2"/>
            <w:tcBorders>
              <w:top w:val="nil"/>
              <w:bottom w:val="nil"/>
            </w:tcBorders>
            <w:vAlign w:val="bottom"/>
          </w:tcPr>
          <w:p w14:paraId="54F42F5D" w14:textId="2DC267EA"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79F12E8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1EE03908" w14:textId="084544EB" w:rsidR="00604194" w:rsidRPr="00051912" w:rsidRDefault="00604194" w:rsidP="00604194">
            <w:pPr>
              <w:rPr>
                <w:b w:val="0"/>
                <w:sz w:val="18"/>
                <w:szCs w:val="18"/>
                <w:lang w:val="en-US"/>
              </w:rPr>
            </w:pPr>
            <w:r w:rsidRPr="00051912">
              <w:rPr>
                <w:rFonts w:cs="Calibri"/>
                <w:color w:val="000000"/>
                <w:sz w:val="18"/>
                <w:szCs w:val="18"/>
              </w:rPr>
              <w:t xml:space="preserve">Postcentral Gyrus </w:t>
            </w:r>
            <w:r w:rsidRPr="00CD35C2">
              <w:rPr>
                <w:rFonts w:cs="Calibri"/>
                <w:b w:val="0"/>
                <w:color w:val="000000"/>
                <w:sz w:val="18"/>
                <w:szCs w:val="18"/>
              </w:rPr>
              <w:t>(PoG)</w:t>
            </w:r>
          </w:p>
        </w:tc>
        <w:tc>
          <w:tcPr>
            <w:tcW w:w="411" w:type="dxa"/>
            <w:tcBorders>
              <w:top w:val="nil"/>
              <w:bottom w:val="nil"/>
            </w:tcBorders>
            <w:shd w:val="clear" w:color="auto" w:fill="F2F2F2" w:themeFill="background1" w:themeFillShade="F2"/>
            <w:vAlign w:val="bottom"/>
          </w:tcPr>
          <w:p w14:paraId="48EC7A04" w14:textId="57B215FA"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1AF8A414" w14:textId="02ABBAA7" w:rsidR="00604194" w:rsidRPr="00CD35C2" w:rsidRDefault="00604194" w:rsidP="00604194">
            <w:pPr>
              <w:tabs>
                <w:tab w:val="center" w:pos="900"/>
              </w:tabs>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0E635F13" w14:textId="0998BCD4"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4FBB4145" w14:textId="6522DC0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3A78B7E" w14:textId="3DB86C2E"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3</w:t>
            </w:r>
          </w:p>
        </w:tc>
        <w:tc>
          <w:tcPr>
            <w:tcW w:w="1271" w:type="dxa"/>
            <w:gridSpan w:val="2"/>
            <w:tcBorders>
              <w:top w:val="nil"/>
              <w:bottom w:val="nil"/>
            </w:tcBorders>
            <w:vAlign w:val="bottom"/>
          </w:tcPr>
          <w:p w14:paraId="5DC3E222" w14:textId="79948DF9"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w:t>
            </w:r>
          </w:p>
        </w:tc>
      </w:tr>
      <w:tr w:rsidR="00604194" w:rsidRPr="004C1AE0" w14:paraId="08CF0F7C"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49217E1" w14:textId="086F73C4" w:rsidR="00604194" w:rsidRPr="00051912" w:rsidRDefault="00604194" w:rsidP="00604194">
            <w:pPr>
              <w:rPr>
                <w:b w:val="0"/>
                <w:sz w:val="18"/>
                <w:szCs w:val="18"/>
                <w:lang w:val="en-US"/>
              </w:rPr>
            </w:pPr>
            <w:r w:rsidRPr="00051912">
              <w:rPr>
                <w:rFonts w:cs="Calibri"/>
                <w:color w:val="000000"/>
                <w:sz w:val="18"/>
                <w:szCs w:val="18"/>
              </w:rPr>
              <w:t xml:space="preserve">Precentral Gyrus </w:t>
            </w:r>
            <w:r w:rsidRPr="00CD35C2">
              <w:rPr>
                <w:rFonts w:cs="Calibri"/>
                <w:b w:val="0"/>
                <w:color w:val="000000"/>
                <w:sz w:val="18"/>
                <w:szCs w:val="18"/>
              </w:rPr>
              <w:t>(PrG)</w:t>
            </w:r>
          </w:p>
        </w:tc>
        <w:tc>
          <w:tcPr>
            <w:tcW w:w="411" w:type="dxa"/>
            <w:tcBorders>
              <w:top w:val="nil"/>
              <w:bottom w:val="nil"/>
            </w:tcBorders>
            <w:shd w:val="clear" w:color="auto" w:fill="F2F2F2" w:themeFill="background1" w:themeFillShade="F2"/>
            <w:vAlign w:val="bottom"/>
          </w:tcPr>
          <w:p w14:paraId="64095A17" w14:textId="7DAC96F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w:t>
            </w:r>
          </w:p>
        </w:tc>
        <w:tc>
          <w:tcPr>
            <w:tcW w:w="1279" w:type="dxa"/>
            <w:tcBorders>
              <w:top w:val="nil"/>
              <w:bottom w:val="nil"/>
            </w:tcBorders>
            <w:shd w:val="clear" w:color="auto" w:fill="F2F2F2" w:themeFill="background1" w:themeFillShade="F2"/>
            <w:vAlign w:val="bottom"/>
          </w:tcPr>
          <w:p w14:paraId="63AAE6E2" w14:textId="395F7714"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0.51%</w:t>
            </w:r>
          </w:p>
        </w:tc>
        <w:tc>
          <w:tcPr>
            <w:tcW w:w="567" w:type="dxa"/>
            <w:gridSpan w:val="2"/>
            <w:tcBorders>
              <w:top w:val="nil"/>
              <w:bottom w:val="nil"/>
            </w:tcBorders>
            <w:vAlign w:val="bottom"/>
          </w:tcPr>
          <w:p w14:paraId="52B20DF3" w14:textId="35C9F79B"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2E684545" w14:textId="0560CD7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5DA0583B" w14:textId="3571837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71362162" w14:textId="7B4A75C7"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1CF342F2"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0A91CD22" w14:textId="1DE30CD9" w:rsidR="00604194" w:rsidRPr="00051912" w:rsidRDefault="00604194" w:rsidP="00604194">
            <w:pPr>
              <w:rPr>
                <w:b w:val="0"/>
                <w:sz w:val="18"/>
                <w:szCs w:val="18"/>
                <w:lang w:val="en-US"/>
              </w:rPr>
            </w:pPr>
            <w:r>
              <w:rPr>
                <w:rFonts w:cs="Calibri"/>
                <w:color w:val="000000"/>
                <w:sz w:val="18"/>
                <w:szCs w:val="18"/>
              </w:rPr>
              <w:t>P</w:t>
            </w:r>
            <w:r w:rsidRPr="00051912">
              <w:rPr>
                <w:rFonts w:cs="Calibri"/>
                <w:color w:val="000000"/>
                <w:sz w:val="18"/>
                <w:szCs w:val="18"/>
              </w:rPr>
              <w:t xml:space="preserve">osterior Superior Temporal Sulcus </w:t>
            </w:r>
            <w:r w:rsidRPr="00CD35C2">
              <w:rPr>
                <w:rFonts w:cs="Calibri"/>
                <w:b w:val="0"/>
                <w:color w:val="000000"/>
                <w:sz w:val="14"/>
                <w:szCs w:val="18"/>
              </w:rPr>
              <w:t>(pSTS)</w:t>
            </w:r>
          </w:p>
        </w:tc>
        <w:tc>
          <w:tcPr>
            <w:tcW w:w="411" w:type="dxa"/>
            <w:tcBorders>
              <w:top w:val="nil"/>
              <w:bottom w:val="nil"/>
            </w:tcBorders>
            <w:shd w:val="clear" w:color="auto" w:fill="F2F2F2" w:themeFill="background1" w:themeFillShade="F2"/>
            <w:vAlign w:val="bottom"/>
          </w:tcPr>
          <w:p w14:paraId="45CCC5AB" w14:textId="14B3562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167756F6" w14:textId="3AB0F3C7"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3F31F712" w14:textId="239CBC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7B4FEB63" w14:textId="6DB739E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0A075462" w14:textId="2D48A24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440634DE" w14:textId="263C635D"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0D5D9234"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3B5C0685" w14:textId="6ADF7A3D" w:rsidR="00604194" w:rsidRPr="00051912" w:rsidRDefault="00604194" w:rsidP="00604194">
            <w:pPr>
              <w:rPr>
                <w:sz w:val="18"/>
                <w:szCs w:val="18"/>
                <w:lang w:val="en-US"/>
              </w:rPr>
            </w:pPr>
            <w:r w:rsidRPr="00051912">
              <w:rPr>
                <w:rFonts w:cs="Calibri"/>
                <w:color w:val="000000"/>
                <w:sz w:val="18"/>
                <w:szCs w:val="18"/>
              </w:rPr>
              <w:t xml:space="preserve">Superior Frontal Gyrus </w:t>
            </w:r>
            <w:r w:rsidRPr="00CD35C2">
              <w:rPr>
                <w:rFonts w:cs="Calibri"/>
                <w:b w:val="0"/>
                <w:color w:val="000000"/>
                <w:sz w:val="18"/>
                <w:szCs w:val="18"/>
              </w:rPr>
              <w:t>(SFG)</w:t>
            </w:r>
          </w:p>
        </w:tc>
        <w:tc>
          <w:tcPr>
            <w:tcW w:w="411" w:type="dxa"/>
            <w:tcBorders>
              <w:top w:val="nil"/>
              <w:bottom w:val="nil"/>
            </w:tcBorders>
            <w:shd w:val="clear" w:color="auto" w:fill="F2F2F2" w:themeFill="background1" w:themeFillShade="F2"/>
            <w:vAlign w:val="bottom"/>
          </w:tcPr>
          <w:p w14:paraId="1D96855E" w14:textId="418EEA30"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14</w:t>
            </w:r>
          </w:p>
        </w:tc>
        <w:tc>
          <w:tcPr>
            <w:tcW w:w="1279" w:type="dxa"/>
            <w:tcBorders>
              <w:top w:val="nil"/>
              <w:bottom w:val="nil"/>
            </w:tcBorders>
            <w:shd w:val="clear" w:color="auto" w:fill="F2F2F2" w:themeFill="background1" w:themeFillShade="F2"/>
            <w:vAlign w:val="bottom"/>
          </w:tcPr>
          <w:p w14:paraId="5472F687" w14:textId="204775C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7.07%</w:t>
            </w:r>
          </w:p>
        </w:tc>
        <w:tc>
          <w:tcPr>
            <w:tcW w:w="567" w:type="dxa"/>
            <w:gridSpan w:val="2"/>
            <w:tcBorders>
              <w:top w:val="nil"/>
              <w:bottom w:val="nil"/>
            </w:tcBorders>
            <w:vAlign w:val="bottom"/>
          </w:tcPr>
          <w:p w14:paraId="333D531A" w14:textId="2DAF3A1E"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59688D8E" w14:textId="29352D6F"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691D1D3B" w14:textId="52BB870F"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14</w:t>
            </w:r>
          </w:p>
        </w:tc>
        <w:tc>
          <w:tcPr>
            <w:tcW w:w="1271" w:type="dxa"/>
            <w:gridSpan w:val="2"/>
            <w:tcBorders>
              <w:top w:val="nil"/>
              <w:bottom w:val="nil"/>
            </w:tcBorders>
            <w:vAlign w:val="bottom"/>
          </w:tcPr>
          <w:p w14:paraId="1B0B6BBC" w14:textId="4DA6C538"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10.14%</w:t>
            </w:r>
          </w:p>
        </w:tc>
      </w:tr>
      <w:tr w:rsidR="00604194" w:rsidRPr="004C1AE0" w14:paraId="1179602B" w14:textId="77777777" w:rsidTr="00604194">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59BE8691" w14:textId="1DD6377F" w:rsidR="00604194" w:rsidRPr="00051912" w:rsidRDefault="00604194" w:rsidP="00604194">
            <w:pPr>
              <w:rPr>
                <w:b w:val="0"/>
                <w:sz w:val="18"/>
                <w:szCs w:val="18"/>
                <w:lang w:val="en-US"/>
              </w:rPr>
            </w:pPr>
            <w:r w:rsidRPr="00051912">
              <w:rPr>
                <w:rFonts w:cs="Calibri"/>
                <w:color w:val="000000"/>
                <w:sz w:val="18"/>
                <w:szCs w:val="18"/>
              </w:rPr>
              <w:t xml:space="preserve">Superior Parietal Lobule </w:t>
            </w:r>
            <w:r w:rsidRPr="00CD35C2">
              <w:rPr>
                <w:rFonts w:cs="Calibri"/>
                <w:b w:val="0"/>
                <w:color w:val="000000"/>
                <w:sz w:val="18"/>
                <w:szCs w:val="18"/>
              </w:rPr>
              <w:t>(SPL)</w:t>
            </w:r>
          </w:p>
        </w:tc>
        <w:tc>
          <w:tcPr>
            <w:tcW w:w="411" w:type="dxa"/>
            <w:tcBorders>
              <w:top w:val="nil"/>
              <w:bottom w:val="nil"/>
            </w:tcBorders>
            <w:shd w:val="clear" w:color="auto" w:fill="F2F2F2" w:themeFill="background1" w:themeFillShade="F2"/>
            <w:vAlign w:val="bottom"/>
          </w:tcPr>
          <w:p w14:paraId="76748DCE" w14:textId="14B8B3A1"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2</w:t>
            </w:r>
          </w:p>
        </w:tc>
        <w:tc>
          <w:tcPr>
            <w:tcW w:w="1279" w:type="dxa"/>
            <w:tcBorders>
              <w:top w:val="nil"/>
              <w:bottom w:val="nil"/>
            </w:tcBorders>
            <w:shd w:val="clear" w:color="auto" w:fill="F2F2F2" w:themeFill="background1" w:themeFillShade="F2"/>
            <w:vAlign w:val="bottom"/>
          </w:tcPr>
          <w:p w14:paraId="7D3D52EC" w14:textId="3472D653"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1.01%</w:t>
            </w:r>
          </w:p>
        </w:tc>
        <w:tc>
          <w:tcPr>
            <w:tcW w:w="567" w:type="dxa"/>
            <w:gridSpan w:val="2"/>
            <w:tcBorders>
              <w:top w:val="nil"/>
              <w:bottom w:val="nil"/>
            </w:tcBorders>
            <w:vAlign w:val="bottom"/>
          </w:tcPr>
          <w:p w14:paraId="712B8287" w14:textId="2A5E7C16"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p>
        </w:tc>
        <w:tc>
          <w:tcPr>
            <w:tcW w:w="1203" w:type="dxa"/>
            <w:gridSpan w:val="2"/>
            <w:tcBorders>
              <w:top w:val="nil"/>
              <w:bottom w:val="nil"/>
            </w:tcBorders>
            <w:vAlign w:val="bottom"/>
          </w:tcPr>
          <w:p w14:paraId="34A3174E" w14:textId="781CBEFB"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0</w:t>
            </w:r>
            <w:r>
              <w:rPr>
                <w:rFonts w:cs="Calibri"/>
                <w:color w:val="000000"/>
                <w:sz w:val="18"/>
                <w:szCs w:val="18"/>
              </w:rPr>
              <w:t>%</w:t>
            </w:r>
          </w:p>
        </w:tc>
        <w:tc>
          <w:tcPr>
            <w:tcW w:w="695" w:type="dxa"/>
            <w:gridSpan w:val="3"/>
            <w:tcBorders>
              <w:top w:val="nil"/>
              <w:bottom w:val="nil"/>
            </w:tcBorders>
            <w:vAlign w:val="bottom"/>
          </w:tcPr>
          <w:p w14:paraId="4D457AC4" w14:textId="42397D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2</w:t>
            </w:r>
          </w:p>
        </w:tc>
        <w:tc>
          <w:tcPr>
            <w:tcW w:w="1271" w:type="dxa"/>
            <w:gridSpan w:val="2"/>
            <w:tcBorders>
              <w:top w:val="nil"/>
              <w:bottom w:val="nil"/>
            </w:tcBorders>
            <w:vAlign w:val="bottom"/>
          </w:tcPr>
          <w:p w14:paraId="6FC1D0A4" w14:textId="2FB51265"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1.45%</w:t>
            </w:r>
          </w:p>
        </w:tc>
      </w:tr>
      <w:tr w:rsidR="00604194" w:rsidRPr="004C1AE0" w14:paraId="2B8FCC6F" w14:textId="77777777" w:rsidTr="006041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00" w:type="dxa"/>
            <w:tcBorders>
              <w:top w:val="nil"/>
              <w:bottom w:val="nil"/>
            </w:tcBorders>
            <w:vAlign w:val="bottom"/>
          </w:tcPr>
          <w:p w14:paraId="786B05FE" w14:textId="7FB4B66C" w:rsidR="00604194" w:rsidRPr="00051912" w:rsidRDefault="00604194" w:rsidP="00604194">
            <w:pPr>
              <w:rPr>
                <w:b w:val="0"/>
                <w:sz w:val="18"/>
                <w:szCs w:val="18"/>
                <w:lang w:val="en-US"/>
              </w:rPr>
            </w:pPr>
            <w:r w:rsidRPr="00051912">
              <w:rPr>
                <w:rFonts w:cs="Calibri"/>
                <w:color w:val="000000"/>
                <w:sz w:val="18"/>
                <w:szCs w:val="18"/>
              </w:rPr>
              <w:t xml:space="preserve">Superior Temporal Gyrus </w:t>
            </w:r>
            <w:r w:rsidRPr="00CD35C2">
              <w:rPr>
                <w:rFonts w:cs="Calibri"/>
                <w:b w:val="0"/>
                <w:color w:val="000000"/>
                <w:sz w:val="18"/>
                <w:szCs w:val="18"/>
              </w:rPr>
              <w:t>(STG)</w:t>
            </w:r>
          </w:p>
        </w:tc>
        <w:tc>
          <w:tcPr>
            <w:tcW w:w="411" w:type="dxa"/>
            <w:tcBorders>
              <w:top w:val="nil"/>
              <w:bottom w:val="nil"/>
            </w:tcBorders>
            <w:shd w:val="clear" w:color="auto" w:fill="F2F2F2" w:themeFill="background1" w:themeFillShade="F2"/>
            <w:vAlign w:val="bottom"/>
          </w:tcPr>
          <w:p w14:paraId="78111119" w14:textId="2A8098B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3</w:t>
            </w:r>
          </w:p>
        </w:tc>
        <w:tc>
          <w:tcPr>
            <w:tcW w:w="1279" w:type="dxa"/>
            <w:tcBorders>
              <w:top w:val="nil"/>
              <w:bottom w:val="nil"/>
            </w:tcBorders>
            <w:shd w:val="clear" w:color="auto" w:fill="F2F2F2" w:themeFill="background1" w:themeFillShade="F2"/>
            <w:vAlign w:val="bottom"/>
          </w:tcPr>
          <w:p w14:paraId="3CD1E034" w14:textId="15DD67CD"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1.52%</w:t>
            </w:r>
          </w:p>
        </w:tc>
        <w:tc>
          <w:tcPr>
            <w:tcW w:w="567" w:type="dxa"/>
            <w:gridSpan w:val="2"/>
            <w:tcBorders>
              <w:top w:val="nil"/>
              <w:bottom w:val="nil"/>
            </w:tcBorders>
            <w:vAlign w:val="bottom"/>
          </w:tcPr>
          <w:p w14:paraId="26294B41" w14:textId="473A8DC8"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CD35C2">
              <w:rPr>
                <w:rFonts w:cs="Calibri"/>
                <w:color w:val="000000"/>
                <w:sz w:val="18"/>
                <w:szCs w:val="18"/>
              </w:rPr>
              <w:t>2</w:t>
            </w:r>
          </w:p>
        </w:tc>
        <w:tc>
          <w:tcPr>
            <w:tcW w:w="1203" w:type="dxa"/>
            <w:gridSpan w:val="2"/>
            <w:tcBorders>
              <w:top w:val="nil"/>
              <w:bottom w:val="nil"/>
            </w:tcBorders>
            <w:vAlign w:val="bottom"/>
          </w:tcPr>
          <w:p w14:paraId="5A92F957" w14:textId="0CFAE843" w:rsidR="00604194" w:rsidRPr="00CD35C2"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3.34%</w:t>
            </w:r>
          </w:p>
        </w:tc>
        <w:tc>
          <w:tcPr>
            <w:tcW w:w="695" w:type="dxa"/>
            <w:gridSpan w:val="3"/>
            <w:tcBorders>
              <w:top w:val="nil"/>
              <w:bottom w:val="nil"/>
            </w:tcBorders>
            <w:vAlign w:val="bottom"/>
          </w:tcPr>
          <w:p w14:paraId="3B4C4436" w14:textId="79855263"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sidRPr="00604194">
              <w:rPr>
                <w:rFonts w:cs="Calibri"/>
                <w:color w:val="000000"/>
                <w:sz w:val="18"/>
                <w:szCs w:val="18"/>
              </w:rPr>
              <w:t>1</w:t>
            </w:r>
          </w:p>
        </w:tc>
        <w:tc>
          <w:tcPr>
            <w:tcW w:w="1271" w:type="dxa"/>
            <w:gridSpan w:val="2"/>
            <w:tcBorders>
              <w:top w:val="nil"/>
              <w:bottom w:val="nil"/>
            </w:tcBorders>
            <w:vAlign w:val="bottom"/>
          </w:tcPr>
          <w:p w14:paraId="53745F43" w14:textId="71690304" w:rsidR="00604194" w:rsidRPr="00604194" w:rsidRDefault="00604194" w:rsidP="00604194">
            <w:pPr>
              <w:jc w:val="right"/>
              <w:cnfStyle w:val="000000100000" w:firstRow="0" w:lastRow="0" w:firstColumn="0" w:lastColumn="0" w:oddVBand="0" w:evenVBand="0" w:oddHBand="1" w:evenHBand="0" w:firstRowFirstColumn="0" w:firstRowLastColumn="0" w:lastRowFirstColumn="0" w:lastRowLastColumn="0"/>
              <w:rPr>
                <w:sz w:val="18"/>
                <w:szCs w:val="18"/>
                <w:lang w:val="en-US"/>
              </w:rPr>
            </w:pPr>
            <w:r>
              <w:rPr>
                <w:rFonts w:cs="Calibri"/>
                <w:color w:val="000000"/>
                <w:sz w:val="18"/>
                <w:szCs w:val="18"/>
              </w:rPr>
              <w:t>0.72%</w:t>
            </w:r>
          </w:p>
        </w:tc>
      </w:tr>
      <w:tr w:rsidR="00604194" w:rsidRPr="004C1AE0" w14:paraId="4B7E43B9" w14:textId="77777777" w:rsidTr="002B5302">
        <w:trPr>
          <w:trHeight w:val="58"/>
        </w:trPr>
        <w:tc>
          <w:tcPr>
            <w:cnfStyle w:val="001000000000" w:firstRow="0" w:lastRow="0" w:firstColumn="1" w:lastColumn="0" w:oddVBand="0" w:evenVBand="0" w:oddHBand="0" w:evenHBand="0" w:firstRowFirstColumn="0" w:firstRowLastColumn="0" w:lastRowFirstColumn="0" w:lastRowLastColumn="0"/>
            <w:tcW w:w="3600" w:type="dxa"/>
            <w:tcBorders>
              <w:top w:val="nil"/>
              <w:bottom w:val="single" w:sz="12" w:space="0" w:color="auto"/>
            </w:tcBorders>
            <w:vAlign w:val="bottom"/>
          </w:tcPr>
          <w:p w14:paraId="46A28847" w14:textId="13C1EB6F" w:rsidR="00604194" w:rsidRPr="00051912" w:rsidRDefault="00604194" w:rsidP="00604194">
            <w:pPr>
              <w:rPr>
                <w:b w:val="0"/>
                <w:bCs w:val="0"/>
                <w:i/>
                <w:iCs/>
                <w:sz w:val="18"/>
                <w:szCs w:val="18"/>
                <w:lang w:val="en-US"/>
              </w:rPr>
            </w:pPr>
            <w:r w:rsidRPr="00051912">
              <w:rPr>
                <w:rFonts w:cs="Calibri"/>
                <w:color w:val="000000"/>
                <w:sz w:val="18"/>
                <w:szCs w:val="18"/>
              </w:rPr>
              <w:t xml:space="preserve">Thalamus </w:t>
            </w:r>
            <w:r w:rsidRPr="00CD35C2">
              <w:rPr>
                <w:rFonts w:cs="Calibri"/>
                <w:b w:val="0"/>
                <w:color w:val="000000"/>
                <w:sz w:val="18"/>
                <w:szCs w:val="18"/>
              </w:rPr>
              <w:t>(Tha)</w:t>
            </w:r>
          </w:p>
        </w:tc>
        <w:tc>
          <w:tcPr>
            <w:tcW w:w="411" w:type="dxa"/>
            <w:tcBorders>
              <w:top w:val="nil"/>
              <w:bottom w:val="single" w:sz="12" w:space="0" w:color="auto"/>
            </w:tcBorders>
            <w:shd w:val="clear" w:color="auto" w:fill="F2F2F2" w:themeFill="background1" w:themeFillShade="F2"/>
            <w:vAlign w:val="bottom"/>
          </w:tcPr>
          <w:p w14:paraId="4CAAD918" w14:textId="7B3E039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79" w:type="dxa"/>
            <w:tcBorders>
              <w:top w:val="nil"/>
              <w:bottom w:val="single" w:sz="12" w:space="0" w:color="auto"/>
            </w:tcBorders>
            <w:shd w:val="clear" w:color="auto" w:fill="F2F2F2" w:themeFill="background1" w:themeFillShade="F2"/>
            <w:vAlign w:val="bottom"/>
          </w:tcPr>
          <w:p w14:paraId="6452F058" w14:textId="7BCEA942"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21.72%</w:t>
            </w:r>
          </w:p>
        </w:tc>
        <w:tc>
          <w:tcPr>
            <w:tcW w:w="567" w:type="dxa"/>
            <w:gridSpan w:val="2"/>
            <w:tcBorders>
              <w:top w:val="nil"/>
              <w:bottom w:val="single" w:sz="12" w:space="0" w:color="auto"/>
            </w:tcBorders>
            <w:vAlign w:val="bottom"/>
          </w:tcPr>
          <w:p w14:paraId="2990270D" w14:textId="55D82C3D"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CD35C2">
              <w:rPr>
                <w:rFonts w:cs="Calibri"/>
                <w:color w:val="000000"/>
                <w:sz w:val="18"/>
                <w:szCs w:val="18"/>
              </w:rPr>
              <w:t>43</w:t>
            </w:r>
          </w:p>
        </w:tc>
        <w:tc>
          <w:tcPr>
            <w:tcW w:w="1203" w:type="dxa"/>
            <w:gridSpan w:val="2"/>
            <w:tcBorders>
              <w:top w:val="nil"/>
              <w:bottom w:val="single" w:sz="12" w:space="0" w:color="auto"/>
            </w:tcBorders>
            <w:vAlign w:val="bottom"/>
          </w:tcPr>
          <w:p w14:paraId="5CDB5707" w14:textId="4B90F5B0" w:rsidR="00604194" w:rsidRPr="00CD35C2"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Pr>
                <w:rFonts w:cs="Calibri"/>
                <w:color w:val="000000"/>
                <w:sz w:val="18"/>
                <w:szCs w:val="18"/>
              </w:rPr>
              <w:t>71.67%</w:t>
            </w:r>
          </w:p>
        </w:tc>
        <w:tc>
          <w:tcPr>
            <w:tcW w:w="695" w:type="dxa"/>
            <w:gridSpan w:val="3"/>
            <w:tcBorders>
              <w:top w:val="nil"/>
              <w:bottom w:val="single" w:sz="12" w:space="0" w:color="auto"/>
            </w:tcBorders>
            <w:vAlign w:val="bottom"/>
          </w:tcPr>
          <w:p w14:paraId="2F13D4B1" w14:textId="749AE5B0"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p>
        </w:tc>
        <w:tc>
          <w:tcPr>
            <w:tcW w:w="1271" w:type="dxa"/>
            <w:gridSpan w:val="2"/>
            <w:tcBorders>
              <w:top w:val="nil"/>
              <w:bottom w:val="single" w:sz="12" w:space="0" w:color="auto"/>
            </w:tcBorders>
            <w:vAlign w:val="bottom"/>
          </w:tcPr>
          <w:p w14:paraId="65A6996F" w14:textId="64A598E7" w:rsidR="00604194" w:rsidRPr="00604194" w:rsidRDefault="00604194" w:rsidP="00604194">
            <w:pPr>
              <w:jc w:val="right"/>
              <w:cnfStyle w:val="000000000000" w:firstRow="0" w:lastRow="0" w:firstColumn="0" w:lastColumn="0" w:oddVBand="0" w:evenVBand="0" w:oddHBand="0" w:evenHBand="0" w:firstRowFirstColumn="0" w:firstRowLastColumn="0" w:lastRowFirstColumn="0" w:lastRowLastColumn="0"/>
              <w:rPr>
                <w:sz w:val="18"/>
                <w:szCs w:val="18"/>
                <w:lang w:val="en-US"/>
              </w:rPr>
            </w:pPr>
            <w:r w:rsidRPr="00604194">
              <w:rPr>
                <w:rFonts w:cs="Calibri"/>
                <w:color w:val="000000"/>
                <w:sz w:val="18"/>
                <w:szCs w:val="18"/>
              </w:rPr>
              <w:t>0</w:t>
            </w:r>
            <w:r>
              <w:rPr>
                <w:rFonts w:cs="Calibri"/>
                <w:color w:val="000000"/>
                <w:sz w:val="18"/>
                <w:szCs w:val="18"/>
              </w:rPr>
              <w:t>%</w:t>
            </w:r>
          </w:p>
        </w:tc>
      </w:tr>
    </w:tbl>
    <w:p w14:paraId="1AAB40BD" w14:textId="1DB9584C" w:rsidR="00705244" w:rsidRPr="000D3033" w:rsidRDefault="002B5302" w:rsidP="0089785B">
      <w:pPr>
        <w:rPr>
          <w:sz w:val="18"/>
        </w:rPr>
      </w:pPr>
      <w:r>
        <w:br/>
      </w:r>
      <w:r w:rsidR="00EC203E" w:rsidRPr="00604194">
        <w:rPr>
          <w:sz w:val="18"/>
        </w:rPr>
        <w:t xml:space="preserve">Results are given as number of significant disconnections associated with this region (percentage relative to total number of disconnections). </w:t>
      </w:r>
      <w:r w:rsidR="002B0A6A" w:rsidRPr="00604194">
        <w:rPr>
          <w:sz w:val="18"/>
        </w:rPr>
        <w:t>Regions are based on the BN-246 (</w:t>
      </w:r>
      <w:hyperlink w:anchor="fan2016" w:history="1">
        <w:r w:rsidR="002B0A6A" w:rsidRPr="00AD62E4">
          <w:rPr>
            <w:rStyle w:val="Hyperlink"/>
            <w:rFonts w:ascii="Ebrima" w:hAnsi="Ebrima"/>
            <w:sz w:val="18"/>
          </w:rPr>
          <w:t>Fan et al., 2016</w:t>
        </w:r>
      </w:hyperlink>
      <w:r w:rsidR="002B0A6A" w:rsidRPr="00604194">
        <w:rPr>
          <w:sz w:val="18"/>
        </w:rPr>
        <w:t>) atlas.</w:t>
      </w:r>
      <w:r w:rsidR="002A4CD5" w:rsidRPr="00604194">
        <w:rPr>
          <w:sz w:val="18"/>
        </w:rPr>
        <w:t xml:space="preserve"> It </w:t>
      </w:r>
      <w:r w:rsidR="00604194">
        <w:rPr>
          <w:sz w:val="18"/>
        </w:rPr>
        <w:t xml:space="preserve">is important to note that the number of disconnections </w:t>
      </w:r>
      <w:r w:rsidR="002A4CD5" w:rsidRPr="00604194">
        <w:rPr>
          <w:sz w:val="18"/>
        </w:rPr>
        <w:t>add up to 200% – this is because there are always 2 nodes/regions involved in a disconnection. Thus, there are twice as many disconnected nodes as there are disconnections.</w:t>
      </w:r>
      <w:r w:rsidR="002A4CD5">
        <w:rPr>
          <w:sz w:val="18"/>
        </w:rPr>
        <w:t xml:space="preserve"> </w:t>
      </w:r>
    </w:p>
    <w:bookmarkEnd w:id="290"/>
    <w:p w14:paraId="6BB22538" w14:textId="4A03DAE8" w:rsidR="00EC203E" w:rsidRDefault="00EC203E" w:rsidP="0089785B"/>
    <w:p w14:paraId="269F1463" w14:textId="77777777" w:rsidR="007B0B61" w:rsidRPr="00604194" w:rsidRDefault="007B0B61">
      <w:pPr>
        <w:rPr>
          <w:b/>
        </w:rPr>
      </w:pPr>
      <w:r>
        <w:rPr>
          <w:b/>
          <w:highlight w:val="yellow"/>
        </w:rPr>
        <w:br w:type="page"/>
      </w:r>
    </w:p>
    <w:p w14:paraId="4318C3DD" w14:textId="45C00708" w:rsidR="007B0B61" w:rsidRDefault="00AA6B9F" w:rsidP="007B0B61">
      <w:pPr>
        <w:jc w:val="center"/>
        <w:rPr>
          <w:rFonts w:eastAsia="Times New Roman" w:cs="Arial"/>
        </w:rPr>
      </w:pPr>
      <w:bookmarkStart w:id="291" w:name="_Appendix_C:_Supplementary"/>
      <w:bookmarkStart w:id="292" w:name="s_figure01lesionoverlay_neglect"/>
      <w:bookmarkEnd w:id="291"/>
      <w:r>
        <w:rPr>
          <w:noProof/>
          <w:lang w:val="en-US"/>
        </w:rPr>
        <w:lastRenderedPageBreak/>
        <w:drawing>
          <wp:inline distT="0" distB="0" distL="0" distR="0" wp14:anchorId="72DAA78D" wp14:editId="7BC97E0E">
            <wp:extent cx="5618930" cy="3133888"/>
            <wp:effectExtent l="0" t="0" r="127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175">
                      <a:extLst>
                        <a:ext uri="{28A0092B-C50C-407E-A947-70E740481C1C}">
                          <a14:useLocalDpi xmlns:a14="http://schemas.microsoft.com/office/drawing/2010/main" val="0"/>
                        </a:ext>
                      </a:extLst>
                    </a:blip>
                    <a:stretch>
                      <a:fillRect/>
                    </a:stretch>
                  </pic:blipFill>
                  <pic:spPr>
                    <a:xfrm>
                      <a:off x="0" y="0"/>
                      <a:ext cx="5618930" cy="3133888"/>
                    </a:xfrm>
                    <a:prstGeom prst="rect">
                      <a:avLst/>
                    </a:prstGeom>
                  </pic:spPr>
                </pic:pic>
              </a:graphicData>
            </a:graphic>
          </wp:inline>
        </w:drawing>
      </w:r>
    </w:p>
    <w:p w14:paraId="281ECFE0" w14:textId="1A6AFCD2" w:rsidR="007B0B61" w:rsidRPr="00AA6B9F" w:rsidRDefault="00A036BE" w:rsidP="00AA6B9F">
      <w:pPr>
        <w:rPr>
          <w:rFonts w:eastAsia="Times New Roman" w:cs="Arial"/>
          <w:sz w:val="18"/>
        </w:rPr>
      </w:pPr>
      <w:r w:rsidRPr="00A036BE">
        <w:rPr>
          <w:rFonts w:eastAsia="Times New Roman" w:cs="Arial"/>
          <w:b/>
          <w:sz w:val="18"/>
        </w:rPr>
        <w:t>Supplementary Figure 1:</w:t>
      </w:r>
      <w:r w:rsidRPr="00A036BE">
        <w:rPr>
          <w:rFonts w:eastAsia="Times New Roman" w:cs="Arial"/>
          <w:sz w:val="18"/>
        </w:rPr>
        <w:t xml:space="preserve"> Lesion Overlay Plots for 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sidR="00087B17">
        <w:rPr>
          <w:rFonts w:eastAsia="Times New Roman" w:cs="Arial"/>
          <w:sz w:val="18"/>
          <w:szCs w:val="18"/>
        </w:rPr>
        <w:t xml:space="preserve">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73</w:t>
      </w:r>
      <w:r w:rsidRPr="00A036BE">
        <w:rPr>
          <w:rFonts w:eastAsia="Times New Roman" w:cs="Arial"/>
          <w:sz w:val="18"/>
          <w:szCs w:val="18"/>
        </w:rPr>
        <w:t xml:space="preserve">), female </w:t>
      </w:r>
      <w:r w:rsidR="00087B17">
        <w:rPr>
          <w:rFonts w:eastAsia="Times New Roman" w:cs="Arial"/>
          <w:sz w:val="18"/>
          <w:szCs w:val="18"/>
        </w:rPr>
        <w:t>(</w:t>
      </w:r>
      <w:r w:rsidR="00264910">
        <w:rPr>
          <w:rFonts w:eastAsia="Times New Roman" w:cs="Arial"/>
          <w:sz w:val="18"/>
          <w:szCs w:val="18"/>
        </w:rPr>
        <w:t xml:space="preserve">n </w:t>
      </w:r>
      <w:r w:rsidR="00087B17">
        <w:rPr>
          <w:rFonts w:eastAsia="Times New Roman" w:cs="Arial"/>
          <w:sz w:val="18"/>
          <w:szCs w:val="18"/>
        </w:rPr>
        <w:t xml:space="preserve">= 40)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sidR="00087B17">
        <w:rPr>
          <w:rFonts w:eastAsia="Times New Roman" w:cs="Arial"/>
          <w:sz w:val="18"/>
          <w:szCs w:val="18"/>
        </w:rPr>
        <w:t>33</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w:t>
      </w:r>
      <w:r w:rsidR="00C051B9">
        <w:rPr>
          <w:rFonts w:eastAsia="Times New Roman" w:cs="Arial"/>
          <w:sz w:val="18"/>
          <w:szCs w:val="18"/>
        </w:rPr>
        <w:t xml:space="preserve"> (all = 33; female = 19; male = 17)</w:t>
      </w:r>
      <w:r w:rsidRPr="00A036BE">
        <w:rPr>
          <w:rFonts w:eastAsia="Times New Roman" w:cs="Arial"/>
          <w:sz w:val="18"/>
          <w:szCs w:val="18"/>
        </w:rPr>
        <w:t>. The number given above each slice refers to the z-coordinate in MNI space.</w:t>
      </w:r>
      <w:r w:rsidR="00AA6B9F">
        <w:rPr>
          <w:rFonts w:eastAsia="Times New Roman" w:cs="Arial"/>
          <w:sz w:val="18"/>
          <w:szCs w:val="18"/>
        </w:rPr>
        <w:tab/>
      </w:r>
      <w:r w:rsidR="00AA6B9F">
        <w:rPr>
          <w:rFonts w:eastAsia="Times New Roman" w:cs="Arial"/>
          <w:sz w:val="18"/>
        </w:rPr>
        <w:br/>
      </w:r>
    </w:p>
    <w:p w14:paraId="551A740E" w14:textId="10FE753D" w:rsidR="007B0B61" w:rsidRPr="007B0B61" w:rsidRDefault="00AA6B9F" w:rsidP="00AA6B9F">
      <w:pPr>
        <w:jc w:val="center"/>
        <w:rPr>
          <w:rFonts w:eastAsia="Times New Roman" w:cs="Arial"/>
        </w:rPr>
      </w:pPr>
      <w:bookmarkStart w:id="293" w:name="s_figure02lesionoverlay_non"/>
      <w:bookmarkEnd w:id="292"/>
      <w:r>
        <w:rPr>
          <w:noProof/>
          <w:lang w:val="en-US"/>
        </w:rPr>
        <w:drawing>
          <wp:inline distT="0" distB="0" distL="0" distR="0" wp14:anchorId="0CE46707" wp14:editId="69AC9024">
            <wp:extent cx="5536315" cy="307089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76">
                      <a:extLst>
                        <a:ext uri="{28A0092B-C50C-407E-A947-70E740481C1C}">
                          <a14:useLocalDpi xmlns:a14="http://schemas.microsoft.com/office/drawing/2010/main" val="0"/>
                        </a:ext>
                      </a:extLst>
                    </a:blip>
                    <a:stretch>
                      <a:fillRect/>
                    </a:stretch>
                  </pic:blipFill>
                  <pic:spPr>
                    <a:xfrm>
                      <a:off x="0" y="0"/>
                      <a:ext cx="5536315" cy="3070890"/>
                    </a:xfrm>
                    <a:prstGeom prst="rect">
                      <a:avLst/>
                    </a:prstGeom>
                  </pic:spPr>
                </pic:pic>
              </a:graphicData>
            </a:graphic>
          </wp:inline>
        </w:drawing>
      </w:r>
    </w:p>
    <w:p w14:paraId="1172D5E7" w14:textId="4A5A4F48" w:rsidR="007B0B61" w:rsidRPr="00AA6B9F" w:rsidRDefault="00087B17" w:rsidP="007F163D">
      <w:pPr>
        <w:rPr>
          <w:rFonts w:eastAsia="Times New Roman" w:cs="Arial"/>
          <w:sz w:val="18"/>
        </w:rPr>
      </w:pPr>
      <w:r w:rsidRPr="00A036BE">
        <w:rPr>
          <w:rFonts w:eastAsia="Times New Roman" w:cs="Arial"/>
          <w:b/>
          <w:sz w:val="18"/>
        </w:rPr>
        <w:t xml:space="preserve">Supplementary Figure </w:t>
      </w:r>
      <w:r w:rsidR="0021286C">
        <w:rPr>
          <w:rFonts w:eastAsia="Times New Roman" w:cs="Arial"/>
          <w:b/>
          <w:sz w:val="18"/>
        </w:rPr>
        <w:t>2</w:t>
      </w:r>
      <w:r w:rsidRPr="00A036BE">
        <w:rPr>
          <w:rFonts w:eastAsia="Times New Roman" w:cs="Arial"/>
          <w:b/>
          <w:sz w:val="18"/>
        </w:rPr>
        <w:t>:</w:t>
      </w:r>
      <w:r w:rsidRPr="00A036BE">
        <w:rPr>
          <w:rFonts w:eastAsia="Times New Roman" w:cs="Arial"/>
          <w:sz w:val="18"/>
        </w:rPr>
        <w:t xml:space="preserve"> Lesion Overlay Plots for </w:t>
      </w:r>
      <w:r>
        <w:rPr>
          <w:rFonts w:eastAsia="Times New Roman" w:cs="Arial"/>
          <w:sz w:val="18"/>
        </w:rPr>
        <w:t>Non-</w:t>
      </w:r>
      <w:r w:rsidRPr="00A036BE">
        <w:rPr>
          <w:rFonts w:eastAsia="Times New Roman" w:cs="Arial"/>
          <w:sz w:val="18"/>
        </w:rPr>
        <w:t>Neglect Patients</w:t>
      </w:r>
      <w:r>
        <w:rPr>
          <w:rFonts w:eastAsia="Times New Roman" w:cs="Arial"/>
          <w:sz w:val="18"/>
        </w:rPr>
        <w:tab/>
      </w:r>
      <w:r>
        <w:rPr>
          <w:rFonts w:eastAsia="Times New Roman" w:cs="Arial"/>
          <w:sz w:val="18"/>
        </w:rPr>
        <w:br/>
      </w:r>
      <w:r w:rsidRPr="00A036BE">
        <w:rPr>
          <w:rFonts w:eastAsia="Times New Roman" w:cs="Arial"/>
          <w:sz w:val="18"/>
          <w:szCs w:val="18"/>
        </w:rPr>
        <w:t xml:space="preserve">Overlaps of all normalised acute lesions included in the analyses are shown for all </w:t>
      </w:r>
      <w:r>
        <w:rPr>
          <w:rFonts w:eastAsia="Times New Roman" w:cs="Arial"/>
          <w:sz w:val="18"/>
          <w:szCs w:val="18"/>
        </w:rPr>
        <w:t xml:space="preserve">non-neglect </w:t>
      </w:r>
      <w:r w:rsidRPr="00A036BE">
        <w:rPr>
          <w:rFonts w:eastAsia="Times New Roman" w:cs="Arial"/>
          <w:sz w:val="18"/>
          <w:szCs w:val="18"/>
        </w:rPr>
        <w:t>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133</w:t>
      </w:r>
      <w:r w:rsidRPr="00A036BE">
        <w:rPr>
          <w:rFonts w:eastAsia="Times New Roman" w:cs="Arial"/>
          <w:sz w:val="18"/>
          <w:szCs w:val="18"/>
        </w:rPr>
        <w:t xml:space="preserve">), female </w:t>
      </w:r>
      <w:r>
        <w:rPr>
          <w:rFonts w:eastAsia="Times New Roman" w:cs="Arial"/>
          <w:sz w:val="18"/>
          <w:szCs w:val="18"/>
        </w:rPr>
        <w:t>(</w:t>
      </w:r>
      <w:r w:rsidR="00264910">
        <w:rPr>
          <w:rFonts w:eastAsia="Times New Roman" w:cs="Arial"/>
          <w:sz w:val="18"/>
          <w:szCs w:val="18"/>
        </w:rPr>
        <w:t xml:space="preserve">n </w:t>
      </w:r>
      <w:r>
        <w:rPr>
          <w:rFonts w:eastAsia="Times New Roman" w:cs="Arial"/>
          <w:sz w:val="18"/>
          <w:szCs w:val="18"/>
        </w:rPr>
        <w:t xml:space="preserve">= 63) </w:t>
      </w:r>
      <w:r w:rsidRPr="00A036BE">
        <w:rPr>
          <w:rFonts w:eastAsia="Times New Roman" w:cs="Arial"/>
          <w:sz w:val="18"/>
          <w:szCs w:val="18"/>
        </w:rPr>
        <w:t>and male patients (</w:t>
      </w:r>
      <w:r w:rsidR="00264910">
        <w:rPr>
          <w:rFonts w:eastAsia="Times New Roman" w:cs="Arial"/>
          <w:sz w:val="18"/>
          <w:szCs w:val="18"/>
        </w:rPr>
        <w:t xml:space="preserve">n </w:t>
      </w:r>
      <w:r w:rsidRPr="00A036BE">
        <w:rPr>
          <w:rFonts w:eastAsia="Times New Roman" w:cs="Arial"/>
          <w:sz w:val="18"/>
          <w:szCs w:val="18"/>
        </w:rPr>
        <w:t xml:space="preserve">= </w:t>
      </w:r>
      <w:r>
        <w:rPr>
          <w:rFonts w:eastAsia="Times New Roman" w:cs="Arial"/>
          <w:sz w:val="18"/>
          <w:szCs w:val="18"/>
        </w:rPr>
        <w:t>70</w:t>
      </w:r>
      <w:r w:rsidRPr="00A036BE">
        <w:rPr>
          <w:rFonts w:eastAsia="Times New Roman" w:cs="Arial"/>
          <w:sz w:val="18"/>
          <w:szCs w:val="18"/>
        </w:rPr>
        <w:t>). Aggregated lesions were overlaid on an axial view of the ch2bet-template in MRIcron (</w:t>
      </w:r>
      <w:hyperlink w:anchor="rordenbrett2000" w:history="1">
        <w:r w:rsidRPr="00AC077B">
          <w:rPr>
            <w:rStyle w:val="Hyperlink"/>
            <w:rFonts w:ascii="Ebrima" w:eastAsia="Times New Roman" w:hAnsi="Ebrima" w:cs="Arial"/>
            <w:sz w:val="18"/>
            <w:szCs w:val="18"/>
          </w:rPr>
          <w:t>Rorden &amp; Brett, 2000</w:t>
        </w:r>
      </w:hyperlink>
      <w:r w:rsidRPr="00A036BE">
        <w:rPr>
          <w:rFonts w:eastAsia="Times New Roman" w:cs="Arial"/>
          <w:sz w:val="18"/>
          <w:szCs w:val="18"/>
        </w:rPr>
        <w:t>). The voxels’ colours indicate the frequency of the lesion overlap and were scaled to the respective sample sizes. Only voxels damaged in at least 5 patients are depicted and were used for subsequent analyses. Colours were scaled from 5 to the maximum value of the respective patient sample</w:t>
      </w:r>
      <w:r w:rsidR="00C051B9">
        <w:rPr>
          <w:rFonts w:eastAsia="Times New Roman" w:cs="Arial"/>
          <w:sz w:val="18"/>
          <w:szCs w:val="18"/>
        </w:rPr>
        <w:t xml:space="preserve"> (all = 32; female = 21; male = 17)</w:t>
      </w:r>
      <w:r w:rsidRPr="00A036BE">
        <w:rPr>
          <w:rFonts w:eastAsia="Times New Roman" w:cs="Arial"/>
          <w:sz w:val="18"/>
          <w:szCs w:val="18"/>
        </w:rPr>
        <w:t>. The number given above each slice refers to the z-coordinate in MNI space</w:t>
      </w:r>
      <w:r w:rsidR="00AA6B9F">
        <w:rPr>
          <w:rFonts w:eastAsia="Times New Roman" w:cs="Arial"/>
          <w:sz w:val="18"/>
          <w:szCs w:val="18"/>
        </w:rPr>
        <w:t>.</w:t>
      </w:r>
      <w:bookmarkEnd w:id="293"/>
    </w:p>
    <w:sectPr w:rsidR="007B0B61" w:rsidRPr="00AA6B9F" w:rsidSect="004D0CF4">
      <w:headerReference w:type="default" r:id="rId177"/>
      <w:footerReference w:type="default" r:id="rId178"/>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1" w:author="Lisa" w:date="2022-10-26T10:47:00Z" w:initials="L">
    <w:p w14:paraId="1F2BD0F1" w14:textId="56225572" w:rsidR="009E292F" w:rsidRDefault="009E292F">
      <w:pPr>
        <w:pStyle w:val="CommentText"/>
      </w:pPr>
      <w:r>
        <w:rPr>
          <w:rStyle w:val="CommentReference"/>
        </w:rPr>
        <w:annotationRef/>
      </w:r>
      <w:r>
        <w:t xml:space="preserve">Ein Punkt zu viel. </w:t>
      </w:r>
      <w:r>
        <w:sym w:font="Wingdings" w:char="F04A"/>
      </w:r>
    </w:p>
  </w:comment>
  <w:comment w:id="72" w:author="Smaczny, Stefan" w:date="2022-10-26T10:07:00Z" w:initials="SS">
    <w:p w14:paraId="20CB70DE" w14:textId="77777777" w:rsidR="009E292F" w:rsidRDefault="009E292F">
      <w:pPr>
        <w:pStyle w:val="CommentText"/>
        <w:rPr>
          <w:lang w:val="de-DE"/>
        </w:rPr>
      </w:pPr>
      <w:r>
        <w:rPr>
          <w:rStyle w:val="CommentReference"/>
        </w:rPr>
        <w:annotationRef/>
      </w:r>
      <w:r w:rsidRPr="00557F06">
        <w:rPr>
          <w:lang w:val="de-DE"/>
        </w:rPr>
        <w:t>Ich finde, dass du das</w:t>
      </w:r>
      <w:r>
        <w:rPr>
          <w:lang w:val="de-DE"/>
        </w:rPr>
        <w:t xml:space="preserve"> hier elegant ausgedrückt hast, was normalerweise was Gutes ist :D</w:t>
      </w:r>
    </w:p>
    <w:p w14:paraId="25DA3C48" w14:textId="76F73EF6" w:rsidR="009E292F" w:rsidRPr="00557F06" w:rsidRDefault="009E292F">
      <w:pPr>
        <w:pStyle w:val="CommentText"/>
        <w:rPr>
          <w:lang w:val="de-DE"/>
        </w:rPr>
      </w:pPr>
      <w:r>
        <w:rPr>
          <w:lang w:val="de-DE"/>
        </w:rPr>
        <w:br/>
        <w:t>Jedoch würde ich hier tatsächlich überlegen, die einzelnen Research questions nochmal klarer zu unterscheiden, z.B. in mehrere Sätze (oder zumindest Satzteile) aufzuteilen.</w:t>
      </w:r>
      <w:r>
        <w:rPr>
          <w:lang w:val="de-DE"/>
        </w:rPr>
        <w:br/>
        <w:t>Klar macht es den Absatz etwas weniger fließend, aber manchmal glaube ich, ist es besser, interessanten Schreibstil zu opfern, um die Sachen absolut klar auszudücken.</w:t>
      </w:r>
      <w:r>
        <w:rPr>
          <w:lang w:val="de-DE"/>
        </w:rPr>
        <w:br/>
      </w:r>
      <w:r>
        <w:rPr>
          <w:lang w:val="de-DE"/>
        </w:rPr>
        <w:br/>
        <w:t>Ansonsten finde ich den Absatz sehr gut und er fasst alles wunderbar zusammen.</w:t>
      </w:r>
    </w:p>
  </w:comment>
  <w:comment w:id="74" w:author="Lisa" w:date="2022-10-26T11:21:00Z" w:initials="L">
    <w:p w14:paraId="5DB3B867" w14:textId="4E333098" w:rsidR="007B1A2D" w:rsidRPr="007B1A2D" w:rsidRDefault="007B1A2D">
      <w:pPr>
        <w:pStyle w:val="CommentText"/>
        <w:rPr>
          <w:lang w:val="de-DE"/>
        </w:rPr>
      </w:pPr>
      <w:r>
        <w:rPr>
          <w:rStyle w:val="CommentReference"/>
        </w:rPr>
        <w:annotationRef/>
      </w:r>
      <w:r w:rsidRPr="007B1A2D">
        <w:rPr>
          <w:lang w:val="de-DE"/>
        </w:rPr>
        <w:t>Bei “reliably predict</w:t>
      </w:r>
      <w:r>
        <w:rPr>
          <w:lang w:val="de-DE"/>
        </w:rPr>
        <w:t xml:space="preserve">“ würde ich eher an 80%+ accuracy denken. Ich würde hier einfach bei „above chance“ oder was anderes milderes bleiben. Außerdem – sex gehört doch auch zu patient status, oder nicht? Ich dachte du hattest pateint status als Oberbegriff für sex und neglect diagnosis gewählt. Also eher „predict neglect diagnosis, but not biological sex“. </w:t>
      </w:r>
      <w:r w:rsidRPr="007B1A2D">
        <w:rPr>
          <w:lang w:val="de-DE"/>
        </w:rPr>
        <w:sym w:font="Wingdings" w:char="F04A"/>
      </w:r>
      <w:bookmarkStart w:id="75" w:name="_GoBack"/>
      <w:bookmarkEnd w:id="75"/>
    </w:p>
  </w:comment>
  <w:comment w:id="73" w:author="Lisa" w:date="2022-10-26T11:06:00Z" w:initials="L">
    <w:p w14:paraId="570A5237" w14:textId="4F413B54" w:rsidR="001B08DB" w:rsidRDefault="001B08DB">
      <w:pPr>
        <w:pStyle w:val="CommentText"/>
        <w:rPr>
          <w:lang w:val="de-DE"/>
        </w:rPr>
      </w:pPr>
      <w:r>
        <w:rPr>
          <w:rStyle w:val="CommentReference"/>
        </w:rPr>
        <w:annotationRef/>
      </w:r>
      <w:r w:rsidRPr="001B08DB">
        <w:rPr>
          <w:lang w:val="de-DE"/>
        </w:rPr>
        <w:t>Tatsächlich h</w:t>
      </w:r>
      <w:r w:rsidR="008E0EBB">
        <w:rPr>
          <w:lang w:val="de-DE"/>
        </w:rPr>
        <w:t>atte ich es etwas anders gemeint</w:t>
      </w:r>
      <w:r>
        <w:rPr>
          <w:lang w:val="de-DE"/>
        </w:rPr>
        <w:t xml:space="preserve">. Hier weiß der Leser trotzdem nicht, ob du die Fragen nun mit Ja oder Nein beantworten würdest, teils weiß er auch nicht, auf welche Frage du dich jeweils beziehst. </w:t>
      </w:r>
    </w:p>
    <w:p w14:paraId="3B158D91" w14:textId="77777777" w:rsidR="008E0EBB" w:rsidRDefault="008E0EBB">
      <w:pPr>
        <w:pStyle w:val="CommentText"/>
        <w:rPr>
          <w:lang w:val="de-DE"/>
        </w:rPr>
      </w:pPr>
      <w:r>
        <w:rPr>
          <w:lang w:val="de-DE"/>
        </w:rPr>
        <w:t xml:space="preserve">So etwa löst man das normalerweise: </w:t>
      </w:r>
    </w:p>
    <w:p w14:paraId="26667BB4" w14:textId="611C3901" w:rsidR="008E0EBB" w:rsidRDefault="008E0EBB">
      <w:pPr>
        <w:pStyle w:val="CommentText"/>
        <w:rPr>
          <w:lang w:val="en-US"/>
        </w:rPr>
      </w:pPr>
      <w:r w:rsidRPr="008E0EBB">
        <w:rPr>
          <w:lang w:val="en-US"/>
        </w:rPr>
        <w:t>„Regarding our motivating research questions,</w:t>
      </w:r>
      <w:r>
        <w:rPr>
          <w:lang w:val="en-US"/>
        </w:rPr>
        <w:t xml:space="preserve"> </w:t>
      </w:r>
      <w:r w:rsidRPr="008E0EBB">
        <w:rPr>
          <w:lang w:val="en-US"/>
        </w:rPr>
        <w:t xml:space="preserve">we </w:t>
      </w:r>
      <w:r>
        <w:rPr>
          <w:lang w:val="en-US"/>
        </w:rPr>
        <w:t>have drawn the following conclusions: (1) our results do not provide evidence that there are any sex differences in either voxel-wise lesion or disconnection localization; (2) however, our results give us supporting information that men and women exhibit different region-to-region disconnection patterns; (3) …</w:t>
      </w:r>
      <w:r w:rsidR="00D746C1">
        <w:rPr>
          <w:lang w:val="en-US"/>
        </w:rPr>
        <w:t>”</w:t>
      </w:r>
    </w:p>
    <w:p w14:paraId="1E945C75" w14:textId="72AFCAC3" w:rsidR="00D746C1" w:rsidRPr="00D746C1" w:rsidRDefault="00D746C1">
      <w:pPr>
        <w:pStyle w:val="CommentText"/>
        <w:rPr>
          <w:lang w:val="de-DE"/>
        </w:rPr>
      </w:pPr>
      <w:r w:rsidRPr="00D746C1">
        <w:rPr>
          <w:lang w:val="de-DE"/>
        </w:rPr>
        <w:t xml:space="preserve">Nun etwas klarer? Ruf sonst gern nochmal an.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F2BD0F1" w15:done="0"/>
  <w15:commentEx w15:paraId="25DA3C48" w15:done="0"/>
  <w15:commentEx w15:paraId="5DB3B867" w15:done="0"/>
  <w15:commentEx w15:paraId="1E945C7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DA7337" w14:textId="77777777" w:rsidR="00F55EAE" w:rsidRDefault="00F55EAE" w:rsidP="00CB3E93">
      <w:pPr>
        <w:spacing w:after="0" w:line="240" w:lineRule="auto"/>
      </w:pPr>
      <w:r>
        <w:separator/>
      </w:r>
    </w:p>
  </w:endnote>
  <w:endnote w:type="continuationSeparator" w:id="0">
    <w:p w14:paraId="371BE478" w14:textId="77777777" w:rsidR="00F55EAE" w:rsidRDefault="00F55EAE"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Ebrima">
    <w:altName w:val="Ebrima"/>
    <w:panose1 w:val="02000000000000000000"/>
    <w:charset w:val="00"/>
    <w:family w:val="auto"/>
    <w:pitch w:val="variable"/>
    <w:sig w:usb0="A000005F" w:usb1="02000041" w:usb2="00000800" w:usb3="00000000" w:csb0="0000009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venir Next LT Pro Light">
    <w:altName w:val="Arial"/>
    <w:charset w:val="00"/>
    <w:family w:val="swiss"/>
    <w:pitch w:val="variable"/>
    <w:sig w:usb0="00000001"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673163"/>
      <w:docPartObj>
        <w:docPartGallery w:val="Page Numbers (Bottom of Page)"/>
        <w:docPartUnique/>
      </w:docPartObj>
    </w:sdtPr>
    <w:sdtContent>
      <w:p w14:paraId="25535902" w14:textId="063A4105" w:rsidR="009E292F" w:rsidRDefault="009E292F">
        <w:pPr>
          <w:pStyle w:val="Footer"/>
        </w:pPr>
        <w:r>
          <w:rPr>
            <w:noProof/>
            <w:lang w:val="en-US"/>
          </w:rPr>
          <mc:AlternateContent>
            <mc:Choice Requires="wps">
              <w:drawing>
                <wp:anchor distT="0" distB="0" distL="114300" distR="114300" simplePos="0" relativeHeight="251659264" behindDoc="0" locked="0" layoutInCell="1" allowOverlap="1" wp14:anchorId="46B6506B" wp14:editId="16617C96">
                  <wp:simplePos x="0" y="0"/>
                  <wp:positionH relativeFrom="rightMargin">
                    <wp:align>center</wp:align>
                  </wp:positionH>
                  <wp:positionV relativeFrom="bottomMargin">
                    <wp:align>center</wp:align>
                  </wp:positionV>
                  <wp:extent cx="565785" cy="191770"/>
                  <wp:effectExtent l="0" t="0" r="0" b="0"/>
                  <wp:wrapNone/>
                  <wp:docPr id="6" name="Rechteck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5B37F302" w14:textId="1F5AAC1B" w:rsidR="009E292F" w:rsidRPr="007E6C19" w:rsidRDefault="009E292F">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7B1A2D" w:rsidRPr="007B1A2D">
                                <w:rPr>
                                  <w:noProof/>
                                  <w:lang w:val="de-DE"/>
                                </w:rPr>
                                <w:t>38</w:t>
                              </w:r>
                              <w:r w:rsidRPr="007E6C19">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46B6506B" id="Rechteck 6"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" filled="f" fillcolor="#c0504d" stroked="f" strokecolor="#5c83b4" strokeweight="2.25pt">
                  <v:textbox inset=",0,,0">
                    <w:txbxContent>
                      <w:p w14:paraId="5B37F302" w14:textId="1F5AAC1B" w:rsidR="009E292F" w:rsidRPr="007E6C19" w:rsidRDefault="009E292F">
                        <w:pPr>
                          <w:pBdr>
                            <w:top w:val="single" w:sz="4" w:space="1" w:color="7F7F7F" w:themeColor="background1" w:themeShade="7F"/>
                          </w:pBdr>
                          <w:jc w:val="center"/>
                        </w:pPr>
                        <w:r w:rsidRPr="007E6C19">
                          <w:fldChar w:fldCharType="begin"/>
                        </w:r>
                        <w:r w:rsidRPr="007E6C19">
                          <w:instrText>PAGE   \* MERGEFORMAT</w:instrText>
                        </w:r>
                        <w:r w:rsidRPr="007E6C19">
                          <w:fldChar w:fldCharType="separate"/>
                        </w:r>
                        <w:r w:rsidR="007B1A2D" w:rsidRPr="007B1A2D">
                          <w:rPr>
                            <w:noProof/>
                            <w:lang w:val="de-DE"/>
                          </w:rPr>
                          <w:t>38</w:t>
                        </w:r>
                        <w:r w:rsidRPr="007E6C19">
                          <w:fldChar w:fldCharType="end"/>
                        </w:r>
                      </w:p>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65110" w14:textId="77777777" w:rsidR="00F55EAE" w:rsidRDefault="00F55EAE" w:rsidP="00CB3E93">
      <w:pPr>
        <w:spacing w:after="0" w:line="240" w:lineRule="auto"/>
      </w:pPr>
      <w:r>
        <w:separator/>
      </w:r>
    </w:p>
  </w:footnote>
  <w:footnote w:type="continuationSeparator" w:id="0">
    <w:p w14:paraId="62F8D2BB" w14:textId="77777777" w:rsidR="00F55EAE" w:rsidRDefault="00F55EAE" w:rsidP="00CB3E93">
      <w:pPr>
        <w:spacing w:after="0" w:line="240" w:lineRule="auto"/>
      </w:pPr>
      <w:r>
        <w:continuationSeparator/>
      </w:r>
    </w:p>
  </w:footnote>
  <w:footnote w:id="1">
    <w:p w14:paraId="2A67A8FF" w14:textId="4EFA31EB" w:rsidR="009E292F" w:rsidRPr="00F55A8B" w:rsidRDefault="009E292F">
      <w:pPr>
        <w:pStyle w:val="FootnoteText"/>
      </w:pPr>
      <w:r w:rsidRPr="00BB2005">
        <w:rPr>
          <w:rStyle w:val="FootnoteReference"/>
        </w:rPr>
        <w:footnoteRef/>
      </w:r>
      <w:r>
        <w:t xml:space="preserve"> Sex (i.e., the biological component) and gender (i.e., the psychosocial manifestation) of human masculinity and femininity are entangled, though not identical. For the purposes of the present study, we employ the term “sex” rather than “gender” or the more recently proposed compound label “sex/gender (s/g)”, as we had no access to the patients’ self-identities, but only to their medical records (for overviews/guidelines on sex/gender research in the neurosciences see</w:t>
      </w:r>
      <w:r w:rsidRPr="00384191">
        <w:rPr>
          <w:color w:val="595959" w:themeColor="text1" w:themeTint="A6"/>
        </w:rPr>
        <w:t xml:space="preserve"> </w:t>
      </w:r>
      <w:hyperlink w:anchor="jordanyoungrumiati2012" w:history="1">
        <w:r w:rsidRPr="00384191">
          <w:rPr>
            <w:rStyle w:val="Hyperlink"/>
            <w:rFonts w:ascii="Ebrima" w:hAnsi="Ebrima"/>
            <w:color w:val="595959" w:themeColor="text1" w:themeTint="A6"/>
          </w:rPr>
          <w:t>Jordan-Young &amp; Rumiati, 2012</w:t>
        </w:r>
        <w:r w:rsidRPr="009173D1">
          <w:rPr>
            <w:rStyle w:val="Hyperlink"/>
            <w:rFonts w:ascii="Ebrima" w:hAnsi="Ebrima"/>
            <w:color w:val="auto"/>
          </w:rPr>
          <w:t>;</w:t>
        </w:r>
      </w:hyperlink>
      <w:r>
        <w:t xml:space="preserve"> </w:t>
      </w:r>
      <w:hyperlink w:anchor="springer2012" w:history="1">
        <w:r w:rsidRPr="00384191">
          <w:rPr>
            <w:rStyle w:val="Hyperlink"/>
            <w:rFonts w:ascii="Ebrima" w:hAnsi="Ebrima"/>
            <w:color w:val="595959" w:themeColor="text1" w:themeTint="A6"/>
          </w:rPr>
          <w:t>Springer et al., 2012</w:t>
        </w:r>
      </w:hyperlink>
      <w:r>
        <w:t xml:space="preserve">). </w:t>
      </w:r>
    </w:p>
  </w:footnote>
  <w:footnote w:id="2">
    <w:p w14:paraId="7F78B7B3" w14:textId="74E29C7F" w:rsidR="009E292F" w:rsidRPr="00F55A8B" w:rsidRDefault="009E292F">
      <w:pPr>
        <w:pStyle w:val="FootnoteText"/>
        <w:rPr>
          <w:lang w:val="en-US"/>
        </w:rPr>
      </w:pPr>
      <w:r>
        <w:rPr>
          <w:rStyle w:val="FootnoteReference"/>
        </w:rPr>
        <w:footnoteRef/>
      </w:r>
      <w:r>
        <w:t xml:space="preserve"> </w:t>
      </w:r>
      <w:r w:rsidRPr="00F55A8B">
        <w:rPr>
          <w:lang w:val="en-US"/>
        </w:rPr>
        <w:t>The ITA is also sometimes r</w:t>
      </w:r>
      <w:r>
        <w:rPr>
          <w:lang w:val="en-US"/>
        </w:rPr>
        <w:t xml:space="preserve">eferred to as </w:t>
      </w:r>
      <w:r>
        <w:t xml:space="preserve">the </w:t>
      </w:r>
      <w:proofErr w:type="gramStart"/>
      <w:r>
        <w:t>massa</w:t>
      </w:r>
      <w:proofErr w:type="gramEnd"/>
      <w:r>
        <w:t xml:space="preserve"> intermedia or thalamic commissure.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E0F452" w14:textId="2585435E" w:rsidR="009E292F" w:rsidRDefault="009E292F">
    <w:pPr>
      <w:pStyle w:val="Header"/>
    </w:pPr>
  </w:p>
  <w:p w14:paraId="4044B713" w14:textId="77777777" w:rsidR="009E292F" w:rsidRDefault="009E292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42761A3" w14:textId="77777777" w:rsidR="009E292F" w:rsidRDefault="009E292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5D75A9"/>
    <w:multiLevelType w:val="hybridMultilevel"/>
    <w:tmpl w:val="9BD24010"/>
    <w:lvl w:ilvl="0" w:tplc="5D18E652">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94796B"/>
    <w:multiLevelType w:val="multilevel"/>
    <w:tmpl w:val="86B8B15C"/>
    <w:lvl w:ilvl="0">
      <w:start w:val="2"/>
      <w:numFmt w:val="decimal"/>
      <w:lvlText w:val="%1."/>
      <w:lvlJc w:val="left"/>
      <w:pPr>
        <w:ind w:left="408" w:hanging="408"/>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sz w:val="22"/>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 w15:restartNumberingAfterBreak="0">
    <w:nsid w:val="0C09698A"/>
    <w:multiLevelType w:val="hybridMultilevel"/>
    <w:tmpl w:val="5C24305C"/>
    <w:lvl w:ilvl="0" w:tplc="28F8173A">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426068"/>
    <w:multiLevelType w:val="hybridMultilevel"/>
    <w:tmpl w:val="5CC20330"/>
    <w:lvl w:ilvl="0" w:tplc="279AC918">
      <w:numFmt w:val="bullet"/>
      <w:lvlText w:val=""/>
      <w:lvlJc w:val="left"/>
      <w:pPr>
        <w:ind w:left="720" w:hanging="360"/>
      </w:pPr>
      <w:rPr>
        <w:rFonts w:ascii="Wingdings" w:eastAsiaTheme="minorEastAsia"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5" w15:restartNumberingAfterBreak="0">
    <w:nsid w:val="0E3C5130"/>
    <w:multiLevelType w:val="multilevel"/>
    <w:tmpl w:val="9F9EFD2E"/>
    <w:lvl w:ilvl="0">
      <w:start w:val="3"/>
      <w:numFmt w:val="decimal"/>
      <w:lvlText w:val="%1."/>
      <w:lvlJc w:val="left"/>
      <w:pPr>
        <w:ind w:left="768" w:hanging="408"/>
      </w:pPr>
      <w:rPr>
        <w:rFonts w:hint="default"/>
        <w:color w:val="auto"/>
      </w:rPr>
    </w:lvl>
    <w:lvl w:ilvl="1">
      <w:start w:val="1"/>
      <w:numFmt w:val="decimal"/>
      <w:lvlText w:val="%1.%2."/>
      <w:lvlJc w:val="left"/>
      <w:pPr>
        <w:ind w:left="1080" w:hanging="720"/>
      </w:pPr>
      <w:rPr>
        <w:rFonts w:hint="default"/>
        <w:color w:val="auto"/>
        <w:sz w:val="24"/>
      </w:rPr>
    </w:lvl>
    <w:lvl w:ilvl="2">
      <w:start w:val="1"/>
      <w:numFmt w:val="decimal"/>
      <w:lvlText w:val="%1.%2.%3."/>
      <w:lvlJc w:val="left"/>
      <w:pPr>
        <w:ind w:left="1800" w:hanging="720"/>
      </w:pPr>
      <w:rPr>
        <w:rFonts w:hint="default"/>
        <w:color w:val="auto"/>
      </w:rPr>
    </w:lvl>
    <w:lvl w:ilvl="3">
      <w:start w:val="1"/>
      <w:numFmt w:val="decimal"/>
      <w:lvlText w:val="%1.%2.%3.%4."/>
      <w:lvlJc w:val="left"/>
      <w:pPr>
        <w:ind w:left="2520" w:hanging="1080"/>
      </w:pPr>
      <w:rPr>
        <w:rFonts w:hint="default"/>
        <w:color w:val="auto"/>
      </w:rPr>
    </w:lvl>
    <w:lvl w:ilvl="4">
      <w:start w:val="1"/>
      <w:numFmt w:val="decimal"/>
      <w:lvlText w:val="%1.%2.%3.%4.%5."/>
      <w:lvlJc w:val="left"/>
      <w:pPr>
        <w:ind w:left="2880" w:hanging="1080"/>
      </w:pPr>
      <w:rPr>
        <w:rFonts w:hint="default"/>
        <w:color w:val="auto"/>
      </w:rPr>
    </w:lvl>
    <w:lvl w:ilvl="5">
      <w:start w:val="1"/>
      <w:numFmt w:val="decimal"/>
      <w:lvlText w:val="%1.%2.%3.%4.%5.%6."/>
      <w:lvlJc w:val="left"/>
      <w:pPr>
        <w:ind w:left="3600" w:hanging="1440"/>
      </w:pPr>
      <w:rPr>
        <w:rFonts w:hint="default"/>
        <w:color w:val="auto"/>
      </w:rPr>
    </w:lvl>
    <w:lvl w:ilvl="6">
      <w:start w:val="1"/>
      <w:numFmt w:val="decimal"/>
      <w:lvlText w:val="%1.%2.%3.%4.%5.%6.%7."/>
      <w:lvlJc w:val="left"/>
      <w:pPr>
        <w:ind w:left="4320" w:hanging="1800"/>
      </w:pPr>
      <w:rPr>
        <w:rFonts w:hint="default"/>
        <w:color w:val="auto"/>
      </w:rPr>
    </w:lvl>
    <w:lvl w:ilvl="7">
      <w:start w:val="1"/>
      <w:numFmt w:val="decimal"/>
      <w:lvlText w:val="%1.%2.%3.%4.%5.%6.%7.%8."/>
      <w:lvlJc w:val="left"/>
      <w:pPr>
        <w:ind w:left="4680" w:hanging="1800"/>
      </w:pPr>
      <w:rPr>
        <w:rFonts w:hint="default"/>
        <w:color w:val="auto"/>
      </w:rPr>
    </w:lvl>
    <w:lvl w:ilvl="8">
      <w:start w:val="1"/>
      <w:numFmt w:val="decimal"/>
      <w:lvlText w:val="%1.%2.%3.%4.%5.%6.%7.%8.%9."/>
      <w:lvlJc w:val="left"/>
      <w:pPr>
        <w:ind w:left="5400" w:hanging="2160"/>
      </w:pPr>
      <w:rPr>
        <w:rFonts w:hint="default"/>
        <w:color w:val="auto"/>
      </w:rPr>
    </w:lvl>
  </w:abstractNum>
  <w:abstractNum w:abstractNumId="6"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239C4E4C"/>
    <w:multiLevelType w:val="hybridMultilevel"/>
    <w:tmpl w:val="F6DE4CC4"/>
    <w:lvl w:ilvl="0" w:tplc="A47210D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4139E5"/>
    <w:multiLevelType w:val="multilevel"/>
    <w:tmpl w:val="379A9A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6C516D"/>
    <w:multiLevelType w:val="hybridMultilevel"/>
    <w:tmpl w:val="53DA57E2"/>
    <w:lvl w:ilvl="0" w:tplc="EBD86FCC">
      <w:numFmt w:val="bullet"/>
      <w:lvlText w:val="-"/>
      <w:lvlJc w:val="left"/>
      <w:pPr>
        <w:ind w:left="720" w:hanging="360"/>
      </w:pPr>
      <w:rPr>
        <w:rFonts w:ascii="Ebrima" w:eastAsiaTheme="minorEastAsia" w:hAnsi="Ebrima"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4E11F94"/>
    <w:multiLevelType w:val="hybridMultilevel"/>
    <w:tmpl w:val="7AB87C0C"/>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62720840">
      <w:start w:val="102"/>
      <w:numFmt w:val="bullet"/>
      <w:lvlText w:val=""/>
      <w:lvlJc w:val="left"/>
      <w:pPr>
        <w:ind w:left="2160" w:hanging="360"/>
      </w:pPr>
      <w:rPr>
        <w:rFonts w:ascii="Wingdings" w:eastAsiaTheme="minorEastAsia" w:hAnsi="Wingdings" w:cstheme="minorBid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B000CFF"/>
    <w:multiLevelType w:val="hybridMultilevel"/>
    <w:tmpl w:val="DD165314"/>
    <w:lvl w:ilvl="0" w:tplc="C2DC0FF8">
      <w:numFmt w:val="bullet"/>
      <w:lvlText w:val="-"/>
      <w:lvlJc w:val="left"/>
      <w:pPr>
        <w:ind w:left="720" w:hanging="360"/>
      </w:pPr>
      <w:rPr>
        <w:rFonts w:ascii="Ebrima" w:eastAsiaTheme="minorEastAsia" w:hAnsi="Ebrim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B64112"/>
    <w:multiLevelType w:val="hybridMultilevel"/>
    <w:tmpl w:val="CDB08A86"/>
    <w:lvl w:ilvl="0" w:tplc="04070011">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144759A"/>
    <w:multiLevelType w:val="hybridMultilevel"/>
    <w:tmpl w:val="D938BAE8"/>
    <w:lvl w:ilvl="0" w:tplc="C38A3822">
      <w:start w:val="4"/>
      <w:numFmt w:val="bullet"/>
      <w:lvlText w:val="-"/>
      <w:lvlJc w:val="left"/>
      <w:pPr>
        <w:ind w:left="720" w:hanging="360"/>
      </w:pPr>
      <w:rPr>
        <w:rFonts w:ascii="Ebrima" w:eastAsiaTheme="minorEastAsia" w:hAnsi="Ebrim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C185B09"/>
    <w:multiLevelType w:val="hybridMultilevel"/>
    <w:tmpl w:val="F3D01134"/>
    <w:lvl w:ilvl="0" w:tplc="07408BA0">
      <w:start w:val="123"/>
      <w:numFmt w:val="bullet"/>
      <w:lvlText w:val="-"/>
      <w:lvlJc w:val="left"/>
      <w:pPr>
        <w:ind w:left="720" w:hanging="360"/>
      </w:pPr>
      <w:rPr>
        <w:rFonts w:ascii="Ebrima" w:eastAsiaTheme="minorEastAsia" w:hAnsi="Ebrim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F9E7CA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5E42869"/>
    <w:multiLevelType w:val="hybridMultilevel"/>
    <w:tmpl w:val="1200E568"/>
    <w:lvl w:ilvl="0" w:tplc="0D7EE2F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6C024D6"/>
    <w:multiLevelType w:val="multilevel"/>
    <w:tmpl w:val="F1D662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color w:val="auto"/>
        <w:sz w:val="24"/>
      </w:rPr>
    </w:lvl>
    <w:lvl w:ilvl="2">
      <w:start w:val="1"/>
      <w:numFmt w:val="decimal"/>
      <w:isLgl/>
      <w:lvlText w:val="%1.%2.%3."/>
      <w:lvlJc w:val="left"/>
      <w:pPr>
        <w:ind w:left="1440" w:hanging="720"/>
      </w:pPr>
      <w:rPr>
        <w:rFonts w:hint="default"/>
        <w:sz w:val="22"/>
        <w:szCs w:val="22"/>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75AE5FAF"/>
    <w:multiLevelType w:val="hybridMultilevel"/>
    <w:tmpl w:val="9B742F2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764D2EF3"/>
    <w:multiLevelType w:val="hybridMultilevel"/>
    <w:tmpl w:val="86CA6BD2"/>
    <w:lvl w:ilvl="0" w:tplc="44B6769A">
      <w:numFmt w:val="bullet"/>
      <w:lvlText w:val="-"/>
      <w:lvlJc w:val="left"/>
      <w:pPr>
        <w:ind w:left="720" w:hanging="360"/>
      </w:pPr>
      <w:rPr>
        <w:rFonts w:ascii="Ebrima" w:eastAsiaTheme="minorEastAsia" w:hAnsi="Ebrima"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F72079"/>
    <w:multiLevelType w:val="hybridMultilevel"/>
    <w:tmpl w:val="9B742F2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7C05BD7"/>
    <w:multiLevelType w:val="hybridMultilevel"/>
    <w:tmpl w:val="05ACEE3C"/>
    <w:lvl w:ilvl="0" w:tplc="0D7EE2F6">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20"/>
  </w:num>
  <w:num w:numId="4">
    <w:abstractNumId w:val="16"/>
  </w:num>
  <w:num w:numId="5">
    <w:abstractNumId w:val="11"/>
  </w:num>
  <w:num w:numId="6">
    <w:abstractNumId w:val="9"/>
  </w:num>
  <w:num w:numId="7">
    <w:abstractNumId w:val="15"/>
  </w:num>
  <w:num w:numId="8">
    <w:abstractNumId w:val="18"/>
  </w:num>
  <w:num w:numId="9">
    <w:abstractNumId w:val="7"/>
  </w:num>
  <w:num w:numId="10">
    <w:abstractNumId w:val="14"/>
  </w:num>
  <w:num w:numId="11">
    <w:abstractNumId w:val="12"/>
  </w:num>
  <w:num w:numId="12">
    <w:abstractNumId w:val="2"/>
  </w:num>
  <w:num w:numId="13">
    <w:abstractNumId w:val="10"/>
  </w:num>
  <w:num w:numId="14">
    <w:abstractNumId w:val="0"/>
  </w:num>
  <w:num w:numId="15">
    <w:abstractNumId w:val="22"/>
  </w:num>
  <w:num w:numId="16">
    <w:abstractNumId w:val="17"/>
  </w:num>
  <w:num w:numId="17">
    <w:abstractNumId w:val="13"/>
  </w:num>
  <w:num w:numId="18">
    <w:abstractNumId w:val="19"/>
  </w:num>
  <w:num w:numId="19">
    <w:abstractNumId w:val="24"/>
  </w:num>
  <w:num w:numId="20">
    <w:abstractNumId w:val="23"/>
  </w:num>
  <w:num w:numId="21">
    <w:abstractNumId w:val="3"/>
  </w:num>
  <w:num w:numId="22">
    <w:abstractNumId w:val="21"/>
  </w:num>
  <w:num w:numId="23">
    <w:abstractNumId w:val="8"/>
  </w:num>
  <w:num w:numId="24">
    <w:abstractNumId w:val="1"/>
  </w:num>
  <w:num w:numId="25">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isa">
    <w15:presenceInfo w15:providerId="None" w15:userId="Lisa"/>
  </w15:person>
  <w15:person w15:author="Smaczny, Stefan">
    <w15:presenceInfo w15:providerId="AD" w15:userId="S-1-5-21-3143469659-4171449369-4261396704-21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779B"/>
    <w:rsid w:val="000027EC"/>
    <w:rsid w:val="000049F3"/>
    <w:rsid w:val="00005C26"/>
    <w:rsid w:val="00007C01"/>
    <w:rsid w:val="000109B5"/>
    <w:rsid w:val="00013038"/>
    <w:rsid w:val="000136CD"/>
    <w:rsid w:val="00013F76"/>
    <w:rsid w:val="00014094"/>
    <w:rsid w:val="000202B2"/>
    <w:rsid w:val="00020544"/>
    <w:rsid w:val="000215D3"/>
    <w:rsid w:val="0002238E"/>
    <w:rsid w:val="00022C58"/>
    <w:rsid w:val="00026434"/>
    <w:rsid w:val="0002756A"/>
    <w:rsid w:val="00031B27"/>
    <w:rsid w:val="00032720"/>
    <w:rsid w:val="00035C14"/>
    <w:rsid w:val="000401C8"/>
    <w:rsid w:val="00041584"/>
    <w:rsid w:val="000418A0"/>
    <w:rsid w:val="00042C90"/>
    <w:rsid w:val="00042D33"/>
    <w:rsid w:val="000436F9"/>
    <w:rsid w:val="000450CB"/>
    <w:rsid w:val="00046936"/>
    <w:rsid w:val="000516EB"/>
    <w:rsid w:val="00051912"/>
    <w:rsid w:val="00052111"/>
    <w:rsid w:val="00053AE6"/>
    <w:rsid w:val="00054614"/>
    <w:rsid w:val="0005473C"/>
    <w:rsid w:val="00055D2E"/>
    <w:rsid w:val="00056E32"/>
    <w:rsid w:val="00057818"/>
    <w:rsid w:val="000610EC"/>
    <w:rsid w:val="00061276"/>
    <w:rsid w:val="00065556"/>
    <w:rsid w:val="00066034"/>
    <w:rsid w:val="00066CBF"/>
    <w:rsid w:val="00066F0B"/>
    <w:rsid w:val="0007141D"/>
    <w:rsid w:val="00071492"/>
    <w:rsid w:val="000720EF"/>
    <w:rsid w:val="00073A7D"/>
    <w:rsid w:val="00073B98"/>
    <w:rsid w:val="0007724A"/>
    <w:rsid w:val="0008631D"/>
    <w:rsid w:val="00086760"/>
    <w:rsid w:val="00087B17"/>
    <w:rsid w:val="00090387"/>
    <w:rsid w:val="00091EEA"/>
    <w:rsid w:val="0009277F"/>
    <w:rsid w:val="00094336"/>
    <w:rsid w:val="00096099"/>
    <w:rsid w:val="0009646C"/>
    <w:rsid w:val="000A01A2"/>
    <w:rsid w:val="000A229E"/>
    <w:rsid w:val="000A4D5C"/>
    <w:rsid w:val="000B0206"/>
    <w:rsid w:val="000B11F4"/>
    <w:rsid w:val="000B5533"/>
    <w:rsid w:val="000B755B"/>
    <w:rsid w:val="000C25DA"/>
    <w:rsid w:val="000C2D56"/>
    <w:rsid w:val="000C45C6"/>
    <w:rsid w:val="000C5440"/>
    <w:rsid w:val="000D19C6"/>
    <w:rsid w:val="000D3033"/>
    <w:rsid w:val="000D326F"/>
    <w:rsid w:val="000D5102"/>
    <w:rsid w:val="000E18A1"/>
    <w:rsid w:val="000E1965"/>
    <w:rsid w:val="000E4F41"/>
    <w:rsid w:val="000E5F13"/>
    <w:rsid w:val="000E6740"/>
    <w:rsid w:val="000E6E5F"/>
    <w:rsid w:val="000F63CF"/>
    <w:rsid w:val="00101A41"/>
    <w:rsid w:val="001046FF"/>
    <w:rsid w:val="00104F1E"/>
    <w:rsid w:val="00105A79"/>
    <w:rsid w:val="001074E7"/>
    <w:rsid w:val="001075F2"/>
    <w:rsid w:val="00107F88"/>
    <w:rsid w:val="00112A19"/>
    <w:rsid w:val="00113CDB"/>
    <w:rsid w:val="00116C64"/>
    <w:rsid w:val="00120CCF"/>
    <w:rsid w:val="001213A5"/>
    <w:rsid w:val="00121A79"/>
    <w:rsid w:val="001224B9"/>
    <w:rsid w:val="00122615"/>
    <w:rsid w:val="00124815"/>
    <w:rsid w:val="00126F2E"/>
    <w:rsid w:val="00131067"/>
    <w:rsid w:val="001310EA"/>
    <w:rsid w:val="00136230"/>
    <w:rsid w:val="0013718F"/>
    <w:rsid w:val="0013785F"/>
    <w:rsid w:val="00137CA6"/>
    <w:rsid w:val="00142796"/>
    <w:rsid w:val="00145693"/>
    <w:rsid w:val="00147B1C"/>
    <w:rsid w:val="00151637"/>
    <w:rsid w:val="00156D63"/>
    <w:rsid w:val="001576FC"/>
    <w:rsid w:val="0016305E"/>
    <w:rsid w:val="00164442"/>
    <w:rsid w:val="00164608"/>
    <w:rsid w:val="00165A5A"/>
    <w:rsid w:val="00170777"/>
    <w:rsid w:val="00175DE3"/>
    <w:rsid w:val="0017619D"/>
    <w:rsid w:val="0018191A"/>
    <w:rsid w:val="001824DF"/>
    <w:rsid w:val="00184675"/>
    <w:rsid w:val="00186647"/>
    <w:rsid w:val="001870C8"/>
    <w:rsid w:val="00187F6C"/>
    <w:rsid w:val="00190F1A"/>
    <w:rsid w:val="00190F87"/>
    <w:rsid w:val="0019100D"/>
    <w:rsid w:val="00196017"/>
    <w:rsid w:val="00196F92"/>
    <w:rsid w:val="001A3A9B"/>
    <w:rsid w:val="001A452A"/>
    <w:rsid w:val="001A7EFA"/>
    <w:rsid w:val="001B08DB"/>
    <w:rsid w:val="001B207A"/>
    <w:rsid w:val="001B268B"/>
    <w:rsid w:val="001B27F0"/>
    <w:rsid w:val="001B3E04"/>
    <w:rsid w:val="001B45D6"/>
    <w:rsid w:val="001B4882"/>
    <w:rsid w:val="001B5B8F"/>
    <w:rsid w:val="001B6655"/>
    <w:rsid w:val="001C3302"/>
    <w:rsid w:val="001C577B"/>
    <w:rsid w:val="001C59D7"/>
    <w:rsid w:val="001C6ECF"/>
    <w:rsid w:val="001C75C0"/>
    <w:rsid w:val="001C7866"/>
    <w:rsid w:val="001D076D"/>
    <w:rsid w:val="001D0863"/>
    <w:rsid w:val="001D1988"/>
    <w:rsid w:val="001D330E"/>
    <w:rsid w:val="001D3C0C"/>
    <w:rsid w:val="001D461C"/>
    <w:rsid w:val="001D4A41"/>
    <w:rsid w:val="001D5A1E"/>
    <w:rsid w:val="001D65E8"/>
    <w:rsid w:val="001E5835"/>
    <w:rsid w:val="001E66E8"/>
    <w:rsid w:val="001F1F21"/>
    <w:rsid w:val="001F2122"/>
    <w:rsid w:val="00201C43"/>
    <w:rsid w:val="00202E0D"/>
    <w:rsid w:val="00205BF0"/>
    <w:rsid w:val="00206AB3"/>
    <w:rsid w:val="00207421"/>
    <w:rsid w:val="0020779B"/>
    <w:rsid w:val="00211340"/>
    <w:rsid w:val="00211D81"/>
    <w:rsid w:val="0021286C"/>
    <w:rsid w:val="00212A81"/>
    <w:rsid w:val="00215279"/>
    <w:rsid w:val="0021587A"/>
    <w:rsid w:val="00215951"/>
    <w:rsid w:val="002176E5"/>
    <w:rsid w:val="00222408"/>
    <w:rsid w:val="00223DA5"/>
    <w:rsid w:val="0022454D"/>
    <w:rsid w:val="00225E23"/>
    <w:rsid w:val="00230E9A"/>
    <w:rsid w:val="0023210C"/>
    <w:rsid w:val="00232B4F"/>
    <w:rsid w:val="00232F09"/>
    <w:rsid w:val="00233381"/>
    <w:rsid w:val="00234634"/>
    <w:rsid w:val="0023533A"/>
    <w:rsid w:val="00235BF2"/>
    <w:rsid w:val="0023653F"/>
    <w:rsid w:val="00237832"/>
    <w:rsid w:val="00241286"/>
    <w:rsid w:val="0024216F"/>
    <w:rsid w:val="00242682"/>
    <w:rsid w:val="0024272E"/>
    <w:rsid w:val="00243C12"/>
    <w:rsid w:val="00243EC4"/>
    <w:rsid w:val="00246198"/>
    <w:rsid w:val="002571FF"/>
    <w:rsid w:val="002631EB"/>
    <w:rsid w:val="002637A1"/>
    <w:rsid w:val="00264207"/>
    <w:rsid w:val="00264910"/>
    <w:rsid w:val="00271097"/>
    <w:rsid w:val="002714D7"/>
    <w:rsid w:val="002728CC"/>
    <w:rsid w:val="00272B66"/>
    <w:rsid w:val="00273371"/>
    <w:rsid w:val="00275F68"/>
    <w:rsid w:val="0027797F"/>
    <w:rsid w:val="0028026F"/>
    <w:rsid w:val="0028051B"/>
    <w:rsid w:val="00282910"/>
    <w:rsid w:val="00282BD5"/>
    <w:rsid w:val="002865F3"/>
    <w:rsid w:val="00291026"/>
    <w:rsid w:val="002944AE"/>
    <w:rsid w:val="00294F36"/>
    <w:rsid w:val="00295540"/>
    <w:rsid w:val="002958CD"/>
    <w:rsid w:val="00296FFC"/>
    <w:rsid w:val="002979FB"/>
    <w:rsid w:val="002A0046"/>
    <w:rsid w:val="002A492C"/>
    <w:rsid w:val="002A4CD5"/>
    <w:rsid w:val="002A50CB"/>
    <w:rsid w:val="002A6659"/>
    <w:rsid w:val="002A737C"/>
    <w:rsid w:val="002B07A0"/>
    <w:rsid w:val="002B0A6A"/>
    <w:rsid w:val="002B3A5B"/>
    <w:rsid w:val="002B4A42"/>
    <w:rsid w:val="002B5302"/>
    <w:rsid w:val="002B5F04"/>
    <w:rsid w:val="002B6BB6"/>
    <w:rsid w:val="002C04FD"/>
    <w:rsid w:val="002C341C"/>
    <w:rsid w:val="002C3DC4"/>
    <w:rsid w:val="002C44D8"/>
    <w:rsid w:val="002C590D"/>
    <w:rsid w:val="002C5DA4"/>
    <w:rsid w:val="002C5F2E"/>
    <w:rsid w:val="002C6163"/>
    <w:rsid w:val="002D022C"/>
    <w:rsid w:val="002D208C"/>
    <w:rsid w:val="002D4958"/>
    <w:rsid w:val="002D74D1"/>
    <w:rsid w:val="002D7D48"/>
    <w:rsid w:val="002E04DE"/>
    <w:rsid w:val="002E16B8"/>
    <w:rsid w:val="002E23E6"/>
    <w:rsid w:val="002E4BF9"/>
    <w:rsid w:val="002E5E96"/>
    <w:rsid w:val="002F1288"/>
    <w:rsid w:val="002F173C"/>
    <w:rsid w:val="002F1AEC"/>
    <w:rsid w:val="002F4555"/>
    <w:rsid w:val="002F4688"/>
    <w:rsid w:val="00302C6D"/>
    <w:rsid w:val="003035E9"/>
    <w:rsid w:val="003044CF"/>
    <w:rsid w:val="0030542C"/>
    <w:rsid w:val="00307425"/>
    <w:rsid w:val="003079A1"/>
    <w:rsid w:val="003079AB"/>
    <w:rsid w:val="003105B2"/>
    <w:rsid w:val="00312819"/>
    <w:rsid w:val="00314544"/>
    <w:rsid w:val="00320D39"/>
    <w:rsid w:val="003221D9"/>
    <w:rsid w:val="0032272E"/>
    <w:rsid w:val="00322A3C"/>
    <w:rsid w:val="003230D5"/>
    <w:rsid w:val="003231A3"/>
    <w:rsid w:val="003231E9"/>
    <w:rsid w:val="00323962"/>
    <w:rsid w:val="00326D20"/>
    <w:rsid w:val="003301BC"/>
    <w:rsid w:val="00332E8B"/>
    <w:rsid w:val="00334F5D"/>
    <w:rsid w:val="00335A09"/>
    <w:rsid w:val="003361D5"/>
    <w:rsid w:val="00340DDF"/>
    <w:rsid w:val="003454B0"/>
    <w:rsid w:val="00346AE4"/>
    <w:rsid w:val="00350408"/>
    <w:rsid w:val="00350FC4"/>
    <w:rsid w:val="00353508"/>
    <w:rsid w:val="0035653D"/>
    <w:rsid w:val="0035789A"/>
    <w:rsid w:val="00361267"/>
    <w:rsid w:val="00362B49"/>
    <w:rsid w:val="00364889"/>
    <w:rsid w:val="00365663"/>
    <w:rsid w:val="00366610"/>
    <w:rsid w:val="00367A27"/>
    <w:rsid w:val="0037625B"/>
    <w:rsid w:val="00376416"/>
    <w:rsid w:val="00376FFB"/>
    <w:rsid w:val="00376FFF"/>
    <w:rsid w:val="0037781E"/>
    <w:rsid w:val="0038152A"/>
    <w:rsid w:val="0038224A"/>
    <w:rsid w:val="00384191"/>
    <w:rsid w:val="00391FEC"/>
    <w:rsid w:val="003921C6"/>
    <w:rsid w:val="003922D2"/>
    <w:rsid w:val="0039238E"/>
    <w:rsid w:val="00393DB2"/>
    <w:rsid w:val="0039415E"/>
    <w:rsid w:val="00394882"/>
    <w:rsid w:val="003955C1"/>
    <w:rsid w:val="00396304"/>
    <w:rsid w:val="003A0907"/>
    <w:rsid w:val="003A7739"/>
    <w:rsid w:val="003B0EE3"/>
    <w:rsid w:val="003B3ECE"/>
    <w:rsid w:val="003B4BBB"/>
    <w:rsid w:val="003B657C"/>
    <w:rsid w:val="003B65EB"/>
    <w:rsid w:val="003C00D2"/>
    <w:rsid w:val="003C4DBA"/>
    <w:rsid w:val="003C513A"/>
    <w:rsid w:val="003C5A99"/>
    <w:rsid w:val="003C5B59"/>
    <w:rsid w:val="003C7491"/>
    <w:rsid w:val="003C78B0"/>
    <w:rsid w:val="003D0178"/>
    <w:rsid w:val="003D7287"/>
    <w:rsid w:val="003E0700"/>
    <w:rsid w:val="003E4337"/>
    <w:rsid w:val="003E6FF7"/>
    <w:rsid w:val="003F043C"/>
    <w:rsid w:val="003F5BA1"/>
    <w:rsid w:val="003F5DD1"/>
    <w:rsid w:val="003F633E"/>
    <w:rsid w:val="003F654A"/>
    <w:rsid w:val="003F65BA"/>
    <w:rsid w:val="00403152"/>
    <w:rsid w:val="004032CA"/>
    <w:rsid w:val="00405B4B"/>
    <w:rsid w:val="004078EA"/>
    <w:rsid w:val="00410F46"/>
    <w:rsid w:val="00411C97"/>
    <w:rsid w:val="00413D4E"/>
    <w:rsid w:val="004148D1"/>
    <w:rsid w:val="00414B1A"/>
    <w:rsid w:val="00416ECD"/>
    <w:rsid w:val="004175F3"/>
    <w:rsid w:val="004217D9"/>
    <w:rsid w:val="004231FB"/>
    <w:rsid w:val="00425789"/>
    <w:rsid w:val="00426A76"/>
    <w:rsid w:val="00427A3C"/>
    <w:rsid w:val="00430144"/>
    <w:rsid w:val="00430547"/>
    <w:rsid w:val="00430B12"/>
    <w:rsid w:val="004313E1"/>
    <w:rsid w:val="00431907"/>
    <w:rsid w:val="004331E1"/>
    <w:rsid w:val="004345A1"/>
    <w:rsid w:val="00434928"/>
    <w:rsid w:val="00436301"/>
    <w:rsid w:val="00436A7A"/>
    <w:rsid w:val="00436B92"/>
    <w:rsid w:val="0043713C"/>
    <w:rsid w:val="00437680"/>
    <w:rsid w:val="00437BB3"/>
    <w:rsid w:val="00440AC4"/>
    <w:rsid w:val="00443230"/>
    <w:rsid w:val="00444296"/>
    <w:rsid w:val="00444BBB"/>
    <w:rsid w:val="004453CC"/>
    <w:rsid w:val="0044590A"/>
    <w:rsid w:val="00446869"/>
    <w:rsid w:val="00447FE5"/>
    <w:rsid w:val="00447FEA"/>
    <w:rsid w:val="00450304"/>
    <w:rsid w:val="00454044"/>
    <w:rsid w:val="00457670"/>
    <w:rsid w:val="00460687"/>
    <w:rsid w:val="00461522"/>
    <w:rsid w:val="00463802"/>
    <w:rsid w:val="00464101"/>
    <w:rsid w:val="00467303"/>
    <w:rsid w:val="00471D19"/>
    <w:rsid w:val="00473B61"/>
    <w:rsid w:val="00476814"/>
    <w:rsid w:val="004779C8"/>
    <w:rsid w:val="00477E0E"/>
    <w:rsid w:val="00481268"/>
    <w:rsid w:val="004813BB"/>
    <w:rsid w:val="004817E4"/>
    <w:rsid w:val="00483B4A"/>
    <w:rsid w:val="00483E8E"/>
    <w:rsid w:val="00484414"/>
    <w:rsid w:val="0048460C"/>
    <w:rsid w:val="0048504E"/>
    <w:rsid w:val="00487187"/>
    <w:rsid w:val="0048723D"/>
    <w:rsid w:val="00490600"/>
    <w:rsid w:val="0049202A"/>
    <w:rsid w:val="004974F4"/>
    <w:rsid w:val="004A06F6"/>
    <w:rsid w:val="004A0973"/>
    <w:rsid w:val="004A157C"/>
    <w:rsid w:val="004A4ACD"/>
    <w:rsid w:val="004A6455"/>
    <w:rsid w:val="004A6C1E"/>
    <w:rsid w:val="004A79C9"/>
    <w:rsid w:val="004B140A"/>
    <w:rsid w:val="004B2B45"/>
    <w:rsid w:val="004B3A67"/>
    <w:rsid w:val="004B4C63"/>
    <w:rsid w:val="004B4F48"/>
    <w:rsid w:val="004B70B5"/>
    <w:rsid w:val="004B71C9"/>
    <w:rsid w:val="004C0C4D"/>
    <w:rsid w:val="004C1AE0"/>
    <w:rsid w:val="004C4F98"/>
    <w:rsid w:val="004C6CFC"/>
    <w:rsid w:val="004D0CF4"/>
    <w:rsid w:val="004D1408"/>
    <w:rsid w:val="004D28F8"/>
    <w:rsid w:val="004D3F27"/>
    <w:rsid w:val="004D5A5E"/>
    <w:rsid w:val="004D5CD7"/>
    <w:rsid w:val="004E0D26"/>
    <w:rsid w:val="004E1D27"/>
    <w:rsid w:val="004E3B8F"/>
    <w:rsid w:val="004F09A7"/>
    <w:rsid w:val="004F1D60"/>
    <w:rsid w:val="004F2EBC"/>
    <w:rsid w:val="004F4DCF"/>
    <w:rsid w:val="004F5B90"/>
    <w:rsid w:val="004F614A"/>
    <w:rsid w:val="004F70DB"/>
    <w:rsid w:val="00501973"/>
    <w:rsid w:val="005022B0"/>
    <w:rsid w:val="00502C1E"/>
    <w:rsid w:val="005040E8"/>
    <w:rsid w:val="00510062"/>
    <w:rsid w:val="00510C1F"/>
    <w:rsid w:val="005123FC"/>
    <w:rsid w:val="00512A5C"/>
    <w:rsid w:val="00512C2D"/>
    <w:rsid w:val="0051458F"/>
    <w:rsid w:val="005156E8"/>
    <w:rsid w:val="00517C61"/>
    <w:rsid w:val="00517FAB"/>
    <w:rsid w:val="00521D7D"/>
    <w:rsid w:val="00522529"/>
    <w:rsid w:val="00524012"/>
    <w:rsid w:val="005268C1"/>
    <w:rsid w:val="00526DFC"/>
    <w:rsid w:val="0052736D"/>
    <w:rsid w:val="00527768"/>
    <w:rsid w:val="00527808"/>
    <w:rsid w:val="00532E4A"/>
    <w:rsid w:val="00533EFF"/>
    <w:rsid w:val="0054098C"/>
    <w:rsid w:val="00542A58"/>
    <w:rsid w:val="0054320E"/>
    <w:rsid w:val="005436F9"/>
    <w:rsid w:val="00546B3C"/>
    <w:rsid w:val="00546BD9"/>
    <w:rsid w:val="00550405"/>
    <w:rsid w:val="00552228"/>
    <w:rsid w:val="005562C4"/>
    <w:rsid w:val="00556E5C"/>
    <w:rsid w:val="00557F06"/>
    <w:rsid w:val="00560247"/>
    <w:rsid w:val="00560BE1"/>
    <w:rsid w:val="00563895"/>
    <w:rsid w:val="00571A5E"/>
    <w:rsid w:val="00571F7F"/>
    <w:rsid w:val="0057392A"/>
    <w:rsid w:val="00575B6D"/>
    <w:rsid w:val="00576C77"/>
    <w:rsid w:val="00584467"/>
    <w:rsid w:val="00584C94"/>
    <w:rsid w:val="00584E62"/>
    <w:rsid w:val="00585720"/>
    <w:rsid w:val="00586D3C"/>
    <w:rsid w:val="00590084"/>
    <w:rsid w:val="00593976"/>
    <w:rsid w:val="00596483"/>
    <w:rsid w:val="0059675B"/>
    <w:rsid w:val="005973D0"/>
    <w:rsid w:val="005A0C89"/>
    <w:rsid w:val="005A2BAB"/>
    <w:rsid w:val="005A522F"/>
    <w:rsid w:val="005A546C"/>
    <w:rsid w:val="005A58A3"/>
    <w:rsid w:val="005A7ED5"/>
    <w:rsid w:val="005B060E"/>
    <w:rsid w:val="005B0DA4"/>
    <w:rsid w:val="005B11FA"/>
    <w:rsid w:val="005B1386"/>
    <w:rsid w:val="005B2D23"/>
    <w:rsid w:val="005B3D2F"/>
    <w:rsid w:val="005B4C29"/>
    <w:rsid w:val="005B5334"/>
    <w:rsid w:val="005B6533"/>
    <w:rsid w:val="005B6EE1"/>
    <w:rsid w:val="005B7F30"/>
    <w:rsid w:val="005C04EA"/>
    <w:rsid w:val="005C0690"/>
    <w:rsid w:val="005C1793"/>
    <w:rsid w:val="005C2706"/>
    <w:rsid w:val="005C2F09"/>
    <w:rsid w:val="005C54EA"/>
    <w:rsid w:val="005D244C"/>
    <w:rsid w:val="005D462A"/>
    <w:rsid w:val="005D67AB"/>
    <w:rsid w:val="005D7860"/>
    <w:rsid w:val="005E0604"/>
    <w:rsid w:val="005E0A5D"/>
    <w:rsid w:val="005E29DA"/>
    <w:rsid w:val="005E43A4"/>
    <w:rsid w:val="005E5404"/>
    <w:rsid w:val="005E65D8"/>
    <w:rsid w:val="005F2064"/>
    <w:rsid w:val="005F26FC"/>
    <w:rsid w:val="005F38F2"/>
    <w:rsid w:val="005F3C5E"/>
    <w:rsid w:val="005F6022"/>
    <w:rsid w:val="005F6410"/>
    <w:rsid w:val="0060190A"/>
    <w:rsid w:val="00601AEB"/>
    <w:rsid w:val="00601FFB"/>
    <w:rsid w:val="00604194"/>
    <w:rsid w:val="00605AB4"/>
    <w:rsid w:val="00605B81"/>
    <w:rsid w:val="00606692"/>
    <w:rsid w:val="00606AF9"/>
    <w:rsid w:val="00607228"/>
    <w:rsid w:val="00610D0A"/>
    <w:rsid w:val="00610E4A"/>
    <w:rsid w:val="006116C1"/>
    <w:rsid w:val="006140BA"/>
    <w:rsid w:val="006170D0"/>
    <w:rsid w:val="0062074F"/>
    <w:rsid w:val="0062116E"/>
    <w:rsid w:val="006229B2"/>
    <w:rsid w:val="00630392"/>
    <w:rsid w:val="00630594"/>
    <w:rsid w:val="00630F57"/>
    <w:rsid w:val="00631595"/>
    <w:rsid w:val="006334C2"/>
    <w:rsid w:val="0063784D"/>
    <w:rsid w:val="00637FBA"/>
    <w:rsid w:val="00640AD0"/>
    <w:rsid w:val="00641DF2"/>
    <w:rsid w:val="0064326A"/>
    <w:rsid w:val="0064517A"/>
    <w:rsid w:val="00645DC2"/>
    <w:rsid w:val="00646450"/>
    <w:rsid w:val="006477FD"/>
    <w:rsid w:val="006502EB"/>
    <w:rsid w:val="0065070A"/>
    <w:rsid w:val="00652AEB"/>
    <w:rsid w:val="00657277"/>
    <w:rsid w:val="006602AD"/>
    <w:rsid w:val="006616EB"/>
    <w:rsid w:val="00662F46"/>
    <w:rsid w:val="006639D2"/>
    <w:rsid w:val="0066410B"/>
    <w:rsid w:val="006659FE"/>
    <w:rsid w:val="0067037A"/>
    <w:rsid w:val="006712C9"/>
    <w:rsid w:val="00673040"/>
    <w:rsid w:val="00673432"/>
    <w:rsid w:val="006741F9"/>
    <w:rsid w:val="00674295"/>
    <w:rsid w:val="00675330"/>
    <w:rsid w:val="00676102"/>
    <w:rsid w:val="00677A1C"/>
    <w:rsid w:val="006856BF"/>
    <w:rsid w:val="00685B48"/>
    <w:rsid w:val="006867B5"/>
    <w:rsid w:val="00687332"/>
    <w:rsid w:val="00687525"/>
    <w:rsid w:val="00690CD9"/>
    <w:rsid w:val="00693508"/>
    <w:rsid w:val="00695745"/>
    <w:rsid w:val="006969CB"/>
    <w:rsid w:val="006A0EFC"/>
    <w:rsid w:val="006A2AD4"/>
    <w:rsid w:val="006A3109"/>
    <w:rsid w:val="006A5AAF"/>
    <w:rsid w:val="006A7E94"/>
    <w:rsid w:val="006B070C"/>
    <w:rsid w:val="006B1907"/>
    <w:rsid w:val="006B2F04"/>
    <w:rsid w:val="006B6C9C"/>
    <w:rsid w:val="006B6ECA"/>
    <w:rsid w:val="006B7D75"/>
    <w:rsid w:val="006C4739"/>
    <w:rsid w:val="006C6739"/>
    <w:rsid w:val="006D028C"/>
    <w:rsid w:val="006D06CE"/>
    <w:rsid w:val="006D13EE"/>
    <w:rsid w:val="006D14EE"/>
    <w:rsid w:val="006D5D52"/>
    <w:rsid w:val="006D687B"/>
    <w:rsid w:val="006D7B65"/>
    <w:rsid w:val="006E03E7"/>
    <w:rsid w:val="006E0CBA"/>
    <w:rsid w:val="006E0F71"/>
    <w:rsid w:val="006E7509"/>
    <w:rsid w:val="006F0C6C"/>
    <w:rsid w:val="006F12E2"/>
    <w:rsid w:val="006F1A4D"/>
    <w:rsid w:val="006F4663"/>
    <w:rsid w:val="006F56AF"/>
    <w:rsid w:val="006F58DB"/>
    <w:rsid w:val="006F6431"/>
    <w:rsid w:val="006F79C8"/>
    <w:rsid w:val="00700ECE"/>
    <w:rsid w:val="00702D92"/>
    <w:rsid w:val="0070390B"/>
    <w:rsid w:val="00704974"/>
    <w:rsid w:val="00704C1C"/>
    <w:rsid w:val="00705244"/>
    <w:rsid w:val="00707339"/>
    <w:rsid w:val="0070786F"/>
    <w:rsid w:val="0071222B"/>
    <w:rsid w:val="007128C9"/>
    <w:rsid w:val="00714546"/>
    <w:rsid w:val="00714E13"/>
    <w:rsid w:val="007160AC"/>
    <w:rsid w:val="0072023E"/>
    <w:rsid w:val="00720AA2"/>
    <w:rsid w:val="00723AA8"/>
    <w:rsid w:val="00726A3E"/>
    <w:rsid w:val="0073148A"/>
    <w:rsid w:val="00731EAE"/>
    <w:rsid w:val="007328BA"/>
    <w:rsid w:val="00734638"/>
    <w:rsid w:val="00736DCC"/>
    <w:rsid w:val="007405C0"/>
    <w:rsid w:val="00742A0F"/>
    <w:rsid w:val="007432FE"/>
    <w:rsid w:val="0074637C"/>
    <w:rsid w:val="007478CA"/>
    <w:rsid w:val="00747EBA"/>
    <w:rsid w:val="00752119"/>
    <w:rsid w:val="00752E3E"/>
    <w:rsid w:val="0075334E"/>
    <w:rsid w:val="00753D2C"/>
    <w:rsid w:val="00754DDC"/>
    <w:rsid w:val="007554C4"/>
    <w:rsid w:val="0076190C"/>
    <w:rsid w:val="00761D5C"/>
    <w:rsid w:val="00762A97"/>
    <w:rsid w:val="00765DFC"/>
    <w:rsid w:val="007678E2"/>
    <w:rsid w:val="007700C1"/>
    <w:rsid w:val="007705D9"/>
    <w:rsid w:val="00770B31"/>
    <w:rsid w:val="00774760"/>
    <w:rsid w:val="00775B6B"/>
    <w:rsid w:val="00777089"/>
    <w:rsid w:val="00784A16"/>
    <w:rsid w:val="00784EDD"/>
    <w:rsid w:val="00791532"/>
    <w:rsid w:val="00791BCC"/>
    <w:rsid w:val="007924C0"/>
    <w:rsid w:val="00793980"/>
    <w:rsid w:val="00794574"/>
    <w:rsid w:val="007952C3"/>
    <w:rsid w:val="00795A1D"/>
    <w:rsid w:val="00795F94"/>
    <w:rsid w:val="0079718A"/>
    <w:rsid w:val="0079758D"/>
    <w:rsid w:val="007A1AB8"/>
    <w:rsid w:val="007A3573"/>
    <w:rsid w:val="007A3B42"/>
    <w:rsid w:val="007A54AB"/>
    <w:rsid w:val="007A78F7"/>
    <w:rsid w:val="007A7A76"/>
    <w:rsid w:val="007B0B61"/>
    <w:rsid w:val="007B1076"/>
    <w:rsid w:val="007B140E"/>
    <w:rsid w:val="007B1A2D"/>
    <w:rsid w:val="007B1C37"/>
    <w:rsid w:val="007B1CE3"/>
    <w:rsid w:val="007B2C63"/>
    <w:rsid w:val="007B2ED0"/>
    <w:rsid w:val="007B5C8A"/>
    <w:rsid w:val="007B6976"/>
    <w:rsid w:val="007C0498"/>
    <w:rsid w:val="007C1572"/>
    <w:rsid w:val="007C626D"/>
    <w:rsid w:val="007C6958"/>
    <w:rsid w:val="007C6FEB"/>
    <w:rsid w:val="007D182A"/>
    <w:rsid w:val="007D293D"/>
    <w:rsid w:val="007D4E0A"/>
    <w:rsid w:val="007D5197"/>
    <w:rsid w:val="007D78C5"/>
    <w:rsid w:val="007E4D78"/>
    <w:rsid w:val="007E52BA"/>
    <w:rsid w:val="007E55FE"/>
    <w:rsid w:val="007E629A"/>
    <w:rsid w:val="007E6C19"/>
    <w:rsid w:val="007F0F26"/>
    <w:rsid w:val="007F118B"/>
    <w:rsid w:val="007F163D"/>
    <w:rsid w:val="007F2BD2"/>
    <w:rsid w:val="007F3C26"/>
    <w:rsid w:val="007F51A1"/>
    <w:rsid w:val="007F6BA8"/>
    <w:rsid w:val="007F70A7"/>
    <w:rsid w:val="008036A0"/>
    <w:rsid w:val="008055AC"/>
    <w:rsid w:val="008118FB"/>
    <w:rsid w:val="0081266C"/>
    <w:rsid w:val="00813824"/>
    <w:rsid w:val="00813963"/>
    <w:rsid w:val="00813E0C"/>
    <w:rsid w:val="00816E5B"/>
    <w:rsid w:val="00817DD2"/>
    <w:rsid w:val="008200A7"/>
    <w:rsid w:val="0082154F"/>
    <w:rsid w:val="008223D8"/>
    <w:rsid w:val="00825A01"/>
    <w:rsid w:val="00826582"/>
    <w:rsid w:val="00826EC9"/>
    <w:rsid w:val="00830D58"/>
    <w:rsid w:val="00832BF8"/>
    <w:rsid w:val="00833DEA"/>
    <w:rsid w:val="00834B09"/>
    <w:rsid w:val="0083658E"/>
    <w:rsid w:val="00836643"/>
    <w:rsid w:val="00840552"/>
    <w:rsid w:val="00840863"/>
    <w:rsid w:val="0084162E"/>
    <w:rsid w:val="00842BA6"/>
    <w:rsid w:val="00842F4D"/>
    <w:rsid w:val="00843B65"/>
    <w:rsid w:val="00843E20"/>
    <w:rsid w:val="00845A63"/>
    <w:rsid w:val="0084607C"/>
    <w:rsid w:val="00846E98"/>
    <w:rsid w:val="00847575"/>
    <w:rsid w:val="008518B9"/>
    <w:rsid w:val="00851F12"/>
    <w:rsid w:val="00853921"/>
    <w:rsid w:val="008555F8"/>
    <w:rsid w:val="00857515"/>
    <w:rsid w:val="00857E0B"/>
    <w:rsid w:val="00860327"/>
    <w:rsid w:val="00860A6D"/>
    <w:rsid w:val="00860E50"/>
    <w:rsid w:val="0086245E"/>
    <w:rsid w:val="00864208"/>
    <w:rsid w:val="008662A1"/>
    <w:rsid w:val="0086659F"/>
    <w:rsid w:val="008708D1"/>
    <w:rsid w:val="00871E99"/>
    <w:rsid w:val="00873D8B"/>
    <w:rsid w:val="00875CAE"/>
    <w:rsid w:val="008772EE"/>
    <w:rsid w:val="00877E15"/>
    <w:rsid w:val="0088382B"/>
    <w:rsid w:val="008845B1"/>
    <w:rsid w:val="00892B96"/>
    <w:rsid w:val="0089642E"/>
    <w:rsid w:val="00896C97"/>
    <w:rsid w:val="0089785B"/>
    <w:rsid w:val="00897CE1"/>
    <w:rsid w:val="008A06EC"/>
    <w:rsid w:val="008A5861"/>
    <w:rsid w:val="008A7E9E"/>
    <w:rsid w:val="008B11C2"/>
    <w:rsid w:val="008B1B9D"/>
    <w:rsid w:val="008B4127"/>
    <w:rsid w:val="008B70EF"/>
    <w:rsid w:val="008B7B70"/>
    <w:rsid w:val="008C03EA"/>
    <w:rsid w:val="008C1F40"/>
    <w:rsid w:val="008C25F3"/>
    <w:rsid w:val="008C4901"/>
    <w:rsid w:val="008C577B"/>
    <w:rsid w:val="008D094B"/>
    <w:rsid w:val="008D0B96"/>
    <w:rsid w:val="008D11D8"/>
    <w:rsid w:val="008D32EA"/>
    <w:rsid w:val="008D4080"/>
    <w:rsid w:val="008D43CB"/>
    <w:rsid w:val="008D5F2F"/>
    <w:rsid w:val="008D62DA"/>
    <w:rsid w:val="008E0BDE"/>
    <w:rsid w:val="008E0EBB"/>
    <w:rsid w:val="008E2307"/>
    <w:rsid w:val="008E3FC1"/>
    <w:rsid w:val="008E559D"/>
    <w:rsid w:val="008F050A"/>
    <w:rsid w:val="008F1B24"/>
    <w:rsid w:val="008F1CC8"/>
    <w:rsid w:val="008F208A"/>
    <w:rsid w:val="008F682D"/>
    <w:rsid w:val="008F68F1"/>
    <w:rsid w:val="00900EAF"/>
    <w:rsid w:val="00905E81"/>
    <w:rsid w:val="00905EE0"/>
    <w:rsid w:val="00907C33"/>
    <w:rsid w:val="00910CD1"/>
    <w:rsid w:val="00910DB8"/>
    <w:rsid w:val="009121BF"/>
    <w:rsid w:val="00914CD8"/>
    <w:rsid w:val="00915BD7"/>
    <w:rsid w:val="0091657D"/>
    <w:rsid w:val="009173D1"/>
    <w:rsid w:val="009232B0"/>
    <w:rsid w:val="0092385C"/>
    <w:rsid w:val="00923C20"/>
    <w:rsid w:val="00925A11"/>
    <w:rsid w:val="0092609B"/>
    <w:rsid w:val="0092612E"/>
    <w:rsid w:val="009270A8"/>
    <w:rsid w:val="00930AD5"/>
    <w:rsid w:val="009409E1"/>
    <w:rsid w:val="0094184A"/>
    <w:rsid w:val="00942402"/>
    <w:rsid w:val="00943F6B"/>
    <w:rsid w:val="00944DA2"/>
    <w:rsid w:val="00945924"/>
    <w:rsid w:val="00945FB5"/>
    <w:rsid w:val="00950A3D"/>
    <w:rsid w:val="00950A87"/>
    <w:rsid w:val="0095305E"/>
    <w:rsid w:val="00955ED9"/>
    <w:rsid w:val="00960CA1"/>
    <w:rsid w:val="0096163C"/>
    <w:rsid w:val="0096452F"/>
    <w:rsid w:val="009679A7"/>
    <w:rsid w:val="00967B7F"/>
    <w:rsid w:val="009731CF"/>
    <w:rsid w:val="00973648"/>
    <w:rsid w:val="00973CC9"/>
    <w:rsid w:val="00973E27"/>
    <w:rsid w:val="00974D86"/>
    <w:rsid w:val="00974E24"/>
    <w:rsid w:val="00980B66"/>
    <w:rsid w:val="00982497"/>
    <w:rsid w:val="009841E4"/>
    <w:rsid w:val="0098632A"/>
    <w:rsid w:val="00987D2F"/>
    <w:rsid w:val="00987FC9"/>
    <w:rsid w:val="00992A89"/>
    <w:rsid w:val="00993EE9"/>
    <w:rsid w:val="0099798D"/>
    <w:rsid w:val="009A1244"/>
    <w:rsid w:val="009A2B8D"/>
    <w:rsid w:val="009A2C2E"/>
    <w:rsid w:val="009A2D8F"/>
    <w:rsid w:val="009A3687"/>
    <w:rsid w:val="009A37BC"/>
    <w:rsid w:val="009A3C0A"/>
    <w:rsid w:val="009A670F"/>
    <w:rsid w:val="009A6D2E"/>
    <w:rsid w:val="009B3C4E"/>
    <w:rsid w:val="009B3F88"/>
    <w:rsid w:val="009B4963"/>
    <w:rsid w:val="009B65B1"/>
    <w:rsid w:val="009C0B9C"/>
    <w:rsid w:val="009C3EB6"/>
    <w:rsid w:val="009C3EBB"/>
    <w:rsid w:val="009C6EAE"/>
    <w:rsid w:val="009C731D"/>
    <w:rsid w:val="009C73FB"/>
    <w:rsid w:val="009D2496"/>
    <w:rsid w:val="009D2605"/>
    <w:rsid w:val="009D29EB"/>
    <w:rsid w:val="009D351B"/>
    <w:rsid w:val="009D4510"/>
    <w:rsid w:val="009D4C17"/>
    <w:rsid w:val="009D5E89"/>
    <w:rsid w:val="009D6F84"/>
    <w:rsid w:val="009D7691"/>
    <w:rsid w:val="009E0356"/>
    <w:rsid w:val="009E292F"/>
    <w:rsid w:val="009E42E1"/>
    <w:rsid w:val="009E6C6E"/>
    <w:rsid w:val="009F17C7"/>
    <w:rsid w:val="009F1EA8"/>
    <w:rsid w:val="009F23F1"/>
    <w:rsid w:val="009F3929"/>
    <w:rsid w:val="009F4233"/>
    <w:rsid w:val="009F4869"/>
    <w:rsid w:val="009F4AD7"/>
    <w:rsid w:val="009F6AFC"/>
    <w:rsid w:val="009F76CA"/>
    <w:rsid w:val="00A0198A"/>
    <w:rsid w:val="00A022ED"/>
    <w:rsid w:val="00A02678"/>
    <w:rsid w:val="00A036BE"/>
    <w:rsid w:val="00A06922"/>
    <w:rsid w:val="00A1362F"/>
    <w:rsid w:val="00A15D29"/>
    <w:rsid w:val="00A161AB"/>
    <w:rsid w:val="00A17362"/>
    <w:rsid w:val="00A21640"/>
    <w:rsid w:val="00A23268"/>
    <w:rsid w:val="00A25249"/>
    <w:rsid w:val="00A2695B"/>
    <w:rsid w:val="00A27977"/>
    <w:rsid w:val="00A303AB"/>
    <w:rsid w:val="00A30B44"/>
    <w:rsid w:val="00A32570"/>
    <w:rsid w:val="00A32E1E"/>
    <w:rsid w:val="00A34918"/>
    <w:rsid w:val="00A37E51"/>
    <w:rsid w:val="00A37F9B"/>
    <w:rsid w:val="00A40F89"/>
    <w:rsid w:val="00A4293F"/>
    <w:rsid w:val="00A4617B"/>
    <w:rsid w:val="00A502BA"/>
    <w:rsid w:val="00A562FB"/>
    <w:rsid w:val="00A56BB3"/>
    <w:rsid w:val="00A579A3"/>
    <w:rsid w:val="00A607CB"/>
    <w:rsid w:val="00A60C7A"/>
    <w:rsid w:val="00A60F05"/>
    <w:rsid w:val="00A641ED"/>
    <w:rsid w:val="00A649CC"/>
    <w:rsid w:val="00A64E83"/>
    <w:rsid w:val="00A65217"/>
    <w:rsid w:val="00A7162F"/>
    <w:rsid w:val="00A71AC6"/>
    <w:rsid w:val="00A72E7A"/>
    <w:rsid w:val="00A74B41"/>
    <w:rsid w:val="00A75CFC"/>
    <w:rsid w:val="00A8167B"/>
    <w:rsid w:val="00A82137"/>
    <w:rsid w:val="00A83674"/>
    <w:rsid w:val="00A83D38"/>
    <w:rsid w:val="00A841EE"/>
    <w:rsid w:val="00A858C4"/>
    <w:rsid w:val="00A86641"/>
    <w:rsid w:val="00A90A65"/>
    <w:rsid w:val="00A91390"/>
    <w:rsid w:val="00A91772"/>
    <w:rsid w:val="00A917D4"/>
    <w:rsid w:val="00A91C22"/>
    <w:rsid w:val="00A92737"/>
    <w:rsid w:val="00A94D57"/>
    <w:rsid w:val="00A954DF"/>
    <w:rsid w:val="00A963A4"/>
    <w:rsid w:val="00A96B43"/>
    <w:rsid w:val="00A96C91"/>
    <w:rsid w:val="00A971AC"/>
    <w:rsid w:val="00A973F1"/>
    <w:rsid w:val="00A97CC7"/>
    <w:rsid w:val="00AA000D"/>
    <w:rsid w:val="00AA170C"/>
    <w:rsid w:val="00AA184F"/>
    <w:rsid w:val="00AA3D9F"/>
    <w:rsid w:val="00AA6B9F"/>
    <w:rsid w:val="00AA6C6E"/>
    <w:rsid w:val="00AB1FCF"/>
    <w:rsid w:val="00AB2066"/>
    <w:rsid w:val="00AB3F65"/>
    <w:rsid w:val="00AB63FB"/>
    <w:rsid w:val="00AC077B"/>
    <w:rsid w:val="00AC673A"/>
    <w:rsid w:val="00AC7987"/>
    <w:rsid w:val="00AD13A3"/>
    <w:rsid w:val="00AD3510"/>
    <w:rsid w:val="00AD62E4"/>
    <w:rsid w:val="00AD7706"/>
    <w:rsid w:val="00AE0009"/>
    <w:rsid w:val="00AE1B8E"/>
    <w:rsid w:val="00AE3409"/>
    <w:rsid w:val="00AE4D79"/>
    <w:rsid w:val="00AE6D8F"/>
    <w:rsid w:val="00AF0F10"/>
    <w:rsid w:val="00AF1842"/>
    <w:rsid w:val="00AF4450"/>
    <w:rsid w:val="00AF4DC0"/>
    <w:rsid w:val="00AF7E97"/>
    <w:rsid w:val="00B00A6E"/>
    <w:rsid w:val="00B01412"/>
    <w:rsid w:val="00B01E43"/>
    <w:rsid w:val="00B06154"/>
    <w:rsid w:val="00B06596"/>
    <w:rsid w:val="00B0660B"/>
    <w:rsid w:val="00B1066D"/>
    <w:rsid w:val="00B10987"/>
    <w:rsid w:val="00B12790"/>
    <w:rsid w:val="00B13999"/>
    <w:rsid w:val="00B207BE"/>
    <w:rsid w:val="00B20FE2"/>
    <w:rsid w:val="00B213CD"/>
    <w:rsid w:val="00B2219D"/>
    <w:rsid w:val="00B225D5"/>
    <w:rsid w:val="00B240D1"/>
    <w:rsid w:val="00B2571F"/>
    <w:rsid w:val="00B30793"/>
    <w:rsid w:val="00B32336"/>
    <w:rsid w:val="00B34BF9"/>
    <w:rsid w:val="00B34F2E"/>
    <w:rsid w:val="00B36A39"/>
    <w:rsid w:val="00B401DA"/>
    <w:rsid w:val="00B419AB"/>
    <w:rsid w:val="00B42FCF"/>
    <w:rsid w:val="00B4380E"/>
    <w:rsid w:val="00B4546E"/>
    <w:rsid w:val="00B51177"/>
    <w:rsid w:val="00B60EA3"/>
    <w:rsid w:val="00B62F9C"/>
    <w:rsid w:val="00B63116"/>
    <w:rsid w:val="00B635A7"/>
    <w:rsid w:val="00B6419A"/>
    <w:rsid w:val="00B65A64"/>
    <w:rsid w:val="00B6655C"/>
    <w:rsid w:val="00B70E52"/>
    <w:rsid w:val="00B723A8"/>
    <w:rsid w:val="00B72E11"/>
    <w:rsid w:val="00B73858"/>
    <w:rsid w:val="00B8072B"/>
    <w:rsid w:val="00B83D20"/>
    <w:rsid w:val="00B91B93"/>
    <w:rsid w:val="00B92904"/>
    <w:rsid w:val="00B93A3D"/>
    <w:rsid w:val="00B95491"/>
    <w:rsid w:val="00B95806"/>
    <w:rsid w:val="00B9604E"/>
    <w:rsid w:val="00B969FD"/>
    <w:rsid w:val="00B9706B"/>
    <w:rsid w:val="00B97E24"/>
    <w:rsid w:val="00BA0279"/>
    <w:rsid w:val="00BA1907"/>
    <w:rsid w:val="00BA343D"/>
    <w:rsid w:val="00BA3830"/>
    <w:rsid w:val="00BA4576"/>
    <w:rsid w:val="00BA5463"/>
    <w:rsid w:val="00BA6867"/>
    <w:rsid w:val="00BA71B9"/>
    <w:rsid w:val="00BA784A"/>
    <w:rsid w:val="00BB08AB"/>
    <w:rsid w:val="00BB1F66"/>
    <w:rsid w:val="00BB2005"/>
    <w:rsid w:val="00BB557E"/>
    <w:rsid w:val="00BB6ADA"/>
    <w:rsid w:val="00BB7C3E"/>
    <w:rsid w:val="00BC21AB"/>
    <w:rsid w:val="00BC4A5A"/>
    <w:rsid w:val="00BC5C88"/>
    <w:rsid w:val="00BC5D63"/>
    <w:rsid w:val="00BD13E8"/>
    <w:rsid w:val="00BD282F"/>
    <w:rsid w:val="00BD519E"/>
    <w:rsid w:val="00BD6708"/>
    <w:rsid w:val="00BD7A35"/>
    <w:rsid w:val="00BE0402"/>
    <w:rsid w:val="00BE2840"/>
    <w:rsid w:val="00BE4A55"/>
    <w:rsid w:val="00BF1812"/>
    <w:rsid w:val="00BF46F4"/>
    <w:rsid w:val="00BF636E"/>
    <w:rsid w:val="00BF6972"/>
    <w:rsid w:val="00C0159E"/>
    <w:rsid w:val="00C01DC7"/>
    <w:rsid w:val="00C02C4C"/>
    <w:rsid w:val="00C03D96"/>
    <w:rsid w:val="00C04D1F"/>
    <w:rsid w:val="00C051B9"/>
    <w:rsid w:val="00C057D7"/>
    <w:rsid w:val="00C0607F"/>
    <w:rsid w:val="00C11106"/>
    <w:rsid w:val="00C12040"/>
    <w:rsid w:val="00C14CB1"/>
    <w:rsid w:val="00C15325"/>
    <w:rsid w:val="00C15C74"/>
    <w:rsid w:val="00C16AA8"/>
    <w:rsid w:val="00C16B0E"/>
    <w:rsid w:val="00C16E40"/>
    <w:rsid w:val="00C17B5F"/>
    <w:rsid w:val="00C21332"/>
    <w:rsid w:val="00C21BE3"/>
    <w:rsid w:val="00C26AB3"/>
    <w:rsid w:val="00C27FE1"/>
    <w:rsid w:val="00C31734"/>
    <w:rsid w:val="00C31C22"/>
    <w:rsid w:val="00C32D29"/>
    <w:rsid w:val="00C34817"/>
    <w:rsid w:val="00C34DBC"/>
    <w:rsid w:val="00C364E0"/>
    <w:rsid w:val="00C36BDA"/>
    <w:rsid w:val="00C36EA6"/>
    <w:rsid w:val="00C3717E"/>
    <w:rsid w:val="00C3765C"/>
    <w:rsid w:val="00C43341"/>
    <w:rsid w:val="00C4388B"/>
    <w:rsid w:val="00C4473A"/>
    <w:rsid w:val="00C448AA"/>
    <w:rsid w:val="00C44A3D"/>
    <w:rsid w:val="00C46D31"/>
    <w:rsid w:val="00C5219B"/>
    <w:rsid w:val="00C603F6"/>
    <w:rsid w:val="00C611B1"/>
    <w:rsid w:val="00C61519"/>
    <w:rsid w:val="00C651C9"/>
    <w:rsid w:val="00C654D1"/>
    <w:rsid w:val="00C65901"/>
    <w:rsid w:val="00C65E70"/>
    <w:rsid w:val="00C6785E"/>
    <w:rsid w:val="00C70674"/>
    <w:rsid w:val="00C73732"/>
    <w:rsid w:val="00C749DD"/>
    <w:rsid w:val="00C7619D"/>
    <w:rsid w:val="00C8062D"/>
    <w:rsid w:val="00C84178"/>
    <w:rsid w:val="00C9119D"/>
    <w:rsid w:val="00C91FAE"/>
    <w:rsid w:val="00C96869"/>
    <w:rsid w:val="00CA0BD8"/>
    <w:rsid w:val="00CA1F07"/>
    <w:rsid w:val="00CA589B"/>
    <w:rsid w:val="00CA689E"/>
    <w:rsid w:val="00CA6C1A"/>
    <w:rsid w:val="00CA7DCF"/>
    <w:rsid w:val="00CB3890"/>
    <w:rsid w:val="00CB3E93"/>
    <w:rsid w:val="00CB50DE"/>
    <w:rsid w:val="00CB7E54"/>
    <w:rsid w:val="00CC2026"/>
    <w:rsid w:val="00CC4871"/>
    <w:rsid w:val="00CC55CE"/>
    <w:rsid w:val="00CD239D"/>
    <w:rsid w:val="00CD35C2"/>
    <w:rsid w:val="00CD5323"/>
    <w:rsid w:val="00CE0083"/>
    <w:rsid w:val="00CE2208"/>
    <w:rsid w:val="00CE6A52"/>
    <w:rsid w:val="00CE7C60"/>
    <w:rsid w:val="00CF29A6"/>
    <w:rsid w:val="00CF6432"/>
    <w:rsid w:val="00CF6DEE"/>
    <w:rsid w:val="00CF709C"/>
    <w:rsid w:val="00D00349"/>
    <w:rsid w:val="00D03F70"/>
    <w:rsid w:val="00D042B6"/>
    <w:rsid w:val="00D06FE6"/>
    <w:rsid w:val="00D11B8F"/>
    <w:rsid w:val="00D14833"/>
    <w:rsid w:val="00D15ECB"/>
    <w:rsid w:val="00D168C8"/>
    <w:rsid w:val="00D17642"/>
    <w:rsid w:val="00D2171B"/>
    <w:rsid w:val="00D2266E"/>
    <w:rsid w:val="00D23577"/>
    <w:rsid w:val="00D300CA"/>
    <w:rsid w:val="00D30947"/>
    <w:rsid w:val="00D31EC1"/>
    <w:rsid w:val="00D323CF"/>
    <w:rsid w:val="00D32BA7"/>
    <w:rsid w:val="00D33CF3"/>
    <w:rsid w:val="00D33E86"/>
    <w:rsid w:val="00D3582F"/>
    <w:rsid w:val="00D37E3F"/>
    <w:rsid w:val="00D41FC9"/>
    <w:rsid w:val="00D4271D"/>
    <w:rsid w:val="00D45A6B"/>
    <w:rsid w:val="00D46801"/>
    <w:rsid w:val="00D520D3"/>
    <w:rsid w:val="00D5222F"/>
    <w:rsid w:val="00D55BE9"/>
    <w:rsid w:val="00D55F71"/>
    <w:rsid w:val="00D57829"/>
    <w:rsid w:val="00D62B0E"/>
    <w:rsid w:val="00D656BB"/>
    <w:rsid w:val="00D67769"/>
    <w:rsid w:val="00D731B7"/>
    <w:rsid w:val="00D734A2"/>
    <w:rsid w:val="00D73BF1"/>
    <w:rsid w:val="00D741F6"/>
    <w:rsid w:val="00D746C1"/>
    <w:rsid w:val="00D75E57"/>
    <w:rsid w:val="00D80598"/>
    <w:rsid w:val="00D81E3E"/>
    <w:rsid w:val="00D835CF"/>
    <w:rsid w:val="00D838F6"/>
    <w:rsid w:val="00D847CA"/>
    <w:rsid w:val="00D8491B"/>
    <w:rsid w:val="00D84C3C"/>
    <w:rsid w:val="00D8696D"/>
    <w:rsid w:val="00D877C3"/>
    <w:rsid w:val="00D87BEC"/>
    <w:rsid w:val="00D91FE5"/>
    <w:rsid w:val="00D92C7B"/>
    <w:rsid w:val="00D92F14"/>
    <w:rsid w:val="00D92FD6"/>
    <w:rsid w:val="00D9584B"/>
    <w:rsid w:val="00D96195"/>
    <w:rsid w:val="00D979AC"/>
    <w:rsid w:val="00DA1C57"/>
    <w:rsid w:val="00DA3C71"/>
    <w:rsid w:val="00DA3E66"/>
    <w:rsid w:val="00DA4271"/>
    <w:rsid w:val="00DB06C3"/>
    <w:rsid w:val="00DB1544"/>
    <w:rsid w:val="00DB4813"/>
    <w:rsid w:val="00DB6C28"/>
    <w:rsid w:val="00DB6E4A"/>
    <w:rsid w:val="00DB747F"/>
    <w:rsid w:val="00DB76A2"/>
    <w:rsid w:val="00DC0715"/>
    <w:rsid w:val="00DC1601"/>
    <w:rsid w:val="00DC358D"/>
    <w:rsid w:val="00DC3681"/>
    <w:rsid w:val="00DD1DBB"/>
    <w:rsid w:val="00DD2FD6"/>
    <w:rsid w:val="00DD41D7"/>
    <w:rsid w:val="00DD64ED"/>
    <w:rsid w:val="00DD6B5D"/>
    <w:rsid w:val="00DE2063"/>
    <w:rsid w:val="00DE2ED5"/>
    <w:rsid w:val="00DE5DC0"/>
    <w:rsid w:val="00DE5EBB"/>
    <w:rsid w:val="00DF36C4"/>
    <w:rsid w:val="00DF45C5"/>
    <w:rsid w:val="00DF636C"/>
    <w:rsid w:val="00DF6977"/>
    <w:rsid w:val="00DF73A8"/>
    <w:rsid w:val="00E005B3"/>
    <w:rsid w:val="00E0356F"/>
    <w:rsid w:val="00E07561"/>
    <w:rsid w:val="00E07758"/>
    <w:rsid w:val="00E11B80"/>
    <w:rsid w:val="00E11D77"/>
    <w:rsid w:val="00E11D87"/>
    <w:rsid w:val="00E11E29"/>
    <w:rsid w:val="00E13A04"/>
    <w:rsid w:val="00E1528B"/>
    <w:rsid w:val="00E16000"/>
    <w:rsid w:val="00E166A0"/>
    <w:rsid w:val="00E203C1"/>
    <w:rsid w:val="00E234F0"/>
    <w:rsid w:val="00E24B76"/>
    <w:rsid w:val="00E25D0D"/>
    <w:rsid w:val="00E26792"/>
    <w:rsid w:val="00E26B47"/>
    <w:rsid w:val="00E311E0"/>
    <w:rsid w:val="00E32732"/>
    <w:rsid w:val="00E32B1A"/>
    <w:rsid w:val="00E32F6E"/>
    <w:rsid w:val="00E358A3"/>
    <w:rsid w:val="00E3693F"/>
    <w:rsid w:val="00E4214F"/>
    <w:rsid w:val="00E43438"/>
    <w:rsid w:val="00E444F0"/>
    <w:rsid w:val="00E452E1"/>
    <w:rsid w:val="00E4552D"/>
    <w:rsid w:val="00E45B12"/>
    <w:rsid w:val="00E47F07"/>
    <w:rsid w:val="00E509EC"/>
    <w:rsid w:val="00E52C42"/>
    <w:rsid w:val="00E546B0"/>
    <w:rsid w:val="00E56123"/>
    <w:rsid w:val="00E56F30"/>
    <w:rsid w:val="00E61987"/>
    <w:rsid w:val="00E64F32"/>
    <w:rsid w:val="00E6502A"/>
    <w:rsid w:val="00E67C3B"/>
    <w:rsid w:val="00E70EA6"/>
    <w:rsid w:val="00E72797"/>
    <w:rsid w:val="00E728DC"/>
    <w:rsid w:val="00E72DE3"/>
    <w:rsid w:val="00E73160"/>
    <w:rsid w:val="00E731C7"/>
    <w:rsid w:val="00E74554"/>
    <w:rsid w:val="00E755F0"/>
    <w:rsid w:val="00E76643"/>
    <w:rsid w:val="00E8007F"/>
    <w:rsid w:val="00E8036F"/>
    <w:rsid w:val="00E81901"/>
    <w:rsid w:val="00E823AA"/>
    <w:rsid w:val="00E82821"/>
    <w:rsid w:val="00E83111"/>
    <w:rsid w:val="00E83F10"/>
    <w:rsid w:val="00E8457E"/>
    <w:rsid w:val="00E85264"/>
    <w:rsid w:val="00E85E16"/>
    <w:rsid w:val="00E87A17"/>
    <w:rsid w:val="00E90967"/>
    <w:rsid w:val="00E918BD"/>
    <w:rsid w:val="00E924CB"/>
    <w:rsid w:val="00E92B95"/>
    <w:rsid w:val="00E96516"/>
    <w:rsid w:val="00E97078"/>
    <w:rsid w:val="00EA0F10"/>
    <w:rsid w:val="00EA18A1"/>
    <w:rsid w:val="00EA2721"/>
    <w:rsid w:val="00EA2C63"/>
    <w:rsid w:val="00EA492D"/>
    <w:rsid w:val="00EA5313"/>
    <w:rsid w:val="00EA6BA6"/>
    <w:rsid w:val="00EA6FE6"/>
    <w:rsid w:val="00EA708D"/>
    <w:rsid w:val="00EA784A"/>
    <w:rsid w:val="00EB1083"/>
    <w:rsid w:val="00EB180A"/>
    <w:rsid w:val="00EB2244"/>
    <w:rsid w:val="00EB2D5A"/>
    <w:rsid w:val="00EB55F2"/>
    <w:rsid w:val="00EB6BC9"/>
    <w:rsid w:val="00EB6CD6"/>
    <w:rsid w:val="00EB7AE8"/>
    <w:rsid w:val="00EC0932"/>
    <w:rsid w:val="00EC1141"/>
    <w:rsid w:val="00EC203E"/>
    <w:rsid w:val="00EC245F"/>
    <w:rsid w:val="00EC34A8"/>
    <w:rsid w:val="00EC4CC3"/>
    <w:rsid w:val="00ED13AD"/>
    <w:rsid w:val="00ED59DD"/>
    <w:rsid w:val="00ED6085"/>
    <w:rsid w:val="00EE0CA3"/>
    <w:rsid w:val="00EE167C"/>
    <w:rsid w:val="00EE5298"/>
    <w:rsid w:val="00EE67DD"/>
    <w:rsid w:val="00EE714E"/>
    <w:rsid w:val="00EF05D4"/>
    <w:rsid w:val="00EF18D6"/>
    <w:rsid w:val="00EF3717"/>
    <w:rsid w:val="00EF55DE"/>
    <w:rsid w:val="00EF616A"/>
    <w:rsid w:val="00EF7DE6"/>
    <w:rsid w:val="00F0235F"/>
    <w:rsid w:val="00F045E7"/>
    <w:rsid w:val="00F0498E"/>
    <w:rsid w:val="00F05AAE"/>
    <w:rsid w:val="00F05FFD"/>
    <w:rsid w:val="00F11983"/>
    <w:rsid w:val="00F121E9"/>
    <w:rsid w:val="00F14B94"/>
    <w:rsid w:val="00F17072"/>
    <w:rsid w:val="00F211C8"/>
    <w:rsid w:val="00F21ABC"/>
    <w:rsid w:val="00F23203"/>
    <w:rsid w:val="00F30D60"/>
    <w:rsid w:val="00F32D4C"/>
    <w:rsid w:val="00F338B2"/>
    <w:rsid w:val="00F33B3D"/>
    <w:rsid w:val="00F33D12"/>
    <w:rsid w:val="00F35718"/>
    <w:rsid w:val="00F37C63"/>
    <w:rsid w:val="00F420AB"/>
    <w:rsid w:val="00F431E1"/>
    <w:rsid w:val="00F436C3"/>
    <w:rsid w:val="00F45257"/>
    <w:rsid w:val="00F46F41"/>
    <w:rsid w:val="00F51377"/>
    <w:rsid w:val="00F540D7"/>
    <w:rsid w:val="00F55A8B"/>
    <w:rsid w:val="00F55EAE"/>
    <w:rsid w:val="00F57C6E"/>
    <w:rsid w:val="00F57E29"/>
    <w:rsid w:val="00F61F1F"/>
    <w:rsid w:val="00F65966"/>
    <w:rsid w:val="00F66773"/>
    <w:rsid w:val="00F71BE7"/>
    <w:rsid w:val="00F71E30"/>
    <w:rsid w:val="00F72DAF"/>
    <w:rsid w:val="00F75626"/>
    <w:rsid w:val="00F76B93"/>
    <w:rsid w:val="00F81109"/>
    <w:rsid w:val="00F8344B"/>
    <w:rsid w:val="00F83F49"/>
    <w:rsid w:val="00F849D9"/>
    <w:rsid w:val="00F870C3"/>
    <w:rsid w:val="00F91226"/>
    <w:rsid w:val="00F913EA"/>
    <w:rsid w:val="00F94A8F"/>
    <w:rsid w:val="00F96A36"/>
    <w:rsid w:val="00F979DD"/>
    <w:rsid w:val="00FA3DE5"/>
    <w:rsid w:val="00FB1656"/>
    <w:rsid w:val="00FB250F"/>
    <w:rsid w:val="00FB2910"/>
    <w:rsid w:val="00FB2B97"/>
    <w:rsid w:val="00FB76C3"/>
    <w:rsid w:val="00FB7F2A"/>
    <w:rsid w:val="00FB7F54"/>
    <w:rsid w:val="00FC0A12"/>
    <w:rsid w:val="00FC151A"/>
    <w:rsid w:val="00FC21CD"/>
    <w:rsid w:val="00FC497E"/>
    <w:rsid w:val="00FC5D70"/>
    <w:rsid w:val="00FD2061"/>
    <w:rsid w:val="00FD2721"/>
    <w:rsid w:val="00FD51C9"/>
    <w:rsid w:val="00FD7DFF"/>
    <w:rsid w:val="00FE2B40"/>
    <w:rsid w:val="00FE2E61"/>
    <w:rsid w:val="00FE3453"/>
    <w:rsid w:val="00FE4CAA"/>
    <w:rsid w:val="00FE5E27"/>
    <w:rsid w:val="00FE6FFD"/>
    <w:rsid w:val="00FF05F4"/>
    <w:rsid w:val="00FF26A1"/>
    <w:rsid w:val="00FF4A57"/>
    <w:rsid w:val="00FF7D55"/>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0B44"/>
  </w:style>
  <w:style w:type="paragraph" w:styleId="Heading1">
    <w:name w:val="heading 1"/>
    <w:basedOn w:val="Normal"/>
    <w:next w:val="Normal"/>
    <w:link w:val="Heading1Char"/>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Heading2">
    <w:name w:val="heading 2"/>
    <w:basedOn w:val="Normal"/>
    <w:next w:val="Normal"/>
    <w:link w:val="Heading2Char"/>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Heading3">
    <w:name w:val="heading 3"/>
    <w:basedOn w:val="Normal"/>
    <w:next w:val="Normal"/>
    <w:link w:val="Heading3Char"/>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Heading4">
    <w:name w:val="heading 4"/>
    <w:basedOn w:val="Normal"/>
    <w:next w:val="Normal"/>
    <w:link w:val="Heading4Char"/>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Heading5">
    <w:name w:val="heading 5"/>
    <w:basedOn w:val="Normal"/>
    <w:next w:val="Normal"/>
    <w:link w:val="Heading5Char"/>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EA784A"/>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EA784A"/>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EA784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4BBB"/>
    <w:pPr>
      <w:ind w:left="720"/>
      <w:contextualSpacing/>
    </w:pPr>
  </w:style>
  <w:style w:type="character" w:customStyle="1" w:styleId="Heading1Char">
    <w:name w:val="Heading 1 Char"/>
    <w:basedOn w:val="DefaultParagraphFont"/>
    <w:link w:val="Heading1"/>
    <w:uiPriority w:val="9"/>
    <w:rsid w:val="00EA784A"/>
    <w:rPr>
      <w:rFonts w:ascii="Avenir Next LT Pro Light" w:eastAsiaTheme="majorEastAsia" w:hAnsi="Avenir Next LT Pro Light" w:cstheme="majorBidi"/>
      <w:b/>
      <w:bCs/>
      <w:caps/>
      <w:spacing w:val="4"/>
      <w:sz w:val="28"/>
      <w:szCs w:val="28"/>
    </w:rPr>
  </w:style>
  <w:style w:type="character" w:customStyle="1" w:styleId="Heading2Char">
    <w:name w:val="Heading 2 Char"/>
    <w:basedOn w:val="DefaultParagraphFont"/>
    <w:link w:val="Heading2"/>
    <w:uiPriority w:val="9"/>
    <w:rsid w:val="00EA784A"/>
    <w:rPr>
      <w:rFonts w:ascii="Avenir Next LT Pro Light" w:eastAsiaTheme="majorEastAsia" w:hAnsi="Avenir Next LT Pro Light" w:cstheme="majorBidi"/>
      <w:b/>
      <w:bCs/>
      <w:sz w:val="28"/>
      <w:szCs w:val="28"/>
    </w:rPr>
  </w:style>
  <w:style w:type="character" w:styleId="Hyperlink">
    <w:name w:val="Hyperlink"/>
    <w:basedOn w:val="DefaultParagraphFont"/>
    <w:uiPriority w:val="99"/>
    <w:unhideWhenUsed/>
    <w:rsid w:val="00232F09"/>
    <w:rPr>
      <w:rFonts w:ascii="Avenir Next LT Pro Light" w:hAnsi="Avenir Next LT Pro Light"/>
      <w:color w:val="5F5F5F"/>
      <w:u w:val="none"/>
    </w:rPr>
  </w:style>
  <w:style w:type="character" w:customStyle="1" w:styleId="Heading3Char">
    <w:name w:val="Heading 3 Char"/>
    <w:basedOn w:val="DefaultParagraphFont"/>
    <w:link w:val="Heading3"/>
    <w:uiPriority w:val="9"/>
    <w:rsid w:val="00EA784A"/>
    <w:rPr>
      <w:rFonts w:ascii="Avenir Next LT Pro Light" w:eastAsiaTheme="majorEastAsia" w:hAnsi="Avenir Next LT Pro Light" w:cstheme="majorBidi"/>
      <w:spacing w:val="4"/>
      <w:sz w:val="24"/>
      <w:szCs w:val="24"/>
    </w:rPr>
  </w:style>
  <w:style w:type="paragraph" w:styleId="Header">
    <w:name w:val="header"/>
    <w:basedOn w:val="Normal"/>
    <w:link w:val="HeaderChar"/>
    <w:uiPriority w:val="99"/>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HeaderChar">
    <w:name w:val="Header Char"/>
    <w:basedOn w:val="DefaultParagraphFont"/>
    <w:link w:val="Header"/>
    <w:uiPriority w:val="99"/>
    <w:rsid w:val="002A492C"/>
    <w:rPr>
      <w:rFonts w:ascii="Times New Roman" w:eastAsia="Times New Roman" w:hAnsi="Times New Roman" w:cs="Times New Roman"/>
      <w:sz w:val="24"/>
      <w:szCs w:val="24"/>
      <w:lang w:eastAsia="de-DE"/>
    </w:rPr>
  </w:style>
  <w:style w:type="character" w:customStyle="1" w:styleId="Heading4Char">
    <w:name w:val="Heading 4 Char"/>
    <w:basedOn w:val="DefaultParagraphFont"/>
    <w:link w:val="Heading4"/>
    <w:uiPriority w:val="9"/>
    <w:rsid w:val="00EA784A"/>
    <w:rPr>
      <w:rFonts w:ascii="Avenir Next LT Pro Light" w:eastAsiaTheme="majorEastAsia" w:hAnsi="Avenir Next LT Pro Light" w:cstheme="majorBidi"/>
      <w:i/>
      <w:iCs/>
      <w:sz w:val="24"/>
      <w:szCs w:val="24"/>
    </w:rPr>
  </w:style>
  <w:style w:type="character" w:customStyle="1" w:styleId="Heading5Char">
    <w:name w:val="Heading 5 Char"/>
    <w:basedOn w:val="DefaultParagraphFont"/>
    <w:link w:val="Heading5"/>
    <w:uiPriority w:val="9"/>
    <w:semiHidden/>
    <w:rsid w:val="00EA784A"/>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EA784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EA784A"/>
    <w:rPr>
      <w:i/>
      <w:iCs/>
    </w:rPr>
  </w:style>
  <w:style w:type="character" w:customStyle="1" w:styleId="Heading8Char">
    <w:name w:val="Heading 8 Char"/>
    <w:basedOn w:val="DefaultParagraphFont"/>
    <w:link w:val="Heading8"/>
    <w:uiPriority w:val="9"/>
    <w:semiHidden/>
    <w:rsid w:val="00EA784A"/>
    <w:rPr>
      <w:b/>
      <w:bCs/>
    </w:rPr>
  </w:style>
  <w:style w:type="character" w:customStyle="1" w:styleId="Heading9Char">
    <w:name w:val="Heading 9 Char"/>
    <w:basedOn w:val="DefaultParagraphFont"/>
    <w:link w:val="Heading9"/>
    <w:uiPriority w:val="9"/>
    <w:semiHidden/>
    <w:rsid w:val="00EA784A"/>
    <w:rPr>
      <w:i/>
      <w:iCs/>
    </w:rPr>
  </w:style>
  <w:style w:type="paragraph" w:styleId="Caption">
    <w:name w:val="caption"/>
    <w:basedOn w:val="Normal"/>
    <w:next w:val="Normal"/>
    <w:uiPriority w:val="35"/>
    <w:semiHidden/>
    <w:unhideWhenUsed/>
    <w:qFormat/>
    <w:rsid w:val="00EA784A"/>
    <w:rPr>
      <w:b/>
      <w:bCs/>
      <w:sz w:val="18"/>
      <w:szCs w:val="18"/>
    </w:rPr>
  </w:style>
  <w:style w:type="paragraph" w:styleId="Title">
    <w:name w:val="Title"/>
    <w:basedOn w:val="Normal"/>
    <w:next w:val="Normal"/>
    <w:link w:val="TitleChar"/>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EA784A"/>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EA784A"/>
    <w:rPr>
      <w:rFonts w:asciiTheme="majorHAnsi" w:eastAsiaTheme="majorEastAsia" w:hAnsiTheme="majorHAnsi" w:cstheme="majorBidi"/>
      <w:sz w:val="24"/>
      <w:szCs w:val="24"/>
    </w:rPr>
  </w:style>
  <w:style w:type="character" w:styleId="Strong">
    <w:name w:val="Strong"/>
    <w:basedOn w:val="DefaultParagraphFont"/>
    <w:uiPriority w:val="22"/>
    <w:qFormat/>
    <w:rsid w:val="00EA784A"/>
    <w:rPr>
      <w:b/>
      <w:bCs/>
      <w:color w:val="auto"/>
    </w:rPr>
  </w:style>
  <w:style w:type="character" w:styleId="Emphasis">
    <w:name w:val="Emphasis"/>
    <w:basedOn w:val="DefaultParagraphFont"/>
    <w:uiPriority w:val="20"/>
    <w:qFormat/>
    <w:rsid w:val="00EA784A"/>
    <w:rPr>
      <w:i/>
      <w:iCs/>
      <w:color w:val="auto"/>
    </w:rPr>
  </w:style>
  <w:style w:type="paragraph" w:styleId="NoSpacing">
    <w:name w:val="No Spacing"/>
    <w:uiPriority w:val="1"/>
    <w:qFormat/>
    <w:rsid w:val="00EA784A"/>
    <w:pPr>
      <w:spacing w:after="0" w:line="240" w:lineRule="auto"/>
    </w:pPr>
  </w:style>
  <w:style w:type="paragraph" w:styleId="Quote">
    <w:name w:val="Quote"/>
    <w:basedOn w:val="Normal"/>
    <w:next w:val="Normal"/>
    <w:link w:val="QuoteChar"/>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A784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A784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A784A"/>
    <w:rPr>
      <w:i/>
      <w:iCs/>
      <w:color w:val="auto"/>
    </w:rPr>
  </w:style>
  <w:style w:type="character" w:styleId="IntenseEmphasis">
    <w:name w:val="Intense Emphasis"/>
    <w:basedOn w:val="DefaultParagraphFont"/>
    <w:uiPriority w:val="21"/>
    <w:qFormat/>
    <w:rsid w:val="00EA784A"/>
    <w:rPr>
      <w:b/>
      <w:bCs/>
      <w:i/>
      <w:iCs/>
      <w:color w:val="auto"/>
    </w:rPr>
  </w:style>
  <w:style w:type="character" w:styleId="SubtleReference">
    <w:name w:val="Subtle Reference"/>
    <w:basedOn w:val="DefaultParagraphFont"/>
    <w:uiPriority w:val="31"/>
    <w:qFormat/>
    <w:rsid w:val="00EA784A"/>
    <w:rPr>
      <w:smallCaps/>
      <w:color w:val="auto"/>
      <w:u w:val="single" w:color="7F7F7F" w:themeColor="text1" w:themeTint="80"/>
    </w:rPr>
  </w:style>
  <w:style w:type="character" w:styleId="IntenseReference">
    <w:name w:val="Intense Reference"/>
    <w:basedOn w:val="DefaultParagraphFont"/>
    <w:uiPriority w:val="32"/>
    <w:qFormat/>
    <w:rsid w:val="00EA784A"/>
    <w:rPr>
      <w:b/>
      <w:bCs/>
      <w:smallCaps/>
      <w:color w:val="auto"/>
      <w:u w:val="single"/>
    </w:rPr>
  </w:style>
  <w:style w:type="character" w:styleId="BookTitle">
    <w:name w:val="Book Title"/>
    <w:basedOn w:val="DefaultParagraphFont"/>
    <w:uiPriority w:val="33"/>
    <w:qFormat/>
    <w:rsid w:val="00EA784A"/>
    <w:rPr>
      <w:b/>
      <w:bCs/>
      <w:smallCaps/>
      <w:color w:val="auto"/>
    </w:rPr>
  </w:style>
  <w:style w:type="paragraph" w:styleId="TOCHeading">
    <w:name w:val="TOC Heading"/>
    <w:basedOn w:val="Heading1"/>
    <w:next w:val="Normal"/>
    <w:uiPriority w:val="39"/>
    <w:unhideWhenUsed/>
    <w:qFormat/>
    <w:rsid w:val="00EA784A"/>
    <w:pPr>
      <w:outlineLvl w:val="9"/>
    </w:pPr>
  </w:style>
  <w:style w:type="paragraph" w:styleId="NormalWeb">
    <w:name w:val="Normal (Web)"/>
    <w:basedOn w:val="Normal"/>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DefaultParagraphFont"/>
    <w:uiPriority w:val="99"/>
    <w:semiHidden/>
    <w:unhideWhenUsed/>
    <w:rsid w:val="00232F09"/>
    <w:rPr>
      <w:color w:val="605E5C"/>
      <w:shd w:val="clear" w:color="auto" w:fill="E1DFDD"/>
    </w:rPr>
  </w:style>
  <w:style w:type="table" w:styleId="TableGrid">
    <w:name w:val="Table Grid"/>
    <w:basedOn w:val="TableNormal"/>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F4663"/>
    <w:rPr>
      <w:color w:val="B26B02" w:themeColor="followedHyperlink"/>
      <w:u w:val="single"/>
    </w:rPr>
  </w:style>
  <w:style w:type="paragraph" w:styleId="Footer">
    <w:name w:val="footer"/>
    <w:basedOn w:val="Normal"/>
    <w:link w:val="FooterChar"/>
    <w:uiPriority w:val="99"/>
    <w:unhideWhenUsed/>
    <w:rsid w:val="00CB3E9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B3E93"/>
  </w:style>
  <w:style w:type="table" w:styleId="PlainTable2">
    <w:name w:val="Plain Table 2"/>
    <w:basedOn w:val="TableNormal"/>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2">
    <w:name w:val="toc 2"/>
    <w:basedOn w:val="Normal"/>
    <w:next w:val="Normal"/>
    <w:autoRedefine/>
    <w:uiPriority w:val="39"/>
    <w:unhideWhenUsed/>
    <w:rsid w:val="00164442"/>
    <w:pPr>
      <w:spacing w:after="100"/>
      <w:ind w:left="220"/>
    </w:pPr>
  </w:style>
  <w:style w:type="paragraph" w:styleId="TOC3">
    <w:name w:val="toc 3"/>
    <w:basedOn w:val="Normal"/>
    <w:next w:val="Normal"/>
    <w:autoRedefine/>
    <w:uiPriority w:val="39"/>
    <w:unhideWhenUsed/>
    <w:rsid w:val="00164442"/>
    <w:pPr>
      <w:spacing w:after="100"/>
      <w:ind w:left="440"/>
    </w:pPr>
  </w:style>
  <w:style w:type="character" w:customStyle="1" w:styleId="NichtaufgelsteErwhnung2">
    <w:name w:val="Nicht aufgelöste Erwähnung2"/>
    <w:basedOn w:val="DefaultParagraphFont"/>
    <w:uiPriority w:val="99"/>
    <w:semiHidden/>
    <w:unhideWhenUsed/>
    <w:rsid w:val="00CB3890"/>
    <w:rPr>
      <w:color w:val="605E5C"/>
      <w:shd w:val="clear" w:color="auto" w:fill="E1DFDD"/>
    </w:rPr>
  </w:style>
  <w:style w:type="character" w:customStyle="1" w:styleId="NichtaufgelsteErwhnung3">
    <w:name w:val="Nicht aufgelöste Erwähnung3"/>
    <w:basedOn w:val="DefaultParagraphFont"/>
    <w:uiPriority w:val="99"/>
    <w:semiHidden/>
    <w:unhideWhenUsed/>
    <w:rsid w:val="00974E24"/>
    <w:rPr>
      <w:color w:val="605E5C"/>
      <w:shd w:val="clear" w:color="auto" w:fill="E1DFDD"/>
    </w:rPr>
  </w:style>
  <w:style w:type="character" w:customStyle="1" w:styleId="NichtaufgelsteErwhnung4">
    <w:name w:val="Nicht aufgelöste Erwähnung4"/>
    <w:basedOn w:val="DefaultParagraphFont"/>
    <w:uiPriority w:val="99"/>
    <w:semiHidden/>
    <w:unhideWhenUsed/>
    <w:rsid w:val="000D3033"/>
    <w:rPr>
      <w:color w:val="605E5C"/>
      <w:shd w:val="clear" w:color="auto" w:fill="E1DFDD"/>
    </w:rPr>
  </w:style>
  <w:style w:type="character" w:customStyle="1" w:styleId="NichtaufgelsteErwhnung5">
    <w:name w:val="Nicht aufgelöste Erwähnung5"/>
    <w:basedOn w:val="DefaultParagraphFont"/>
    <w:uiPriority w:val="99"/>
    <w:semiHidden/>
    <w:unhideWhenUsed/>
    <w:rsid w:val="00687332"/>
    <w:rPr>
      <w:color w:val="605E5C"/>
      <w:shd w:val="clear" w:color="auto" w:fill="E1DFDD"/>
    </w:rPr>
  </w:style>
  <w:style w:type="character" w:customStyle="1" w:styleId="NichtaufgelsteErwhnung6">
    <w:name w:val="Nicht aufgelöste Erwähnung6"/>
    <w:basedOn w:val="DefaultParagraphFont"/>
    <w:uiPriority w:val="99"/>
    <w:semiHidden/>
    <w:unhideWhenUsed/>
    <w:rsid w:val="00945FB5"/>
    <w:rPr>
      <w:color w:val="605E5C"/>
      <w:shd w:val="clear" w:color="auto" w:fill="E1DFDD"/>
    </w:rPr>
  </w:style>
  <w:style w:type="character" w:styleId="CommentReference">
    <w:name w:val="annotation reference"/>
    <w:basedOn w:val="DefaultParagraphFont"/>
    <w:uiPriority w:val="99"/>
    <w:semiHidden/>
    <w:unhideWhenUsed/>
    <w:rsid w:val="0023210C"/>
    <w:rPr>
      <w:sz w:val="16"/>
      <w:szCs w:val="16"/>
    </w:rPr>
  </w:style>
  <w:style w:type="paragraph" w:styleId="CommentText">
    <w:name w:val="annotation text"/>
    <w:basedOn w:val="Normal"/>
    <w:link w:val="CommentTextChar"/>
    <w:uiPriority w:val="99"/>
    <w:semiHidden/>
    <w:unhideWhenUsed/>
    <w:rsid w:val="0023210C"/>
    <w:pPr>
      <w:spacing w:line="240" w:lineRule="auto"/>
    </w:pPr>
    <w:rPr>
      <w:sz w:val="20"/>
      <w:szCs w:val="20"/>
    </w:rPr>
  </w:style>
  <w:style w:type="character" w:customStyle="1" w:styleId="CommentTextChar">
    <w:name w:val="Comment Text Char"/>
    <w:basedOn w:val="DefaultParagraphFont"/>
    <w:link w:val="CommentText"/>
    <w:uiPriority w:val="99"/>
    <w:semiHidden/>
    <w:rsid w:val="0023210C"/>
    <w:rPr>
      <w:sz w:val="20"/>
      <w:szCs w:val="20"/>
    </w:rPr>
  </w:style>
  <w:style w:type="character" w:customStyle="1" w:styleId="NichtaufgelsteErwhnung7">
    <w:name w:val="Nicht aufgelöste Erwähnung7"/>
    <w:basedOn w:val="DefaultParagraphFont"/>
    <w:uiPriority w:val="99"/>
    <w:semiHidden/>
    <w:unhideWhenUsed/>
    <w:rsid w:val="0021286C"/>
    <w:rPr>
      <w:color w:val="605E5C"/>
      <w:shd w:val="clear" w:color="auto" w:fill="E1DFDD"/>
    </w:rPr>
  </w:style>
  <w:style w:type="paragraph" w:styleId="FootnoteText">
    <w:name w:val="footnote text"/>
    <w:basedOn w:val="Normal"/>
    <w:link w:val="FootnoteTextChar"/>
    <w:uiPriority w:val="99"/>
    <w:semiHidden/>
    <w:unhideWhenUsed/>
    <w:rsid w:val="00F55A8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5A8B"/>
    <w:rPr>
      <w:sz w:val="20"/>
      <w:szCs w:val="20"/>
    </w:rPr>
  </w:style>
  <w:style w:type="character" w:styleId="FootnoteReference">
    <w:name w:val="footnote reference"/>
    <w:basedOn w:val="DefaultParagraphFont"/>
    <w:uiPriority w:val="99"/>
    <w:semiHidden/>
    <w:unhideWhenUsed/>
    <w:rsid w:val="00F55A8B"/>
    <w:rPr>
      <w:vertAlign w:val="superscript"/>
    </w:rPr>
  </w:style>
  <w:style w:type="character" w:customStyle="1" w:styleId="NichtaufgelsteErwhnung8">
    <w:name w:val="Nicht aufgelöste Erwähnung8"/>
    <w:basedOn w:val="DefaultParagraphFont"/>
    <w:uiPriority w:val="99"/>
    <w:semiHidden/>
    <w:unhideWhenUsed/>
    <w:rsid w:val="00BA343D"/>
    <w:rPr>
      <w:color w:val="605E5C"/>
      <w:shd w:val="clear" w:color="auto" w:fill="E1DFDD"/>
    </w:rPr>
  </w:style>
  <w:style w:type="character" w:customStyle="1" w:styleId="NichtaufgelsteErwhnung9">
    <w:name w:val="Nicht aufgelöste Erwähnung9"/>
    <w:basedOn w:val="DefaultParagraphFont"/>
    <w:uiPriority w:val="99"/>
    <w:semiHidden/>
    <w:unhideWhenUsed/>
    <w:rsid w:val="002979FB"/>
    <w:rPr>
      <w:color w:val="605E5C"/>
      <w:shd w:val="clear" w:color="auto" w:fill="E1DFDD"/>
    </w:rPr>
  </w:style>
  <w:style w:type="character" w:customStyle="1" w:styleId="identifier">
    <w:name w:val="identifier"/>
    <w:basedOn w:val="DefaultParagraphFont"/>
    <w:rsid w:val="00A858C4"/>
  </w:style>
  <w:style w:type="character" w:customStyle="1" w:styleId="NichtaufgelsteErwhnung10">
    <w:name w:val="Nicht aufgelöste Erwähnung10"/>
    <w:basedOn w:val="DefaultParagraphFont"/>
    <w:uiPriority w:val="99"/>
    <w:semiHidden/>
    <w:unhideWhenUsed/>
    <w:rsid w:val="007D5197"/>
    <w:rPr>
      <w:color w:val="605E5C"/>
      <w:shd w:val="clear" w:color="auto" w:fill="E1DFDD"/>
    </w:rPr>
  </w:style>
  <w:style w:type="character" w:customStyle="1" w:styleId="NichtaufgelsteErwhnung11">
    <w:name w:val="Nicht aufgelöste Erwähnung11"/>
    <w:basedOn w:val="DefaultParagraphFont"/>
    <w:uiPriority w:val="99"/>
    <w:semiHidden/>
    <w:unhideWhenUsed/>
    <w:rsid w:val="0096452F"/>
    <w:rPr>
      <w:color w:val="605E5C"/>
      <w:shd w:val="clear" w:color="auto" w:fill="E1DFDD"/>
    </w:rPr>
  </w:style>
  <w:style w:type="character" w:customStyle="1" w:styleId="NichtaufgelsteErwhnung12">
    <w:name w:val="Nicht aufgelöste Erwähnung12"/>
    <w:basedOn w:val="DefaultParagraphFont"/>
    <w:uiPriority w:val="99"/>
    <w:semiHidden/>
    <w:unhideWhenUsed/>
    <w:rsid w:val="002A0046"/>
    <w:rPr>
      <w:color w:val="605E5C"/>
      <w:shd w:val="clear" w:color="auto" w:fill="E1DFDD"/>
    </w:rPr>
  </w:style>
  <w:style w:type="paragraph" w:styleId="CommentSubject">
    <w:name w:val="annotation subject"/>
    <w:basedOn w:val="CommentText"/>
    <w:next w:val="CommentText"/>
    <w:link w:val="CommentSubjectChar"/>
    <w:uiPriority w:val="99"/>
    <w:semiHidden/>
    <w:unhideWhenUsed/>
    <w:rsid w:val="00557F06"/>
    <w:rPr>
      <w:b/>
      <w:bCs/>
    </w:rPr>
  </w:style>
  <w:style w:type="character" w:customStyle="1" w:styleId="CommentSubjectChar">
    <w:name w:val="Comment Subject Char"/>
    <w:basedOn w:val="CommentTextChar"/>
    <w:link w:val="CommentSubject"/>
    <w:uiPriority w:val="99"/>
    <w:semiHidden/>
    <w:rsid w:val="00557F06"/>
    <w:rPr>
      <w:b/>
      <w:bCs/>
      <w:sz w:val="20"/>
      <w:szCs w:val="20"/>
    </w:rPr>
  </w:style>
  <w:style w:type="paragraph" w:styleId="BalloonText">
    <w:name w:val="Balloon Text"/>
    <w:basedOn w:val="Normal"/>
    <w:link w:val="BalloonTextChar"/>
    <w:uiPriority w:val="99"/>
    <w:semiHidden/>
    <w:unhideWhenUsed/>
    <w:rsid w:val="00557F0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7F0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40055884">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92166316">
      <w:bodyDiv w:val="1"/>
      <w:marLeft w:val="0"/>
      <w:marRight w:val="0"/>
      <w:marTop w:val="0"/>
      <w:marBottom w:val="0"/>
      <w:divBdr>
        <w:top w:val="none" w:sz="0" w:space="0" w:color="auto"/>
        <w:left w:val="none" w:sz="0" w:space="0" w:color="auto"/>
        <w:bottom w:val="none" w:sz="0" w:space="0" w:color="auto"/>
        <w:right w:val="none" w:sz="0" w:space="0" w:color="auto"/>
      </w:divBdr>
    </w:div>
    <w:div w:id="124393792">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39659544">
      <w:bodyDiv w:val="1"/>
      <w:marLeft w:val="0"/>
      <w:marRight w:val="0"/>
      <w:marTop w:val="0"/>
      <w:marBottom w:val="0"/>
      <w:divBdr>
        <w:top w:val="none" w:sz="0" w:space="0" w:color="auto"/>
        <w:left w:val="none" w:sz="0" w:space="0" w:color="auto"/>
        <w:bottom w:val="none" w:sz="0" w:space="0" w:color="auto"/>
        <w:right w:val="none" w:sz="0" w:space="0" w:color="auto"/>
      </w:divBdr>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51071580">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26034690">
      <w:bodyDiv w:val="1"/>
      <w:marLeft w:val="0"/>
      <w:marRight w:val="0"/>
      <w:marTop w:val="0"/>
      <w:marBottom w:val="0"/>
      <w:divBdr>
        <w:top w:val="none" w:sz="0" w:space="0" w:color="auto"/>
        <w:left w:val="none" w:sz="0" w:space="0" w:color="auto"/>
        <w:bottom w:val="none" w:sz="0" w:space="0" w:color="auto"/>
        <w:right w:val="none" w:sz="0" w:space="0" w:color="auto"/>
      </w:divBdr>
    </w:div>
    <w:div w:id="229924292">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02139427">
      <w:bodyDiv w:val="1"/>
      <w:marLeft w:val="0"/>
      <w:marRight w:val="0"/>
      <w:marTop w:val="0"/>
      <w:marBottom w:val="0"/>
      <w:divBdr>
        <w:top w:val="none" w:sz="0" w:space="0" w:color="auto"/>
        <w:left w:val="none" w:sz="0" w:space="0" w:color="auto"/>
        <w:bottom w:val="none" w:sz="0" w:space="0" w:color="auto"/>
        <w:right w:val="none" w:sz="0" w:space="0" w:color="auto"/>
      </w:divBdr>
    </w:div>
    <w:div w:id="408500070">
      <w:bodyDiv w:val="1"/>
      <w:marLeft w:val="0"/>
      <w:marRight w:val="0"/>
      <w:marTop w:val="0"/>
      <w:marBottom w:val="0"/>
      <w:divBdr>
        <w:top w:val="none" w:sz="0" w:space="0" w:color="auto"/>
        <w:left w:val="none" w:sz="0" w:space="0" w:color="auto"/>
        <w:bottom w:val="none" w:sz="0" w:space="0" w:color="auto"/>
        <w:right w:val="none" w:sz="0" w:space="0" w:color="auto"/>
      </w:divBdr>
    </w:div>
    <w:div w:id="443307474">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63085237">
      <w:bodyDiv w:val="1"/>
      <w:marLeft w:val="0"/>
      <w:marRight w:val="0"/>
      <w:marTop w:val="0"/>
      <w:marBottom w:val="0"/>
      <w:divBdr>
        <w:top w:val="none" w:sz="0" w:space="0" w:color="auto"/>
        <w:left w:val="none" w:sz="0" w:space="0" w:color="auto"/>
        <w:bottom w:val="none" w:sz="0" w:space="0" w:color="auto"/>
        <w:right w:val="none" w:sz="0" w:space="0" w:color="auto"/>
      </w:divBdr>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497427515">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74528014">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787553632">
      <w:bodyDiv w:val="1"/>
      <w:marLeft w:val="0"/>
      <w:marRight w:val="0"/>
      <w:marTop w:val="0"/>
      <w:marBottom w:val="0"/>
      <w:divBdr>
        <w:top w:val="none" w:sz="0" w:space="0" w:color="auto"/>
        <w:left w:val="none" w:sz="0" w:space="0" w:color="auto"/>
        <w:bottom w:val="none" w:sz="0" w:space="0" w:color="auto"/>
        <w:right w:val="none" w:sz="0" w:space="0" w:color="auto"/>
      </w:divBdr>
    </w:div>
    <w:div w:id="816338421">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88779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069578064">
      <w:bodyDiv w:val="1"/>
      <w:marLeft w:val="0"/>
      <w:marRight w:val="0"/>
      <w:marTop w:val="0"/>
      <w:marBottom w:val="0"/>
      <w:divBdr>
        <w:top w:val="none" w:sz="0" w:space="0" w:color="auto"/>
        <w:left w:val="none" w:sz="0" w:space="0" w:color="auto"/>
        <w:bottom w:val="none" w:sz="0" w:space="0" w:color="auto"/>
        <w:right w:val="none" w:sz="0" w:space="0" w:color="auto"/>
      </w:divBdr>
    </w:div>
    <w:div w:id="1073545298">
      <w:bodyDiv w:val="1"/>
      <w:marLeft w:val="0"/>
      <w:marRight w:val="0"/>
      <w:marTop w:val="0"/>
      <w:marBottom w:val="0"/>
      <w:divBdr>
        <w:top w:val="none" w:sz="0" w:space="0" w:color="auto"/>
        <w:left w:val="none" w:sz="0" w:space="0" w:color="auto"/>
        <w:bottom w:val="none" w:sz="0" w:space="0" w:color="auto"/>
        <w:right w:val="none" w:sz="0" w:space="0" w:color="auto"/>
      </w:divBdr>
    </w:div>
    <w:div w:id="1164734789">
      <w:bodyDiv w:val="1"/>
      <w:marLeft w:val="0"/>
      <w:marRight w:val="0"/>
      <w:marTop w:val="0"/>
      <w:marBottom w:val="0"/>
      <w:divBdr>
        <w:top w:val="none" w:sz="0" w:space="0" w:color="auto"/>
        <w:left w:val="none" w:sz="0" w:space="0" w:color="auto"/>
        <w:bottom w:val="none" w:sz="0" w:space="0" w:color="auto"/>
        <w:right w:val="none" w:sz="0" w:space="0" w:color="auto"/>
      </w:divBdr>
      <w:divsChild>
        <w:div w:id="1164318516">
          <w:marLeft w:val="720"/>
          <w:marRight w:val="0"/>
          <w:marTop w:val="0"/>
          <w:marBottom w:val="0"/>
          <w:divBdr>
            <w:top w:val="none" w:sz="0" w:space="0" w:color="auto"/>
            <w:left w:val="none" w:sz="0" w:space="0" w:color="auto"/>
            <w:bottom w:val="none" w:sz="0" w:space="0" w:color="auto"/>
            <w:right w:val="none" w:sz="0" w:space="0" w:color="auto"/>
          </w:divBdr>
        </w:div>
      </w:divsChild>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189372654">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08563123">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55087621">
      <w:bodyDiv w:val="1"/>
      <w:marLeft w:val="0"/>
      <w:marRight w:val="0"/>
      <w:marTop w:val="0"/>
      <w:marBottom w:val="0"/>
      <w:divBdr>
        <w:top w:val="none" w:sz="0" w:space="0" w:color="auto"/>
        <w:left w:val="none" w:sz="0" w:space="0" w:color="auto"/>
        <w:bottom w:val="none" w:sz="0" w:space="0" w:color="auto"/>
        <w:right w:val="none" w:sz="0" w:space="0" w:color="auto"/>
      </w:divBdr>
    </w:div>
    <w:div w:id="1260018147">
      <w:bodyDiv w:val="1"/>
      <w:marLeft w:val="0"/>
      <w:marRight w:val="0"/>
      <w:marTop w:val="0"/>
      <w:marBottom w:val="0"/>
      <w:divBdr>
        <w:top w:val="none" w:sz="0" w:space="0" w:color="auto"/>
        <w:left w:val="none" w:sz="0" w:space="0" w:color="auto"/>
        <w:bottom w:val="none" w:sz="0" w:space="0" w:color="auto"/>
        <w:right w:val="none" w:sz="0" w:space="0" w:color="auto"/>
      </w:divBdr>
    </w:div>
    <w:div w:id="1266883648">
      <w:bodyDiv w:val="1"/>
      <w:marLeft w:val="0"/>
      <w:marRight w:val="0"/>
      <w:marTop w:val="0"/>
      <w:marBottom w:val="0"/>
      <w:divBdr>
        <w:top w:val="none" w:sz="0" w:space="0" w:color="auto"/>
        <w:left w:val="none" w:sz="0" w:space="0" w:color="auto"/>
        <w:bottom w:val="none" w:sz="0" w:space="0" w:color="auto"/>
        <w:right w:val="none" w:sz="0" w:space="0" w:color="auto"/>
      </w:divBdr>
    </w:div>
    <w:div w:id="126800164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15833018">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04251870">
      <w:bodyDiv w:val="1"/>
      <w:marLeft w:val="0"/>
      <w:marRight w:val="0"/>
      <w:marTop w:val="0"/>
      <w:marBottom w:val="0"/>
      <w:divBdr>
        <w:top w:val="none" w:sz="0" w:space="0" w:color="auto"/>
        <w:left w:val="none" w:sz="0" w:space="0" w:color="auto"/>
        <w:bottom w:val="none" w:sz="0" w:space="0" w:color="auto"/>
        <w:right w:val="none" w:sz="0" w:space="0" w:color="auto"/>
      </w:divBdr>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452357379">
      <w:bodyDiv w:val="1"/>
      <w:marLeft w:val="0"/>
      <w:marRight w:val="0"/>
      <w:marTop w:val="0"/>
      <w:marBottom w:val="0"/>
      <w:divBdr>
        <w:top w:val="none" w:sz="0" w:space="0" w:color="auto"/>
        <w:left w:val="none" w:sz="0" w:space="0" w:color="auto"/>
        <w:bottom w:val="none" w:sz="0" w:space="0" w:color="auto"/>
        <w:right w:val="none" w:sz="0" w:space="0" w:color="auto"/>
      </w:divBdr>
    </w:div>
    <w:div w:id="1482504660">
      <w:bodyDiv w:val="1"/>
      <w:marLeft w:val="0"/>
      <w:marRight w:val="0"/>
      <w:marTop w:val="0"/>
      <w:marBottom w:val="0"/>
      <w:divBdr>
        <w:top w:val="none" w:sz="0" w:space="0" w:color="auto"/>
        <w:left w:val="none" w:sz="0" w:space="0" w:color="auto"/>
        <w:bottom w:val="none" w:sz="0" w:space="0" w:color="auto"/>
        <w:right w:val="none" w:sz="0" w:space="0" w:color="auto"/>
      </w:divBdr>
    </w:div>
    <w:div w:id="1493176425">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554349628">
      <w:bodyDiv w:val="1"/>
      <w:marLeft w:val="0"/>
      <w:marRight w:val="0"/>
      <w:marTop w:val="0"/>
      <w:marBottom w:val="0"/>
      <w:divBdr>
        <w:top w:val="none" w:sz="0" w:space="0" w:color="auto"/>
        <w:left w:val="none" w:sz="0" w:space="0" w:color="auto"/>
        <w:bottom w:val="none" w:sz="0" w:space="0" w:color="auto"/>
        <w:right w:val="none" w:sz="0" w:space="0" w:color="auto"/>
      </w:divBdr>
    </w:div>
    <w:div w:id="1587879477">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4431709">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14884855">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4959066">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29073487">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 w:id="1965229057">
      <w:bodyDiv w:val="1"/>
      <w:marLeft w:val="0"/>
      <w:marRight w:val="0"/>
      <w:marTop w:val="0"/>
      <w:marBottom w:val="0"/>
      <w:divBdr>
        <w:top w:val="none" w:sz="0" w:space="0" w:color="auto"/>
        <w:left w:val="none" w:sz="0" w:space="0" w:color="auto"/>
        <w:bottom w:val="none" w:sz="0" w:space="0" w:color="auto"/>
        <w:right w:val="none" w:sz="0" w:space="0" w:color="auto"/>
      </w:divBdr>
    </w:div>
    <w:div w:id="2080904550">
      <w:bodyDiv w:val="1"/>
      <w:marLeft w:val="0"/>
      <w:marRight w:val="0"/>
      <w:marTop w:val="0"/>
      <w:marBottom w:val="0"/>
      <w:divBdr>
        <w:top w:val="none" w:sz="0" w:space="0" w:color="auto"/>
        <w:left w:val="none" w:sz="0" w:space="0" w:color="auto"/>
        <w:bottom w:val="none" w:sz="0" w:space="0" w:color="auto"/>
        <w:right w:val="none" w:sz="0" w:space="0" w:color="auto"/>
      </w:divBdr>
    </w:div>
    <w:div w:id="2141923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1111/j.1468-1331.2012.03746.x" TargetMode="External"/><Relationship Id="rId21" Type="http://schemas.openxmlformats.org/officeDocument/2006/relationships/hyperlink" Target="https://doi.org/10.1002/hbm.24462" TargetMode="External"/><Relationship Id="rId42" Type="http://schemas.openxmlformats.org/officeDocument/2006/relationships/hyperlink" Target="https://doi.org/10.1007/s00429-016-1197-x" TargetMode="External"/><Relationship Id="rId63" Type="http://schemas.openxmlformats.org/officeDocument/2006/relationships/hyperlink" Target="https://doi.org/10.1016/j.neubiorev.2021.02.026" TargetMode="External"/><Relationship Id="rId84" Type="http://schemas.openxmlformats.org/officeDocument/2006/relationships/hyperlink" Target="https://doi.org/10.1002/ana.410050210" TargetMode="External"/><Relationship Id="rId138" Type="http://schemas.openxmlformats.org/officeDocument/2006/relationships/hyperlink" Target="https://doi.org/10.1016/j.neuroimage.2012.03.020" TargetMode="External"/><Relationship Id="rId159" Type="http://schemas.openxmlformats.org/officeDocument/2006/relationships/hyperlink" Target="https://doi.org/10.1016/j.yfrne.2009.04.007" TargetMode="External"/><Relationship Id="rId170" Type="http://schemas.openxmlformats.org/officeDocument/2006/relationships/hyperlink" Target="https://doi.org/10.1016/s0306-4530(98)00019-5" TargetMode="External"/><Relationship Id="rId107" Type="http://schemas.openxmlformats.org/officeDocument/2006/relationships/hyperlink" Target="https://doi.org/10.1055/s-0038-1649503" TargetMode="External"/><Relationship Id="rId11" Type="http://schemas.openxmlformats.org/officeDocument/2006/relationships/image" Target="media/image2.png"/><Relationship Id="rId32" Type="http://schemas.openxmlformats.org/officeDocument/2006/relationships/hyperlink" Target="https://doi.org/10.1038/s41467-021-23492-3" TargetMode="External"/><Relationship Id="rId53" Type="http://schemas.openxmlformats.org/officeDocument/2006/relationships/hyperlink" Target="https://doi.org/10.1146/annurev-neuro-061010-113731" TargetMode="External"/><Relationship Id="rId74" Type="http://schemas.openxmlformats.org/officeDocument/2006/relationships/hyperlink" Target="https://doi.org/10.1016/j.celrep.2019.07.100" TargetMode="External"/><Relationship Id="rId128" Type="http://schemas.openxmlformats.org/officeDocument/2006/relationships/hyperlink" Target="https://doi.org/10.1073/pnas.1305062110" TargetMode="External"/><Relationship Id="rId149" Type="http://schemas.openxmlformats.org/officeDocument/2006/relationships/hyperlink" Target="https://doi.org/10.1002/jnr.23855" TargetMode="External"/><Relationship Id="rId5" Type="http://schemas.openxmlformats.org/officeDocument/2006/relationships/webSettings" Target="webSettings.xml"/><Relationship Id="rId95" Type="http://schemas.openxmlformats.org/officeDocument/2006/relationships/hyperlink" Target="https://doi.org/10.1016/j.conb.2016.02.007" TargetMode="External"/><Relationship Id="rId160" Type="http://schemas.openxmlformats.org/officeDocument/2006/relationships/hyperlink" Target="https://doi.org/10.1016/j.neuroimage.2015.08.050" TargetMode="External"/><Relationship Id="rId181" Type="http://schemas.openxmlformats.org/officeDocument/2006/relationships/theme" Target="theme/theme1.xml"/><Relationship Id="rId22" Type="http://schemas.openxmlformats.org/officeDocument/2006/relationships/hyperlink" Target="https://doi.org/10.1161/strokeaha.108.540781" TargetMode="External"/><Relationship Id="rId43" Type="http://schemas.openxmlformats.org/officeDocument/2006/relationships/hyperlink" Target="https://doi.org/10.1037/a0014412" TargetMode="External"/><Relationship Id="rId64" Type="http://schemas.openxmlformats.org/officeDocument/2006/relationships/hyperlink" Target="https://doi.org/10.1016/j.rehab.2020.10.010" TargetMode="External"/><Relationship Id="rId118" Type="http://schemas.openxmlformats.org/officeDocument/2006/relationships/hyperlink" Target="https://doi.org/10.1038/jcbfm.2014.186" TargetMode="External"/><Relationship Id="rId139" Type="http://schemas.openxmlformats.org/officeDocument/2006/relationships/hyperlink" Target="https://doi.org/10.1016/j.neubiorev.2013.12.004" TargetMode="External"/><Relationship Id="rId85" Type="http://schemas.openxmlformats.org/officeDocument/2006/relationships/hyperlink" Target="https://doi.org/10.1016/j.yfrne.2022.101031" TargetMode="External"/><Relationship Id="rId150" Type="http://schemas.openxmlformats.org/officeDocument/2006/relationships/hyperlink" Target="https://doi.org/10.1093/brain/awh207" TargetMode="External"/><Relationship Id="rId171" Type="http://schemas.openxmlformats.org/officeDocument/2006/relationships/hyperlink" Target="https://doi.org/10.1161/strokeaha.115.009643" TargetMode="External"/><Relationship Id="rId12" Type="http://schemas.openxmlformats.org/officeDocument/2006/relationships/comments" Target="comments.xml"/><Relationship Id="rId33" Type="http://schemas.openxmlformats.org/officeDocument/2006/relationships/hyperlink" Target="https://doi.org/10.1002/hbm.25329" TargetMode="External"/><Relationship Id="rId108" Type="http://schemas.openxmlformats.org/officeDocument/2006/relationships/hyperlink" Target="https://doi.org/10.1016/j.jsxm.2018.03.006" TargetMode="External"/><Relationship Id="rId129" Type="http://schemas.openxmlformats.org/officeDocument/2006/relationships/hyperlink" Target="https://doi.org/10.3389/fpsyg.2012.00005" TargetMode="External"/><Relationship Id="rId54" Type="http://schemas.openxmlformats.org/officeDocument/2006/relationships/hyperlink" Target="https://doi.org/10.1038/nn1574" TargetMode="External"/><Relationship Id="rId75" Type="http://schemas.openxmlformats.org/officeDocument/2006/relationships/hyperlink" Target="https://doi.org/10.1016/j.neuroimage.2020.116589" TargetMode="External"/><Relationship Id="rId96" Type="http://schemas.openxmlformats.org/officeDocument/2006/relationships/hyperlink" Target="https://doi.org/10.1073/pnas.1316909110" TargetMode="External"/><Relationship Id="rId140" Type="http://schemas.openxmlformats.org/officeDocument/2006/relationships/hyperlink" Target="https://doi.org/10.1016/s0306-4530(02)00064-1" TargetMode="External"/><Relationship Id="rId161" Type="http://schemas.openxmlformats.org/officeDocument/2006/relationships/hyperlink" Target="https://doi.org/10.1093/cercor/bhs351" TargetMode="External"/><Relationship Id="rId6" Type="http://schemas.openxmlformats.org/officeDocument/2006/relationships/footnotes" Target="footnotes.xml"/><Relationship Id="rId23" Type="http://schemas.openxmlformats.org/officeDocument/2006/relationships/hyperlink" Target="https://doi.org/10.1016/j.jstrokecerebrovasdis.2006.11.002" TargetMode="External"/><Relationship Id="rId119" Type="http://schemas.openxmlformats.org/officeDocument/2006/relationships/hyperlink" Target="https://www.ncbi.nlm.nih.gov/books/NBK537333/" TargetMode="External"/><Relationship Id="rId44" Type="http://schemas.openxmlformats.org/officeDocument/2006/relationships/hyperlink" Target="https://doi.org/10.1145/1961189.1961199" TargetMode="External"/><Relationship Id="rId60" Type="http://schemas.openxmlformats.org/officeDocument/2006/relationships/hyperlink" Target="https://doi.org/10.1016/j.cortex.2008.03.006" TargetMode="External"/><Relationship Id="rId65" Type="http://schemas.openxmlformats.org/officeDocument/2006/relationships/hyperlink" Target="https://doi.org/10.1093/cercor/bhw157" TargetMode="External"/><Relationship Id="rId81" Type="http://schemas.openxmlformats.org/officeDocument/2006/relationships/hyperlink" Target="https://doi.org/10.1016/j.neuropsychologia.2005.01.017" TargetMode="External"/><Relationship Id="rId86" Type="http://schemas.openxmlformats.org/officeDocument/2006/relationships/hyperlink" Target="https://doi.org/10.1523/jneurosci.4468-04.2005" TargetMode="External"/><Relationship Id="rId130" Type="http://schemas.openxmlformats.org/officeDocument/2006/relationships/hyperlink" Target="https://doi.org/10.3389/fnins.2014.00425" TargetMode="External"/><Relationship Id="rId135" Type="http://schemas.openxmlformats.org/officeDocument/2006/relationships/hyperlink" Target="https://doi.org/10.1101/2022.04.08.22273547" TargetMode="External"/><Relationship Id="rId151" Type="http://schemas.openxmlformats.org/officeDocument/2006/relationships/hyperlink" Target="https://doi.org/10.1016/j.nicl.2015.11.012" TargetMode="External"/><Relationship Id="rId156" Type="http://schemas.openxmlformats.org/officeDocument/2006/relationships/hyperlink" Target="https://doi.org/10.1093/ageing/22.1.46" TargetMode="External"/><Relationship Id="rId177" Type="http://schemas.openxmlformats.org/officeDocument/2006/relationships/header" Target="header2.xml"/><Relationship Id="rId172" Type="http://schemas.openxmlformats.org/officeDocument/2006/relationships/hyperlink" Target="https://doi.org/10.1093/cercor/bhq111" TargetMode="External"/><Relationship Id="rId13" Type="http://schemas.microsoft.com/office/2011/relationships/commentsExtended" Target="commentsExtended.xml"/><Relationship Id="rId18" Type="http://schemas.openxmlformats.org/officeDocument/2006/relationships/hyperlink" Target="https://doi.org/10.1016/s1053-8119(03)00034-x" TargetMode="External"/><Relationship Id="rId39" Type="http://schemas.openxmlformats.org/officeDocument/2006/relationships/hyperlink" Target="https://doi.org/10.1093/brain/awu101" TargetMode="External"/><Relationship Id="rId109" Type="http://schemas.openxmlformats.org/officeDocument/2006/relationships/hyperlink" Target="https://doi.org/10.1111/1467-8721.ep10769964" TargetMode="External"/><Relationship Id="rId34" Type="http://schemas.openxmlformats.org/officeDocument/2006/relationships/hyperlink" Target="https://doi.org/10.1161/01.str.30.6.1196" TargetMode="External"/><Relationship Id="rId50" Type="http://schemas.openxmlformats.org/officeDocument/2006/relationships/hyperlink" Target="https://doi.org/10.1007/s11920-015-0619-4" TargetMode="External"/><Relationship Id="rId55" Type="http://schemas.openxmlformats.org/officeDocument/2006/relationships/hyperlink" Target="https://doi.org/10.1016/j.biopsych.2007.03.001" TargetMode="External"/><Relationship Id="rId76" Type="http://schemas.openxmlformats.org/officeDocument/2006/relationships/hyperlink" Target="https://doi.org/10.1016/j.nicl.2021.102639" TargetMode="External"/><Relationship Id="rId97" Type="http://schemas.openxmlformats.org/officeDocument/2006/relationships/hyperlink" Target="https://doi.org/10.1034/j.1600-0404.2000.101003195.x" TargetMode="External"/><Relationship Id="rId104" Type="http://schemas.openxmlformats.org/officeDocument/2006/relationships/hyperlink" Target="https://doi.org/10.1038/35082075" TargetMode="External"/><Relationship Id="rId120" Type="http://schemas.openxmlformats.org/officeDocument/2006/relationships/hyperlink" Target="https://doi.org/10.18632/aging.100997" TargetMode="External"/><Relationship Id="rId125" Type="http://schemas.openxmlformats.org/officeDocument/2006/relationships/hyperlink" Target="https://doi.org/10.1016/j.jsxm.2021.03.079" TargetMode="External"/><Relationship Id="rId141" Type="http://schemas.openxmlformats.org/officeDocument/2006/relationships/hyperlink" Target="https://doi.org/10.1093/brain/awaa156" TargetMode="External"/><Relationship Id="rId146" Type="http://schemas.openxmlformats.org/officeDocument/2006/relationships/hyperlink" Target="https://doi.org/10.1159/000317088" TargetMode="External"/><Relationship Id="rId167" Type="http://schemas.openxmlformats.org/officeDocument/2006/relationships/hyperlink" Target="https://doi.org/10.3758/s13423-016-1085-7" TargetMode="External"/><Relationship Id="rId7" Type="http://schemas.openxmlformats.org/officeDocument/2006/relationships/endnotes" Target="endnotes.xml"/><Relationship Id="rId71" Type="http://schemas.openxmlformats.org/officeDocument/2006/relationships/hyperlink" Target="https://doi.org/10.1523/jneurosci.2308-09.2009" TargetMode="External"/><Relationship Id="rId92" Type="http://schemas.openxmlformats.org/officeDocument/2006/relationships/hyperlink" Target="https://doi.org/10.1038/nn.4458" TargetMode="External"/><Relationship Id="rId162" Type="http://schemas.openxmlformats.org/officeDocument/2006/relationships/hyperlink" Target="https://doi.org/10.1016/j.pnpbp.2010.12.024" TargetMode="External"/><Relationship Id="rId2" Type="http://schemas.openxmlformats.org/officeDocument/2006/relationships/numbering" Target="numbering.xml"/><Relationship Id="rId29" Type="http://schemas.openxmlformats.org/officeDocument/2006/relationships/hyperlink" Target="https://doi.org/10.1016/s0010-9452(78)80016-1" TargetMode="External"/><Relationship Id="rId24" Type="http://schemas.openxmlformats.org/officeDocument/2006/relationships/hyperlink" Target="https://doi.org/10.1093/cercor/bhl181" TargetMode="External"/><Relationship Id="rId40" Type="http://schemas.openxmlformats.org/officeDocument/2006/relationships/hyperlink" Target="https://doi.org/10.1093/brain/awh622" TargetMode="External"/><Relationship Id="rId45" Type="http://schemas.openxmlformats.org/officeDocument/2006/relationships/hyperlink" Target="https://doi.org/10.1080/02643294.2010.519699" TargetMode="External"/><Relationship Id="rId66" Type="http://schemas.openxmlformats.org/officeDocument/2006/relationships/hyperlink" Target="https://doi.org/10.1016/s0140-6736(13)61953-4" TargetMode="External"/><Relationship Id="rId87" Type="http://schemas.openxmlformats.org/officeDocument/2006/relationships/hyperlink" Target="https://doi.org/10.1080/1357650x.2018.1497044" TargetMode="External"/><Relationship Id="rId110" Type="http://schemas.openxmlformats.org/officeDocument/2006/relationships/hyperlink" Target="https://doi.org/10.1016/j.bandc.2008.02.122" TargetMode="External"/><Relationship Id="rId115" Type="http://schemas.openxmlformats.org/officeDocument/2006/relationships/hyperlink" Target="https://doi.org/10.1136/practneurol-2015-001115" TargetMode="External"/><Relationship Id="rId131" Type="http://schemas.openxmlformats.org/officeDocument/2006/relationships/hyperlink" Target="https://pubmed.ncbi.nlm.nih.gov/15622013/" TargetMode="External"/><Relationship Id="rId136" Type="http://schemas.openxmlformats.org/officeDocument/2006/relationships/hyperlink" Target="https://doi.org/10.1073/pnas.1707050114" TargetMode="External"/><Relationship Id="rId157" Type="http://schemas.openxmlformats.org/officeDocument/2006/relationships/hyperlink" Target="https://doi.org/10.1161/01.str.0000141977.18520.3b" TargetMode="External"/><Relationship Id="rId178" Type="http://schemas.openxmlformats.org/officeDocument/2006/relationships/footer" Target="footer1.xml"/><Relationship Id="rId61" Type="http://schemas.openxmlformats.org/officeDocument/2006/relationships/hyperlink" Target="https://doi.org/10.1016/j.yfrne.2020.100878" TargetMode="External"/><Relationship Id="rId82" Type="http://schemas.openxmlformats.org/officeDocument/2006/relationships/hyperlink" Target="https://doi.org/10.1002/jnr.23857" TargetMode="External"/><Relationship Id="rId152" Type="http://schemas.openxmlformats.org/officeDocument/2006/relationships/hyperlink" Target="https://doi.org/10.1002/hbm.23490" TargetMode="External"/><Relationship Id="rId173" Type="http://schemas.openxmlformats.org/officeDocument/2006/relationships/hyperlink" Target="https://doi.org/10.1007/978-3-319-56782-2_32-2" TargetMode="External"/><Relationship Id="rId19" Type="http://schemas.openxmlformats.org/officeDocument/2006/relationships/hyperlink" Target="https://doi.org/10.1002/cne.903120108" TargetMode="External"/><Relationship Id="rId14" Type="http://schemas.openxmlformats.org/officeDocument/2006/relationships/image" Target="media/image3.png"/><Relationship Id="rId30" Type="http://schemas.openxmlformats.org/officeDocument/2006/relationships/hyperlink" Target="https://doi.org/10.1007/s11682-011-9144-1" TargetMode="External"/><Relationship Id="rId35" Type="http://schemas.openxmlformats.org/officeDocument/2006/relationships/hyperlink" Target="https://doi.org/10.1371/journal.pone.0048079" TargetMode="External"/><Relationship Id="rId56" Type="http://schemas.openxmlformats.org/officeDocument/2006/relationships/hyperlink" Target="https://doi.org/10.1523/jneurosci.14-08-04748.1994" TargetMode="External"/><Relationship Id="rId77" Type="http://schemas.openxmlformats.org/officeDocument/2006/relationships/hyperlink" Target="https://doi.org/10.1073/pnas.88.7.2845" TargetMode="External"/><Relationship Id="rId100" Type="http://schemas.openxmlformats.org/officeDocument/2006/relationships/hyperlink" Target="https://doi.org/10.1523/jneurosci.0573-08.2008" TargetMode="External"/><Relationship Id="rId105" Type="http://schemas.openxmlformats.org/officeDocument/2006/relationships/hyperlink" Target="https://doi.org/10.1093/cercor/bhn250" TargetMode="External"/><Relationship Id="rId126" Type="http://schemas.openxmlformats.org/officeDocument/2006/relationships/hyperlink" Target="https://doi.org/10.1002/hbm.1058" TargetMode="External"/><Relationship Id="rId147" Type="http://schemas.openxmlformats.org/officeDocument/2006/relationships/hyperlink" Target="https://doi.org/10.1101/2021.10.27.465904" TargetMode="External"/><Relationship Id="rId168" Type="http://schemas.openxmlformats.org/officeDocument/2006/relationships/hyperlink" Target="https://doi.org/10.1097/phm.0b013e31818a58bd" TargetMode="External"/><Relationship Id="rId8" Type="http://schemas.openxmlformats.org/officeDocument/2006/relationships/header" Target="header1.xml"/><Relationship Id="rId51" Type="http://schemas.openxmlformats.org/officeDocument/2006/relationships/hyperlink" Target="https://doi.org/10.1017/s1355617717000376" TargetMode="External"/><Relationship Id="rId72" Type="http://schemas.openxmlformats.org/officeDocument/2006/relationships/hyperlink" Target="https://doi.org/10.1073/pnas.1302581110" TargetMode="External"/><Relationship Id="rId93" Type="http://schemas.openxmlformats.org/officeDocument/2006/relationships/hyperlink" Target="https://doi.org/10.1016/j.neuroimage.2012.07.043" TargetMode="External"/><Relationship Id="rId98" Type="http://schemas.openxmlformats.org/officeDocument/2006/relationships/hyperlink" Target="https://doi.org/10.1159/000107941" TargetMode="External"/><Relationship Id="rId121" Type="http://schemas.openxmlformats.org/officeDocument/2006/relationships/hyperlink" Target="https://doi.org/10.1016/0378-5122(92)90003-m" TargetMode="External"/><Relationship Id="rId142" Type="http://schemas.openxmlformats.org/officeDocument/2006/relationships/hyperlink" Target="https://doi.org/10.1212/wnl.0000000000013050" TargetMode="External"/><Relationship Id="rId163" Type="http://schemas.openxmlformats.org/officeDocument/2006/relationships/hyperlink" Target="https://doi.org/10.1007/s00221-010-2496-8" TargetMode="External"/><Relationship Id="rId3" Type="http://schemas.openxmlformats.org/officeDocument/2006/relationships/styles" Target="styles.xml"/><Relationship Id="rId25" Type="http://schemas.openxmlformats.org/officeDocument/2006/relationships/hyperlink" Target="https://doi.org/10.1093/brain/awq011" TargetMode="External"/><Relationship Id="rId46" Type="http://schemas.openxmlformats.org/officeDocument/2006/relationships/hyperlink" Target="https://doi.org/10.1016/j.neubiorev.2017.07.005" TargetMode="External"/><Relationship Id="rId67" Type="http://schemas.openxmlformats.org/officeDocument/2006/relationships/hyperlink" Target="https://doi.org/10.2169/internalmedicine.48.1757" TargetMode="External"/><Relationship Id="rId116" Type="http://schemas.openxmlformats.org/officeDocument/2006/relationships/hyperlink" Target="https://doi.org/10.1073/pnas.0908073106" TargetMode="External"/><Relationship Id="rId137" Type="http://schemas.openxmlformats.org/officeDocument/2006/relationships/hyperlink" Target="https://doi.org/10.1155/2000/421719" TargetMode="External"/><Relationship Id="rId158" Type="http://schemas.openxmlformats.org/officeDocument/2006/relationships/hyperlink" Target="https://doi.org/10.1016/s0197-4580(03)00044-7" TargetMode="External"/><Relationship Id="rId20" Type="http://schemas.openxmlformats.org/officeDocument/2006/relationships/hyperlink" Target="https://doi.org/10.1523/jneurosci.11-04-00933.1991" TargetMode="External"/><Relationship Id="rId41" Type="http://schemas.openxmlformats.org/officeDocument/2006/relationships/hyperlink" Target="https://doi.org/10.1016/j.cortex.2008.05.004" TargetMode="External"/><Relationship Id="rId62" Type="http://schemas.openxmlformats.org/officeDocument/2006/relationships/hyperlink" Target="https://doi.org/10.1016/s1474-4422(05)70140-x" TargetMode="External"/><Relationship Id="rId83" Type="http://schemas.openxmlformats.org/officeDocument/2006/relationships/hyperlink" Target="https://doi.org/10.1016/s0028-3932(01)00179-8" TargetMode="External"/><Relationship Id="rId88" Type="http://schemas.openxmlformats.org/officeDocument/2006/relationships/hyperlink" Target="https://doi.org/10.1016/j.cortex.2012.08.002" TargetMode="External"/><Relationship Id="rId111" Type="http://schemas.openxmlformats.org/officeDocument/2006/relationships/hyperlink" Target="https://doi.org/10.1007/s12975-012-0230-5" TargetMode="External"/><Relationship Id="rId132" Type="http://schemas.openxmlformats.org/officeDocument/2006/relationships/hyperlink" Target="https://doi.org/10.1016/s1474-4422(08)70193-5" TargetMode="External"/><Relationship Id="rId153" Type="http://schemas.openxmlformats.org/officeDocument/2006/relationships/hyperlink" Target="https://doi.org/10.1093/braincomms/fcaa163" TargetMode="External"/><Relationship Id="rId174" Type="http://schemas.openxmlformats.org/officeDocument/2006/relationships/hyperlink" Target="https://doi.org/10.1002/hbm.22590" TargetMode="External"/><Relationship Id="rId179" Type="http://schemas.openxmlformats.org/officeDocument/2006/relationships/fontTable" Target="fontTable.xml"/><Relationship Id="rId15" Type="http://schemas.openxmlformats.org/officeDocument/2006/relationships/image" Target="media/image4.jpeg"/><Relationship Id="rId36" Type="http://schemas.openxmlformats.org/officeDocument/2006/relationships/hyperlink" Target="https://doi.org/10.1016/s0166-4328(96)02241-3" TargetMode="External"/><Relationship Id="rId57" Type="http://schemas.openxmlformats.org/officeDocument/2006/relationships/hyperlink" Target="https://doi.org/10.1007/s00429-016-1334-6" TargetMode="External"/><Relationship Id="rId106" Type="http://schemas.openxmlformats.org/officeDocument/2006/relationships/hyperlink" Target="https://doi.org/10.1007/7657_2019_18" TargetMode="External"/><Relationship Id="rId127" Type="http://schemas.openxmlformats.org/officeDocument/2006/relationships/hyperlink" Target="https://doi.org/10.1016/s0920-9964(00)00067-0" TargetMode="External"/><Relationship Id="rId10" Type="http://schemas.openxmlformats.org/officeDocument/2006/relationships/image" Target="media/image1.png"/><Relationship Id="rId31" Type="http://schemas.openxmlformats.org/officeDocument/2006/relationships/hyperlink" Target="https://doi.org/10.1093/braincomms/fcac020" TargetMode="External"/><Relationship Id="rId52" Type="http://schemas.openxmlformats.org/officeDocument/2006/relationships/hyperlink" Target="https://doi.org/10.1055/s-0034-1396005" TargetMode="External"/><Relationship Id="rId73" Type="http://schemas.openxmlformats.org/officeDocument/2006/relationships/hyperlink" Target="https://doi.org/10.1002/jnr.23953" TargetMode="External"/><Relationship Id="rId78" Type="http://schemas.openxmlformats.org/officeDocument/2006/relationships/hyperlink" Target="https://doi.org/10.1523/jneurosci.19-10-04065.1999" TargetMode="External"/><Relationship Id="rId94" Type="http://schemas.openxmlformats.org/officeDocument/2006/relationships/hyperlink" Target="https://doi.org/10.1146/annurev-psych-010213-115057" TargetMode="External"/><Relationship Id="rId99" Type="http://schemas.openxmlformats.org/officeDocument/2006/relationships/hyperlink" Target="https://doi.org/10.1073/pnas.1509654112" TargetMode="External"/><Relationship Id="rId101" Type="http://schemas.openxmlformats.org/officeDocument/2006/relationships/hyperlink" Target="https://doi.org/10.1007/s12152-011-9134-4" TargetMode="External"/><Relationship Id="rId122" Type="http://schemas.openxmlformats.org/officeDocument/2006/relationships/hyperlink" Target="https://doi.org/10.1111/ene.14299" TargetMode="External"/><Relationship Id="rId143" Type="http://schemas.openxmlformats.org/officeDocument/2006/relationships/hyperlink" Target="https://doi.org/10.1162/089976601750264965" TargetMode="External"/><Relationship Id="rId148" Type="http://schemas.openxmlformats.org/officeDocument/2006/relationships/hyperlink" Target="https://doi.org/10.1016/j.neubiorev.2015.09.008" TargetMode="External"/><Relationship Id="rId164" Type="http://schemas.openxmlformats.org/officeDocument/2006/relationships/hyperlink" Target="https://doi.org/10.1016/j.cortex.2015.12.008" TargetMode="External"/><Relationship Id="rId169" Type="http://schemas.openxmlformats.org/officeDocument/2006/relationships/hyperlink" Target="https://doi.org/10.1016/j.cortex.2020.09.012" TargetMode="External"/><Relationship Id="rId4" Type="http://schemas.openxmlformats.org/officeDocument/2006/relationships/settings" Target="settings.xml"/><Relationship Id="rId9" Type="http://schemas.openxmlformats.org/officeDocument/2006/relationships/hyperlink" Target="https://github.com/neurolabusc/NiiStat" TargetMode="External"/><Relationship Id="rId180" Type="http://schemas.microsoft.com/office/2011/relationships/people" Target="people.xml"/><Relationship Id="rId26" Type="http://schemas.openxmlformats.org/officeDocument/2006/relationships/hyperlink" Target="https://doi.org/10.1016/s0010-9452(97)80002-0" TargetMode="External"/><Relationship Id="rId47" Type="http://schemas.openxmlformats.org/officeDocument/2006/relationships/hyperlink" Target="https://doi.org/10.1016/j.acra.2011.09.008" TargetMode="External"/><Relationship Id="rId68" Type="http://schemas.openxmlformats.org/officeDocument/2006/relationships/hyperlink" Target="https://doi.org/10.1093/brain/120.9.1647" TargetMode="External"/><Relationship Id="rId89" Type="http://schemas.openxmlformats.org/officeDocument/2006/relationships/hyperlink" Target="https://doi.org/10.1076/jcen.21.1.17.944" TargetMode="External"/><Relationship Id="rId112" Type="http://schemas.openxmlformats.org/officeDocument/2006/relationships/hyperlink" Target="https://doi.org/10.1152/japplphysiol.01095.2005" TargetMode="External"/><Relationship Id="rId133" Type="http://schemas.openxmlformats.org/officeDocument/2006/relationships/hyperlink" Target="https://doi.org/10.1159/000507083" TargetMode="External"/><Relationship Id="rId154" Type="http://schemas.openxmlformats.org/officeDocument/2006/relationships/hyperlink" Target="https://doi.org/10.1007/s00429-022-02559-x" TargetMode="External"/><Relationship Id="rId175" Type="http://schemas.openxmlformats.org/officeDocument/2006/relationships/image" Target="media/image6.png"/><Relationship Id="rId16" Type="http://schemas.openxmlformats.org/officeDocument/2006/relationships/image" Target="media/image5.png"/><Relationship Id="rId37" Type="http://schemas.openxmlformats.org/officeDocument/2006/relationships/hyperlink" Target="https://doi.org/10.1177/0271678x18793324" TargetMode="External"/><Relationship Id="rId58" Type="http://schemas.openxmlformats.org/officeDocument/2006/relationships/hyperlink" Target="https://doi.org/10.1016/j.nicl.2015.06.013" TargetMode="External"/><Relationship Id="rId79" Type="http://schemas.openxmlformats.org/officeDocument/2006/relationships/hyperlink" Target="https://doi.org/10.3390/brainsci9120374" TargetMode="External"/><Relationship Id="rId102" Type="http://schemas.openxmlformats.org/officeDocument/2006/relationships/hyperlink" Target="https://doi.org/10.1371/journal.pone.0038272" TargetMode="External"/><Relationship Id="rId123" Type="http://schemas.openxmlformats.org/officeDocument/2006/relationships/hyperlink" Target="https://doi.org/10.1002/ana.410100402" TargetMode="External"/><Relationship Id="rId144" Type="http://schemas.openxmlformats.org/officeDocument/2006/relationships/hyperlink" Target="https://doi.org/10.1162/089976600300015565" TargetMode="External"/><Relationship Id="rId90" Type="http://schemas.openxmlformats.org/officeDocument/2006/relationships/hyperlink" Target="https://doi.org/10.1080/01688639508405148" TargetMode="External"/><Relationship Id="rId165" Type="http://schemas.openxmlformats.org/officeDocument/2006/relationships/hyperlink" Target="https://doi.org/10.1038/s41598-021-84496-z" TargetMode="External"/><Relationship Id="rId27" Type="http://schemas.openxmlformats.org/officeDocument/2006/relationships/hyperlink" Target="https://doi.org/10.1016/0028-3932(94)00103-v" TargetMode="External"/><Relationship Id="rId48" Type="http://schemas.openxmlformats.org/officeDocument/2006/relationships/hyperlink" Target="https://doi.org/10.1001/archneur.55.2.169" TargetMode="External"/><Relationship Id="rId69" Type="http://schemas.openxmlformats.org/officeDocument/2006/relationships/hyperlink" Target="https://doi.org/10.1038/jcbfm.2013.102" TargetMode="External"/><Relationship Id="rId113" Type="http://schemas.openxmlformats.org/officeDocument/2006/relationships/hyperlink" Target="https://doi.org/10.1002/hbm.23198" TargetMode="External"/><Relationship Id="rId134" Type="http://schemas.openxmlformats.org/officeDocument/2006/relationships/hyperlink" Target="https://doi.org/10.1111/jne.13066" TargetMode="External"/><Relationship Id="rId80" Type="http://schemas.openxmlformats.org/officeDocument/2006/relationships/hyperlink" Target="https://doi.org/10.1111/cdev.12079" TargetMode="External"/><Relationship Id="rId155" Type="http://schemas.openxmlformats.org/officeDocument/2006/relationships/hyperlink" Target="https://doi.org/10.1016/j.socscimed.2011.05.033" TargetMode="External"/><Relationship Id="rId176" Type="http://schemas.openxmlformats.org/officeDocument/2006/relationships/image" Target="media/image7.png"/><Relationship Id="rId17" Type="http://schemas.openxmlformats.org/officeDocument/2006/relationships/hyperlink" Target="https://github.com/neurolabusc/surf-ice" TargetMode="External"/><Relationship Id="rId38" Type="http://schemas.openxmlformats.org/officeDocument/2006/relationships/hyperlink" Target="https://doi.org/10.1212/01.wnl.0000113730.73031.f4" TargetMode="External"/><Relationship Id="rId59" Type="http://schemas.openxmlformats.org/officeDocument/2006/relationships/hyperlink" Target="https://doi.org/10.1161/jaha.115.001967" TargetMode="External"/><Relationship Id="rId103" Type="http://schemas.openxmlformats.org/officeDocument/2006/relationships/hyperlink" Target="https://doi.org/10.1016/0028-3932(94)00115-6" TargetMode="External"/><Relationship Id="rId124" Type="http://schemas.openxmlformats.org/officeDocument/2006/relationships/hyperlink" Target="https://doi.org/10.1016/j.tics.2013.10.011" TargetMode="External"/><Relationship Id="rId70" Type="http://schemas.openxmlformats.org/officeDocument/2006/relationships/hyperlink" Target="https://doi.org/10.1161/strokeaha.116.015913" TargetMode="External"/><Relationship Id="rId91" Type="http://schemas.openxmlformats.org/officeDocument/2006/relationships/hyperlink" Target="https://doi.org/10.1076/jcen.23.2.137.1206" TargetMode="External"/><Relationship Id="rId145" Type="http://schemas.openxmlformats.org/officeDocument/2006/relationships/hyperlink" Target="https://doi.org/10.1037/h0076948" TargetMode="External"/><Relationship Id="rId166" Type="http://schemas.openxmlformats.org/officeDocument/2006/relationships/hyperlink" Target="https://doi.org/10.1080/713754209" TargetMode="External"/><Relationship Id="rId1" Type="http://schemas.openxmlformats.org/officeDocument/2006/relationships/customXml" Target="../customXml/item1.xml"/><Relationship Id="rId28" Type="http://schemas.openxmlformats.org/officeDocument/2006/relationships/hyperlink" Target="https://doi.org/10.1136/jnnp.2006.094417" TargetMode="External"/><Relationship Id="rId49" Type="http://schemas.openxmlformats.org/officeDocument/2006/relationships/hyperlink" Target="https://europepmc.org/article/med/8126267" TargetMode="External"/><Relationship Id="rId114" Type="http://schemas.openxmlformats.org/officeDocument/2006/relationships/hyperlink" Target="https://doi.org/10.1002/ana.20538"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9EE3FC-50DF-49A0-9D8C-3F393520E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25570</Words>
  <Characters>145752</Characters>
  <Application>Microsoft Office Word</Application>
  <DocSecurity>0</DocSecurity>
  <Lines>1214</Lines>
  <Paragraphs>341</Paragraphs>
  <ScaleCrop>false</ScaleCrop>
  <HeadingPairs>
    <vt:vector size="6" baseType="variant">
      <vt:variant>
        <vt:lpstr>Title</vt:lpstr>
      </vt:variant>
      <vt:variant>
        <vt:i4>1</vt:i4>
      </vt:variant>
      <vt:variant>
        <vt:lpstr>Titel</vt:lpstr>
      </vt:variant>
      <vt:variant>
        <vt:i4>1</vt:i4>
      </vt:variant>
      <vt:variant>
        <vt:lpstr>Überschriften</vt:lpstr>
      </vt:variant>
      <vt:variant>
        <vt:i4>24</vt:i4>
      </vt:variant>
    </vt:vector>
  </HeadingPairs>
  <TitlesOfParts>
    <vt:vector size="26" baseType="lpstr">
      <vt:lpstr/>
      <vt:lpstr/>
      <vt:lpstr>    Abstract</vt:lpstr>
      <vt:lpstr>    Introduction</vt:lpstr>
      <vt:lpstr>        Sex Differences in Brain Connectivity</vt:lpstr>
      <vt:lpstr>        Sex Differences in Stroke</vt:lpstr>
      <vt:lpstr>        Visuospatial Neglect</vt:lpstr>
      <vt:lpstr>        Motivation</vt:lpstr>
      <vt:lpstr>    Material &amp; Methods</vt:lpstr>
      <vt:lpstr>        Patient Sample</vt:lpstr>
      <vt:lpstr>        Behavioural Data</vt:lpstr>
      <vt:lpstr>        Neuroimaging Data</vt:lpstr>
      <vt:lpstr>        Data Analysis</vt:lpstr>
      <vt:lpstr>    Results</vt:lpstr>
      <vt:lpstr>        Clinical and Demographic Data</vt:lpstr>
      <vt:lpstr>        Voxel-based Lesion-Behaviour Mapping</vt:lpstr>
      <vt:lpstr>        Whole-Brain Disconnectivity Mapping</vt:lpstr>
      <vt:lpstr>        Region-to-Region Disconnectivity</vt:lpstr>
      <vt:lpstr>        Prediction of Patient Status</vt:lpstr>
      <vt:lpstr>    Discussion</vt:lpstr>
      <vt:lpstr>        Clinical and Demographic Data	</vt:lpstr>
      <vt:lpstr>        Voxel-based Lesion-Behaviour Mapping	</vt:lpstr>
      <vt:lpstr>        Whole-Brain Disconnectivity	</vt:lpstr>
      <vt:lpstr>        Region-to-Region Disconnectivity</vt:lpstr>
      <vt:lpstr>        Prediction of Patient Status	</vt:lpstr>
      <vt:lpstr>        Limitations &amp; Outlook</vt:lpstr>
    </vt:vector>
  </TitlesOfParts>
  <Company/>
  <LinksUpToDate>false</LinksUpToDate>
  <CharactersWithSpaces>170981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Lisa</cp:lastModifiedBy>
  <cp:revision>4</cp:revision>
  <cp:lastPrinted>2022-10-25T18:42:00Z</cp:lastPrinted>
  <dcterms:created xsi:type="dcterms:W3CDTF">2022-10-26T09:20:00Z</dcterms:created>
  <dcterms:modified xsi:type="dcterms:W3CDTF">2022-10-26T09:23:00Z</dcterms:modified>
</cp:coreProperties>
</file>